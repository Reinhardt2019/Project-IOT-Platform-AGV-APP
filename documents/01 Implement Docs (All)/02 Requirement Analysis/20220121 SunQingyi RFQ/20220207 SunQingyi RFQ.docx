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5A89" w14:textId="77777777" w:rsidR="00B87A79" w:rsidRPr="00A2596A" w:rsidRDefault="00B87A79" w:rsidP="009D2C93">
      <w:pPr>
        <w:pStyle w:val="T0Cursor"/>
        <w:rPr>
          <w:rFonts w:ascii="Times New Roman" w:eastAsia="Microsoft YaHei UI" w:hAnsi="Times New Roman" w:cs="Times New Roman"/>
          <w:color w:val="auto"/>
        </w:rPr>
      </w:pPr>
    </w:p>
    <w:bookmarkStart w:id="0" w:name="_Hlk528677103" w:displacedByCustomXml="next"/>
    <w:sdt>
      <w:sdtPr>
        <w:rPr>
          <w:rFonts w:ascii="Times New Roman" w:eastAsia="Microsoft YaHei UI" w:hAnsi="Times New Roman" w:cs="Times New Roman"/>
          <w:lang w:eastAsia="zh-CN"/>
        </w:rPr>
        <w:alias w:val="Category Title"/>
        <w:tag w:val="Category Title"/>
        <w:id w:val="-1257278997"/>
        <w:placeholder>
          <w:docPart w:val="0149EF6169B14EF09825D3D9B9D53013"/>
        </w:placeholder>
        <w:text/>
      </w:sdtPr>
      <w:sdtEndPr/>
      <w:sdtContent>
        <w:p w14:paraId="53650E10" w14:textId="565DD264" w:rsidR="000B5C90" w:rsidRPr="00A2596A" w:rsidRDefault="002773FE" w:rsidP="000B5C90">
          <w:pPr>
            <w:pStyle w:val="T1Categorytitle"/>
            <w:rPr>
              <w:rFonts w:ascii="Times New Roman" w:eastAsia="Microsoft YaHei UI" w:hAnsi="Times New Roman" w:cs="Times New Roman"/>
              <w:lang w:eastAsia="zh-CN"/>
            </w:rPr>
          </w:pPr>
          <w:del w:id="1" w:author="Qiao, Guan Lun (RC-CN DI FA ST&amp;PM SUP IT&amp;EDGE)" w:date="2022-01-25T13:57:00Z">
            <w:r w:rsidRPr="00A2596A" w:rsidDel="002773FE">
              <w:rPr>
                <w:rFonts w:ascii="Times New Roman" w:eastAsia="Microsoft YaHei UI" w:hAnsi="Times New Roman" w:cs="Times New Roman"/>
                <w:lang w:eastAsia="zh-CN"/>
              </w:rPr>
              <w:delText>AGV APP</w:delText>
            </w:r>
          </w:del>
          <w:ins w:id="2" w:author="Qiao, Guan Lun (RC-CN DI FA ST&amp;PM SUP IT&amp;EDGE)" w:date="2022-01-25T13:57:00Z">
            <w:r w:rsidRPr="00A2596A">
              <w:rPr>
                <w:rFonts w:ascii="Times New Roman" w:eastAsia="Microsoft YaHei UI" w:hAnsi="Times New Roman" w:cs="Times New Roman"/>
                <w:lang w:eastAsia="zh-CN"/>
              </w:rPr>
              <w:t>Auto-move APP</w:t>
            </w:r>
          </w:ins>
        </w:p>
      </w:sdtContent>
    </w:sdt>
    <w:sdt>
      <w:sdtPr>
        <w:rPr>
          <w:rFonts w:ascii="Times New Roman" w:eastAsia="Microsoft YaHei UI" w:hAnsi="Times New Roman" w:cs="Times New Roman"/>
          <w:lang w:eastAsia="zh-CN"/>
        </w:rPr>
        <w:alias w:val="Title"/>
        <w:tag w:val="Title"/>
        <w:id w:val="-2113193074"/>
        <w:lock w:val="sdtLocked"/>
        <w:placeholder>
          <w:docPart w:val="8910E30CBA3748CDBB98F9F3ACAEEBCC"/>
        </w:placeholder>
        <w:dataBinding w:prefixMappings="xmlns:ns0='http://purl.org/dc/elements/1.1/' xmlns:ns1='http://schemas.openxmlformats.org/package/2006/metadata/core-properties' " w:xpath="/ns1:coreProperties[1]/ns0:title[1]" w:storeItemID="{6C3C8BC8-F283-45AE-878A-BAB7291924A1}"/>
        <w:text/>
      </w:sdtPr>
      <w:sdtEndPr/>
      <w:sdtContent>
        <w:p w14:paraId="66D962E9" w14:textId="33012680" w:rsidR="000B5C90" w:rsidRPr="00A2596A" w:rsidRDefault="00C5143F" w:rsidP="000B5C90">
          <w:pPr>
            <w:pStyle w:val="Title"/>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需求</w:t>
          </w:r>
          <w:r w:rsidR="00A30A06" w:rsidRPr="00A2596A">
            <w:rPr>
              <w:rFonts w:ascii="Times New Roman" w:eastAsia="Microsoft YaHei UI" w:hAnsi="Times New Roman" w:cs="Times New Roman"/>
              <w:lang w:eastAsia="zh-CN"/>
            </w:rPr>
            <w:t>规格说明书</w:t>
          </w:r>
        </w:p>
      </w:sdtContent>
    </w:sdt>
    <w:sdt>
      <w:sdtPr>
        <w:rPr>
          <w:rFonts w:ascii="Times New Roman" w:eastAsia="Microsoft YaHei UI" w:hAnsi="Times New Roman" w:cs="Times New Roman"/>
          <w:b/>
          <w:bCs/>
          <w:sz w:val="28"/>
          <w:szCs w:val="12"/>
          <w:lang w:eastAsia="zh-CN"/>
        </w:rPr>
        <w:alias w:val="Supplementary Title"/>
        <w:tag w:val="SupplementaryTitle"/>
        <w:id w:val="-1650194366"/>
        <w:placeholder>
          <w:docPart w:val="119868598DD3461BBBBB4FB58336F8D9"/>
        </w:placeholder>
        <w:text/>
      </w:sdtPr>
      <w:sdtEndPr/>
      <w:sdtContent>
        <w:p w14:paraId="3CB48273" w14:textId="1208D574" w:rsidR="000B5C90" w:rsidRPr="00A2596A" w:rsidRDefault="00A30A06" w:rsidP="000B5C90">
          <w:pPr>
            <w:pStyle w:val="Subtitle"/>
            <w:rPr>
              <w:rFonts w:ascii="Times New Roman" w:eastAsia="Microsoft YaHei UI" w:hAnsi="Times New Roman" w:cs="Times New Roman"/>
              <w:b/>
              <w:bCs/>
              <w:sz w:val="28"/>
              <w:szCs w:val="12"/>
              <w:lang w:eastAsia="zh-CN"/>
            </w:rPr>
          </w:pPr>
          <w:r w:rsidRPr="00A2596A">
            <w:rPr>
              <w:rFonts w:ascii="Times New Roman" w:eastAsia="Microsoft YaHei UI" w:hAnsi="Times New Roman" w:cs="Times New Roman"/>
              <w:b/>
              <w:bCs/>
              <w:sz w:val="28"/>
              <w:szCs w:val="12"/>
              <w:lang w:eastAsia="zh-CN"/>
            </w:rPr>
            <w:t>V1.0</w:t>
          </w:r>
        </w:p>
      </w:sdtContent>
    </w:sdt>
    <w:bookmarkEnd w:id="0" w:displacedByCustomXml="next"/>
    <w:bookmarkStart w:id="3" w:name="_Hlk524429332" w:displacedByCustomXml="next"/>
    <w:sdt>
      <w:sdtPr>
        <w:rPr>
          <w:rFonts w:ascii="Times New Roman" w:eastAsia="Microsoft YaHei UI" w:hAnsi="Times New Roman" w:cs="Times New Roman"/>
          <w:b w:val="0"/>
          <w:sz w:val="19"/>
        </w:rPr>
        <w:id w:val="-2036729105"/>
        <w:docPartObj>
          <w:docPartGallery w:val="Table of Contents"/>
          <w:docPartUnique/>
        </w:docPartObj>
      </w:sdtPr>
      <w:sdtEndPr/>
      <w:sdtContent>
        <w:p w14:paraId="42650510" w14:textId="3984C091" w:rsidR="00245719" w:rsidRPr="00A2596A" w:rsidRDefault="00245719" w:rsidP="008174D6">
          <w:pPr>
            <w:pStyle w:val="TOCHeading"/>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目录</w:t>
          </w:r>
        </w:p>
        <w:commentRangeStart w:id="4"/>
        <w:p w14:paraId="2CFA4977" w14:textId="6127D8B8" w:rsidR="00AD02E5" w:rsidRDefault="00245719">
          <w:pPr>
            <w:pStyle w:val="TOC1"/>
            <w:tabs>
              <w:tab w:val="right" w:leader="dot" w:pos="8353"/>
            </w:tabs>
            <w:rPr>
              <w:ins w:id="5" w:author="Qiao, Guan Lun (RC-CN DI FA ST&amp;PM SUP IT&amp;EDGE)" w:date="2022-02-08T10:08:00Z"/>
              <w:rFonts w:eastAsiaTheme="minorEastAsia"/>
              <w:b w:val="0"/>
              <w:noProof/>
              <w:kern w:val="0"/>
              <w:sz w:val="22"/>
              <w:szCs w:val="22"/>
              <w:lang w:eastAsia="zh-CN"/>
            </w:rPr>
          </w:pPr>
          <w:r w:rsidRPr="00A2596A">
            <w:rPr>
              <w:rFonts w:ascii="Times New Roman" w:eastAsia="Microsoft YaHei UI" w:hAnsi="Times New Roman" w:cs="Times New Roman"/>
            </w:rPr>
            <w:fldChar w:fldCharType="begin"/>
          </w:r>
          <w:r w:rsidRPr="00A2596A">
            <w:rPr>
              <w:rFonts w:ascii="Times New Roman" w:eastAsia="Microsoft YaHei UI" w:hAnsi="Times New Roman" w:cs="Times New Roman"/>
            </w:rPr>
            <w:instrText xml:space="preserve"> TOC \o "1-3" \h \z \u </w:instrText>
          </w:r>
          <w:r w:rsidRPr="00A2596A">
            <w:rPr>
              <w:rFonts w:ascii="Times New Roman" w:eastAsia="Microsoft YaHei UI" w:hAnsi="Times New Roman" w:cs="Times New Roman"/>
            </w:rPr>
            <w:fldChar w:fldCharType="separate"/>
          </w:r>
          <w:ins w:id="6" w:author="Qiao, Guan Lun (RC-CN DI FA ST&amp;PM SUP IT&amp;EDGE)" w:date="2022-02-08T10:08:00Z">
            <w:r w:rsidR="00AD02E5" w:rsidRPr="004F48DC">
              <w:rPr>
                <w:rStyle w:val="Hyperlink"/>
                <w:noProof/>
              </w:rPr>
              <w:fldChar w:fldCharType="begin"/>
            </w:r>
            <w:r w:rsidR="00AD02E5" w:rsidRPr="004F48DC">
              <w:rPr>
                <w:rStyle w:val="Hyperlink"/>
                <w:noProof/>
              </w:rPr>
              <w:instrText xml:space="preserve"> </w:instrText>
            </w:r>
            <w:r w:rsidR="00AD02E5">
              <w:rPr>
                <w:noProof/>
              </w:rPr>
              <w:instrText>HYPERLINK \l "_Toc95207345"</w:instrText>
            </w:r>
            <w:r w:rsidR="00AD02E5" w:rsidRPr="004F48DC">
              <w:rPr>
                <w:rStyle w:val="Hyperlink"/>
                <w:noProof/>
              </w:rPr>
              <w:instrText xml:space="preserve"> </w:instrText>
            </w:r>
            <w:r w:rsidR="00AD02E5" w:rsidRPr="004F48DC">
              <w:rPr>
                <w:rStyle w:val="Hyperlink"/>
                <w:noProof/>
              </w:rPr>
              <w:fldChar w:fldCharType="separate"/>
            </w:r>
            <w:r w:rsidR="00AD02E5" w:rsidRPr="004F48DC">
              <w:rPr>
                <w:rStyle w:val="Hyperlink"/>
                <w:rFonts w:ascii="Times New Roman" w:eastAsia="Microsoft YaHei UI" w:hAnsi="Times New Roman" w:cs="Times New Roman"/>
                <w:i/>
                <w:iCs/>
                <w:noProof/>
              </w:rPr>
              <w:t>1.</w:t>
            </w:r>
            <w:r w:rsidR="00AD02E5">
              <w:rPr>
                <w:rFonts w:eastAsiaTheme="minorEastAsia"/>
                <w:b w:val="0"/>
                <w:noProof/>
                <w:kern w:val="0"/>
                <w:sz w:val="22"/>
                <w:szCs w:val="22"/>
                <w:lang w:eastAsia="zh-CN"/>
              </w:rPr>
              <w:tab/>
            </w:r>
            <w:r w:rsidR="00AD02E5" w:rsidRPr="004F48DC">
              <w:rPr>
                <w:rStyle w:val="Hyperlink"/>
                <w:rFonts w:ascii="Times New Roman" w:eastAsia="Microsoft YaHei UI" w:hAnsi="Times New Roman" w:cs="Times New Roman" w:hint="eastAsia"/>
                <w:i/>
                <w:iCs/>
                <w:noProof/>
                <w:lang w:eastAsia="zh-CN"/>
              </w:rPr>
              <w:t>引言</w:t>
            </w:r>
            <w:r w:rsidR="00AD02E5">
              <w:rPr>
                <w:noProof/>
                <w:webHidden/>
              </w:rPr>
              <w:tab/>
            </w:r>
            <w:r w:rsidR="00AD02E5">
              <w:rPr>
                <w:noProof/>
                <w:webHidden/>
              </w:rPr>
              <w:fldChar w:fldCharType="begin"/>
            </w:r>
            <w:r w:rsidR="00AD02E5">
              <w:rPr>
                <w:noProof/>
                <w:webHidden/>
              </w:rPr>
              <w:instrText xml:space="preserve"> PAGEREF _Toc95207345 \h </w:instrText>
            </w:r>
          </w:ins>
          <w:r w:rsidR="00AD02E5">
            <w:rPr>
              <w:noProof/>
              <w:webHidden/>
            </w:rPr>
          </w:r>
          <w:r w:rsidR="00AD02E5">
            <w:rPr>
              <w:noProof/>
              <w:webHidden/>
            </w:rPr>
            <w:fldChar w:fldCharType="separate"/>
          </w:r>
          <w:ins w:id="7" w:author="Qiao, Guan Lun (RC-CN DI FA ST&amp;PM SUP IT&amp;EDGE)" w:date="2022-02-08T10:08:00Z">
            <w:r w:rsidR="00AD02E5">
              <w:rPr>
                <w:noProof/>
                <w:webHidden/>
              </w:rPr>
              <w:t>2</w:t>
            </w:r>
            <w:r w:rsidR="00AD02E5">
              <w:rPr>
                <w:noProof/>
                <w:webHidden/>
              </w:rPr>
              <w:fldChar w:fldCharType="end"/>
            </w:r>
            <w:r w:rsidR="00AD02E5" w:rsidRPr="004F48DC">
              <w:rPr>
                <w:rStyle w:val="Hyperlink"/>
                <w:noProof/>
              </w:rPr>
              <w:fldChar w:fldCharType="end"/>
            </w:r>
          </w:ins>
        </w:p>
        <w:p w14:paraId="18E1173A" w14:textId="334C7708" w:rsidR="00AD02E5" w:rsidRDefault="00AD02E5">
          <w:pPr>
            <w:pStyle w:val="TOC2"/>
            <w:tabs>
              <w:tab w:val="left" w:pos="851"/>
              <w:tab w:val="right" w:leader="dot" w:pos="8353"/>
            </w:tabs>
            <w:rPr>
              <w:ins w:id="8" w:author="Qiao, Guan Lun (RC-CN DI FA ST&amp;PM SUP IT&amp;EDGE)" w:date="2022-02-08T10:08:00Z"/>
              <w:rFonts w:eastAsiaTheme="minorEastAsia"/>
              <w:noProof/>
              <w:kern w:val="0"/>
              <w:sz w:val="22"/>
              <w:szCs w:val="22"/>
              <w:lang w:eastAsia="zh-CN"/>
            </w:rPr>
          </w:pPr>
          <w:ins w:id="9"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"_Toc95207346"</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rPr>
              <w:t>1.1.</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概述</w:t>
            </w:r>
            <w:r>
              <w:rPr>
                <w:noProof/>
                <w:webHidden/>
              </w:rPr>
              <w:tab/>
            </w:r>
            <w:r>
              <w:rPr>
                <w:noProof/>
                <w:webHidden/>
              </w:rPr>
              <w:fldChar w:fldCharType="begin"/>
            </w:r>
            <w:r>
              <w:rPr>
                <w:noProof/>
                <w:webHidden/>
              </w:rPr>
              <w:instrText xml:space="preserve"> PAGEREF _Toc95207346 \h </w:instrText>
            </w:r>
          </w:ins>
          <w:r>
            <w:rPr>
              <w:noProof/>
              <w:webHidden/>
            </w:rPr>
          </w:r>
          <w:r>
            <w:rPr>
              <w:noProof/>
              <w:webHidden/>
            </w:rPr>
            <w:fldChar w:fldCharType="separate"/>
          </w:r>
          <w:ins w:id="10" w:author="Qiao, Guan Lun (RC-CN DI FA ST&amp;PM SUP IT&amp;EDGE)" w:date="2022-02-08T10:08:00Z">
            <w:r>
              <w:rPr>
                <w:noProof/>
                <w:webHidden/>
              </w:rPr>
              <w:t>2</w:t>
            </w:r>
            <w:r>
              <w:rPr>
                <w:noProof/>
                <w:webHidden/>
              </w:rPr>
              <w:fldChar w:fldCharType="end"/>
            </w:r>
            <w:r w:rsidRPr="004F48DC">
              <w:rPr>
                <w:rStyle w:val="Hyperlink"/>
                <w:noProof/>
              </w:rPr>
              <w:fldChar w:fldCharType="end"/>
            </w:r>
          </w:ins>
        </w:p>
        <w:p w14:paraId="0E44BA01" w14:textId="2CC602EE" w:rsidR="00AD02E5" w:rsidRDefault="00AD02E5">
          <w:pPr>
            <w:pStyle w:val="TOC1"/>
            <w:tabs>
              <w:tab w:val="right" w:leader="dot" w:pos="8353"/>
            </w:tabs>
            <w:rPr>
              <w:ins w:id="11" w:author="Qiao, Guan Lun (RC-CN DI FA ST&amp;PM SUP IT&amp;EDGE)" w:date="2022-02-08T10:08:00Z"/>
              <w:rFonts w:eastAsiaTheme="minorEastAsia"/>
              <w:b w:val="0"/>
              <w:noProof/>
              <w:kern w:val="0"/>
              <w:sz w:val="22"/>
              <w:szCs w:val="22"/>
              <w:lang w:eastAsia="zh-CN"/>
            </w:rPr>
          </w:pPr>
          <w:ins w:id="12"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"_Toc95207347"</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i/>
                <w:iCs/>
                <w:noProof/>
              </w:rPr>
              <w:t>2.</w:t>
            </w:r>
            <w:r>
              <w:rPr>
                <w:rFonts w:eastAsiaTheme="minorEastAsia"/>
                <w:b w:val="0"/>
                <w:noProof/>
                <w:kern w:val="0"/>
                <w:sz w:val="22"/>
                <w:szCs w:val="22"/>
                <w:lang w:eastAsia="zh-CN"/>
              </w:rPr>
              <w:tab/>
            </w:r>
            <w:r w:rsidRPr="004F48DC">
              <w:rPr>
                <w:rStyle w:val="Hyperlink"/>
                <w:rFonts w:ascii="Times New Roman" w:eastAsia="Microsoft YaHei UI" w:hAnsi="Times New Roman" w:cs="Times New Roman" w:hint="eastAsia"/>
                <w:i/>
                <w:iCs/>
                <w:noProof/>
                <w:lang w:eastAsia="zh-CN"/>
              </w:rPr>
              <w:t>软件描述</w:t>
            </w:r>
            <w:r>
              <w:rPr>
                <w:noProof/>
                <w:webHidden/>
              </w:rPr>
              <w:tab/>
            </w:r>
            <w:r>
              <w:rPr>
                <w:noProof/>
                <w:webHidden/>
              </w:rPr>
              <w:fldChar w:fldCharType="begin"/>
            </w:r>
            <w:r>
              <w:rPr>
                <w:noProof/>
                <w:webHidden/>
              </w:rPr>
              <w:instrText xml:space="preserve"> PAGEREF _Toc95207347 \h </w:instrText>
            </w:r>
          </w:ins>
          <w:r>
            <w:rPr>
              <w:noProof/>
              <w:webHidden/>
            </w:rPr>
          </w:r>
          <w:r>
            <w:rPr>
              <w:noProof/>
              <w:webHidden/>
            </w:rPr>
            <w:fldChar w:fldCharType="separate"/>
          </w:r>
          <w:ins w:id="13"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7DA07919" w14:textId="63DE5540" w:rsidR="00AD02E5" w:rsidRDefault="00AD02E5">
          <w:pPr>
            <w:pStyle w:val="TOC2"/>
            <w:tabs>
              <w:tab w:val="left" w:pos="851"/>
              <w:tab w:val="right" w:leader="dot" w:pos="8353"/>
            </w:tabs>
            <w:rPr>
              <w:ins w:id="14" w:author="Qiao, Guan Lun (RC-CN DI FA ST&amp;PM SUP IT&amp;EDGE)" w:date="2022-02-08T10:08:00Z"/>
              <w:rFonts w:eastAsiaTheme="minorEastAsia"/>
              <w:noProof/>
              <w:kern w:val="0"/>
              <w:sz w:val="22"/>
              <w:szCs w:val="22"/>
              <w:lang w:eastAsia="zh-CN"/>
            </w:rPr>
          </w:pPr>
          <w:ins w:id="15"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"_Toc95207348"</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lang w:eastAsia="zh-CN"/>
              </w:rPr>
              <w:t>2.1.</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软件目标</w:t>
            </w:r>
            <w:r>
              <w:rPr>
                <w:noProof/>
                <w:webHidden/>
              </w:rPr>
              <w:tab/>
            </w:r>
            <w:r>
              <w:rPr>
                <w:noProof/>
                <w:webHidden/>
              </w:rPr>
              <w:fldChar w:fldCharType="begin"/>
            </w:r>
            <w:r>
              <w:rPr>
                <w:noProof/>
                <w:webHidden/>
              </w:rPr>
              <w:instrText xml:space="preserve"> PAGEREF _Toc95207348 \h </w:instrText>
            </w:r>
          </w:ins>
          <w:r>
            <w:rPr>
              <w:noProof/>
              <w:webHidden/>
            </w:rPr>
          </w:r>
          <w:r>
            <w:rPr>
              <w:noProof/>
              <w:webHidden/>
            </w:rPr>
            <w:fldChar w:fldCharType="separate"/>
          </w:r>
          <w:ins w:id="16"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1052B1E4" w14:textId="5A325467" w:rsidR="00AD02E5" w:rsidRDefault="00AD02E5">
          <w:pPr>
            <w:pStyle w:val="TOC2"/>
            <w:tabs>
              <w:tab w:val="left" w:pos="851"/>
              <w:tab w:val="right" w:leader="dot" w:pos="8353"/>
            </w:tabs>
            <w:rPr>
              <w:ins w:id="17" w:author="Qiao, Guan Lun (RC-CN DI FA ST&amp;PM SUP IT&amp;EDGE)" w:date="2022-02-08T10:08:00Z"/>
              <w:rFonts w:eastAsiaTheme="minorEastAsia"/>
              <w:noProof/>
              <w:kern w:val="0"/>
              <w:sz w:val="22"/>
              <w:szCs w:val="22"/>
              <w:lang w:eastAsia="zh-CN"/>
            </w:rPr>
          </w:pPr>
          <w:ins w:id="18"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"_Toc95207349"</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rPr>
              <w:t>2.2.</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软件功能</w:t>
            </w:r>
            <w:r>
              <w:rPr>
                <w:noProof/>
                <w:webHidden/>
              </w:rPr>
              <w:tab/>
            </w:r>
            <w:r>
              <w:rPr>
                <w:noProof/>
                <w:webHidden/>
              </w:rPr>
              <w:fldChar w:fldCharType="begin"/>
            </w:r>
            <w:r>
              <w:rPr>
                <w:noProof/>
                <w:webHidden/>
              </w:rPr>
              <w:instrText xml:space="preserve"> PAGEREF _Toc95207349 \h </w:instrText>
            </w:r>
          </w:ins>
          <w:r>
            <w:rPr>
              <w:noProof/>
              <w:webHidden/>
            </w:rPr>
          </w:r>
          <w:r>
            <w:rPr>
              <w:noProof/>
              <w:webHidden/>
            </w:rPr>
            <w:fldChar w:fldCharType="separate"/>
          </w:r>
          <w:ins w:id="19"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4F7F2A67" w14:textId="4241907B" w:rsidR="00AD02E5" w:rsidRDefault="00AD02E5">
          <w:pPr>
            <w:pStyle w:val="TOC2"/>
            <w:tabs>
              <w:tab w:val="left" w:pos="851"/>
              <w:tab w:val="right" w:leader="dot" w:pos="8353"/>
            </w:tabs>
            <w:rPr>
              <w:ins w:id="20" w:author="Qiao, Guan Lun (RC-CN DI FA ST&amp;PM SUP IT&amp;EDGE)" w:date="2022-02-08T10:08:00Z"/>
              <w:rFonts w:eastAsiaTheme="minorEastAsia"/>
              <w:noProof/>
              <w:kern w:val="0"/>
              <w:sz w:val="22"/>
              <w:szCs w:val="22"/>
              <w:lang w:eastAsia="zh-CN"/>
            </w:rPr>
          </w:pPr>
          <w:ins w:id="21"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"_Toc95207350"</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rPr>
              <w:t>2.3.</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用户特点</w:t>
            </w:r>
            <w:r>
              <w:rPr>
                <w:noProof/>
                <w:webHidden/>
              </w:rPr>
              <w:tab/>
            </w:r>
            <w:r>
              <w:rPr>
                <w:noProof/>
                <w:webHidden/>
              </w:rPr>
              <w:fldChar w:fldCharType="begin"/>
            </w:r>
            <w:r>
              <w:rPr>
                <w:noProof/>
                <w:webHidden/>
              </w:rPr>
              <w:instrText xml:space="preserve"> PAGEREF _Toc95207350 \h </w:instrText>
            </w:r>
          </w:ins>
          <w:r>
            <w:rPr>
              <w:noProof/>
              <w:webHidden/>
            </w:rPr>
          </w:r>
          <w:r>
            <w:rPr>
              <w:noProof/>
              <w:webHidden/>
            </w:rPr>
            <w:fldChar w:fldCharType="separate"/>
          </w:r>
          <w:ins w:id="22"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5C8AA28F" w14:textId="25FF9D72" w:rsidR="00AD02E5" w:rsidRDefault="00AD02E5">
          <w:pPr>
            <w:pStyle w:val="TOC2"/>
            <w:tabs>
              <w:tab w:val="left" w:pos="851"/>
              <w:tab w:val="right" w:leader="dot" w:pos="8353"/>
            </w:tabs>
            <w:rPr>
              <w:ins w:id="23" w:author="Qiao, Guan Lun (RC-CN DI FA ST&amp;PM SUP IT&amp;EDGE)" w:date="2022-02-08T10:08:00Z"/>
              <w:rFonts w:eastAsiaTheme="minorEastAsia"/>
              <w:noProof/>
              <w:kern w:val="0"/>
              <w:sz w:val="22"/>
              <w:szCs w:val="22"/>
              <w:lang w:eastAsia="zh-CN"/>
            </w:rPr>
          </w:pPr>
          <w:ins w:id="24"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"_Toc95207351"</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rPr>
              <w:t>2.4.</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运行环境</w:t>
            </w:r>
            <w:r>
              <w:rPr>
                <w:noProof/>
                <w:webHidden/>
              </w:rPr>
              <w:tab/>
            </w:r>
            <w:r>
              <w:rPr>
                <w:noProof/>
                <w:webHidden/>
              </w:rPr>
              <w:fldChar w:fldCharType="begin"/>
            </w:r>
            <w:r>
              <w:rPr>
                <w:noProof/>
                <w:webHidden/>
              </w:rPr>
              <w:instrText xml:space="preserve"> PAGEREF _Toc95207351 \h </w:instrText>
            </w:r>
          </w:ins>
          <w:r>
            <w:rPr>
              <w:noProof/>
              <w:webHidden/>
            </w:rPr>
          </w:r>
          <w:r>
            <w:rPr>
              <w:noProof/>
              <w:webHidden/>
            </w:rPr>
            <w:fldChar w:fldCharType="separate"/>
          </w:r>
          <w:ins w:id="25"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4D8B2C6D" w14:textId="1185D085" w:rsidR="00AD02E5" w:rsidRDefault="00AD02E5">
          <w:pPr>
            <w:pStyle w:val="TOC2"/>
            <w:tabs>
              <w:tab w:val="left" w:pos="851"/>
              <w:tab w:val="right" w:leader="dot" w:pos="8353"/>
            </w:tabs>
            <w:rPr>
              <w:ins w:id="26" w:author="Qiao, Guan Lun (RC-CN DI FA ST&amp;PM SUP IT&amp;EDGE)" w:date="2022-02-08T10:08:00Z"/>
              <w:rFonts w:eastAsiaTheme="minorEastAsia"/>
              <w:noProof/>
              <w:kern w:val="0"/>
              <w:sz w:val="22"/>
              <w:szCs w:val="22"/>
              <w:lang w:eastAsia="zh-CN"/>
            </w:rPr>
          </w:pPr>
          <w:ins w:id="27"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"_Toc95207352"</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lang w:eastAsia="zh-CN"/>
              </w:rPr>
              <w:t>2.5.</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一般约束</w:t>
            </w:r>
            <w:r>
              <w:rPr>
                <w:noProof/>
                <w:webHidden/>
              </w:rPr>
              <w:tab/>
            </w:r>
            <w:r>
              <w:rPr>
                <w:noProof/>
                <w:webHidden/>
              </w:rPr>
              <w:fldChar w:fldCharType="begin"/>
            </w:r>
            <w:r>
              <w:rPr>
                <w:noProof/>
                <w:webHidden/>
              </w:rPr>
              <w:instrText xml:space="preserve"> PAGEREF _Toc95207352 \h </w:instrText>
            </w:r>
          </w:ins>
          <w:r>
            <w:rPr>
              <w:noProof/>
              <w:webHidden/>
            </w:rPr>
          </w:r>
          <w:r>
            <w:rPr>
              <w:noProof/>
              <w:webHidden/>
            </w:rPr>
            <w:fldChar w:fldCharType="separate"/>
          </w:r>
          <w:ins w:id="28" w:author="Qiao, Guan Lun (RC-CN DI FA ST&amp;PM SUP IT&amp;EDGE)" w:date="2022-02-08T10:08:00Z">
            <w:r>
              <w:rPr>
                <w:noProof/>
                <w:webHidden/>
              </w:rPr>
              <w:t>3</w:t>
            </w:r>
            <w:r>
              <w:rPr>
                <w:noProof/>
                <w:webHidden/>
              </w:rPr>
              <w:fldChar w:fldCharType="end"/>
            </w:r>
            <w:r w:rsidRPr="004F48DC">
              <w:rPr>
                <w:rStyle w:val="Hyperlink"/>
                <w:noProof/>
              </w:rPr>
              <w:fldChar w:fldCharType="end"/>
            </w:r>
          </w:ins>
        </w:p>
        <w:p w14:paraId="6F3441B0" w14:textId="4E8E7590" w:rsidR="00AD02E5" w:rsidRDefault="00AD02E5">
          <w:pPr>
            <w:pStyle w:val="TOC2"/>
            <w:tabs>
              <w:tab w:val="left" w:pos="851"/>
              <w:tab w:val="right" w:leader="dot" w:pos="8353"/>
            </w:tabs>
            <w:rPr>
              <w:ins w:id="29" w:author="Qiao, Guan Lun (RC-CN DI FA ST&amp;PM SUP IT&amp;EDGE)" w:date="2022-02-08T10:08:00Z"/>
              <w:rFonts w:eastAsiaTheme="minorEastAsia"/>
              <w:noProof/>
              <w:kern w:val="0"/>
              <w:sz w:val="22"/>
              <w:szCs w:val="22"/>
              <w:lang w:eastAsia="zh-CN"/>
            </w:rPr>
          </w:pPr>
          <w:ins w:id="30"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"_Toc95207353"</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bCs/>
                <w:i/>
                <w:iCs/>
                <w:noProof/>
                <w:lang w:eastAsia="zh-CN"/>
              </w:rPr>
              <w:t>2.6.</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bCs/>
                <w:i/>
                <w:iCs/>
                <w:noProof/>
                <w:lang w:eastAsia="zh-CN"/>
              </w:rPr>
              <w:t>假设和依赖</w:t>
            </w:r>
            <w:r>
              <w:rPr>
                <w:noProof/>
                <w:webHidden/>
              </w:rPr>
              <w:tab/>
            </w:r>
            <w:r>
              <w:rPr>
                <w:noProof/>
                <w:webHidden/>
              </w:rPr>
              <w:fldChar w:fldCharType="begin"/>
            </w:r>
            <w:r>
              <w:rPr>
                <w:noProof/>
                <w:webHidden/>
              </w:rPr>
              <w:instrText xml:space="preserve"> PAGEREF _Toc95207353 \h </w:instrText>
            </w:r>
          </w:ins>
          <w:r>
            <w:rPr>
              <w:noProof/>
              <w:webHidden/>
            </w:rPr>
          </w:r>
          <w:r>
            <w:rPr>
              <w:noProof/>
              <w:webHidden/>
            </w:rPr>
            <w:fldChar w:fldCharType="separate"/>
          </w:r>
          <w:ins w:id="31" w:author="Qiao, Guan Lun (RC-CN DI FA ST&amp;PM SUP IT&amp;EDGE)" w:date="2022-02-08T10:08:00Z">
            <w:r>
              <w:rPr>
                <w:noProof/>
                <w:webHidden/>
              </w:rPr>
              <w:t>4</w:t>
            </w:r>
            <w:r>
              <w:rPr>
                <w:noProof/>
                <w:webHidden/>
              </w:rPr>
              <w:fldChar w:fldCharType="end"/>
            </w:r>
            <w:r w:rsidRPr="004F48DC">
              <w:rPr>
                <w:rStyle w:val="Hyperlink"/>
                <w:noProof/>
              </w:rPr>
              <w:fldChar w:fldCharType="end"/>
            </w:r>
          </w:ins>
        </w:p>
        <w:p w14:paraId="42C8F2F3" w14:textId="7A7DD45A" w:rsidR="00AD02E5" w:rsidRDefault="00AD02E5">
          <w:pPr>
            <w:pStyle w:val="TOC1"/>
            <w:tabs>
              <w:tab w:val="right" w:leader="dot" w:pos="8353"/>
            </w:tabs>
            <w:rPr>
              <w:ins w:id="32" w:author="Qiao, Guan Lun (RC-CN DI FA ST&amp;PM SUP IT&amp;EDGE)" w:date="2022-02-08T10:08:00Z"/>
              <w:rFonts w:eastAsiaTheme="minorEastAsia"/>
              <w:b w:val="0"/>
              <w:noProof/>
              <w:kern w:val="0"/>
              <w:sz w:val="22"/>
              <w:szCs w:val="22"/>
              <w:lang w:eastAsia="zh-CN"/>
            </w:rPr>
          </w:pPr>
          <w:ins w:id="33"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"_Toc95207354"</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noProof/>
              </w:rPr>
              <w:t>3.</w:t>
            </w:r>
            <w:r>
              <w:rPr>
                <w:rFonts w:eastAsiaTheme="minorEastAsia"/>
                <w:b w:val="0"/>
                <w:noProof/>
                <w:kern w:val="0"/>
                <w:sz w:val="22"/>
                <w:szCs w:val="22"/>
                <w:lang w:eastAsia="zh-CN"/>
              </w:rPr>
              <w:tab/>
            </w:r>
            <w:r w:rsidRPr="004F48DC">
              <w:rPr>
                <w:rStyle w:val="Hyperlink"/>
                <w:rFonts w:ascii="Times New Roman" w:eastAsia="Microsoft YaHei UI" w:hAnsi="Times New Roman" w:cs="Times New Roman" w:hint="eastAsia"/>
                <w:noProof/>
                <w:lang w:eastAsia="zh-CN"/>
              </w:rPr>
              <w:t>调研</w:t>
            </w:r>
            <w:r>
              <w:rPr>
                <w:noProof/>
                <w:webHidden/>
              </w:rPr>
              <w:tab/>
            </w:r>
            <w:r>
              <w:rPr>
                <w:noProof/>
                <w:webHidden/>
              </w:rPr>
              <w:fldChar w:fldCharType="begin"/>
            </w:r>
            <w:r>
              <w:rPr>
                <w:noProof/>
                <w:webHidden/>
              </w:rPr>
              <w:instrText xml:space="preserve"> PAGEREF _Toc95207354 \h </w:instrText>
            </w:r>
          </w:ins>
          <w:r>
            <w:rPr>
              <w:noProof/>
              <w:webHidden/>
            </w:rPr>
          </w:r>
          <w:r>
            <w:rPr>
              <w:noProof/>
              <w:webHidden/>
            </w:rPr>
            <w:fldChar w:fldCharType="separate"/>
          </w:r>
          <w:ins w:id="34" w:author="Qiao, Guan Lun (RC-CN DI FA ST&amp;PM SUP IT&amp;EDGE)" w:date="2022-02-08T10:08:00Z">
            <w:r>
              <w:rPr>
                <w:noProof/>
                <w:webHidden/>
              </w:rPr>
              <w:t>5</w:t>
            </w:r>
            <w:r>
              <w:rPr>
                <w:noProof/>
                <w:webHidden/>
              </w:rPr>
              <w:fldChar w:fldCharType="end"/>
            </w:r>
            <w:r w:rsidRPr="004F48DC">
              <w:rPr>
                <w:rStyle w:val="Hyperlink"/>
                <w:noProof/>
              </w:rPr>
              <w:fldChar w:fldCharType="end"/>
            </w:r>
          </w:ins>
        </w:p>
        <w:p w14:paraId="321D316A" w14:textId="4A93428B" w:rsidR="00AD02E5" w:rsidRDefault="00AD02E5">
          <w:pPr>
            <w:pStyle w:val="TOC2"/>
            <w:tabs>
              <w:tab w:val="left" w:pos="851"/>
              <w:tab w:val="right" w:leader="dot" w:pos="8353"/>
            </w:tabs>
            <w:rPr>
              <w:ins w:id="35" w:author="Qiao, Guan Lun (RC-CN DI FA ST&amp;PM SUP IT&amp;EDGE)" w:date="2022-02-08T10:08:00Z"/>
              <w:rFonts w:eastAsiaTheme="minorEastAsia"/>
              <w:noProof/>
              <w:kern w:val="0"/>
              <w:sz w:val="22"/>
              <w:szCs w:val="22"/>
              <w:lang w:eastAsia="zh-CN"/>
            </w:rPr>
          </w:pPr>
          <w:ins w:id="36"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"_Toc95207360"</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noProof/>
                <w:lang w:eastAsia="zh-CN"/>
              </w:rPr>
              <w:t>3.1.</w:t>
            </w:r>
            <w:r>
              <w:rPr>
                <w:rFonts w:eastAsiaTheme="minorEastAsia"/>
                <w:noProof/>
                <w:kern w:val="0"/>
                <w:sz w:val="22"/>
                <w:szCs w:val="22"/>
                <w:lang w:eastAsia="zh-CN"/>
              </w:rPr>
              <w:tab/>
            </w:r>
            <w:r w:rsidRPr="004F48DC">
              <w:rPr>
                <w:rStyle w:val="Hyperlink"/>
                <w:rFonts w:ascii="Times New Roman" w:eastAsia="Microsoft YaHei UI" w:hAnsi="Times New Roman" w:cs="Times New Roman"/>
                <w:noProof/>
                <w:lang w:eastAsia="zh-CN"/>
              </w:rPr>
              <w:t>ROS AGV APP</w:t>
            </w:r>
            <w:r w:rsidRPr="004F48DC">
              <w:rPr>
                <w:rStyle w:val="Hyperlink"/>
                <w:rFonts w:ascii="Times New Roman" w:eastAsia="Microsoft YaHei UI" w:hAnsi="Times New Roman" w:cs="Times New Roman" w:hint="eastAsia"/>
                <w:noProof/>
                <w:lang w:eastAsia="zh-CN"/>
              </w:rPr>
              <w:t>功能调研</w:t>
            </w:r>
            <w:r>
              <w:rPr>
                <w:noProof/>
                <w:webHidden/>
              </w:rPr>
              <w:tab/>
            </w:r>
            <w:r>
              <w:rPr>
                <w:noProof/>
                <w:webHidden/>
              </w:rPr>
              <w:fldChar w:fldCharType="begin"/>
            </w:r>
            <w:r>
              <w:rPr>
                <w:noProof/>
                <w:webHidden/>
              </w:rPr>
              <w:instrText xml:space="preserve"> PAGEREF _Toc95207360 \h </w:instrText>
            </w:r>
          </w:ins>
          <w:r>
            <w:rPr>
              <w:noProof/>
              <w:webHidden/>
            </w:rPr>
          </w:r>
          <w:r>
            <w:rPr>
              <w:noProof/>
              <w:webHidden/>
            </w:rPr>
            <w:fldChar w:fldCharType="separate"/>
          </w:r>
          <w:ins w:id="37" w:author="Qiao, Guan Lun (RC-CN DI FA ST&amp;PM SUP IT&amp;EDGE)" w:date="2022-02-08T10:08:00Z">
            <w:r>
              <w:rPr>
                <w:noProof/>
                <w:webHidden/>
              </w:rPr>
              <w:t>5</w:t>
            </w:r>
            <w:r>
              <w:rPr>
                <w:noProof/>
                <w:webHidden/>
              </w:rPr>
              <w:fldChar w:fldCharType="end"/>
            </w:r>
            <w:r w:rsidRPr="004F48DC">
              <w:rPr>
                <w:rStyle w:val="Hyperlink"/>
                <w:noProof/>
              </w:rPr>
              <w:fldChar w:fldCharType="end"/>
            </w:r>
          </w:ins>
        </w:p>
        <w:p w14:paraId="24FD80E2" w14:textId="5E5A0AAE" w:rsidR="00AD02E5" w:rsidRDefault="00AD02E5">
          <w:pPr>
            <w:pStyle w:val="TOC2"/>
            <w:tabs>
              <w:tab w:val="left" w:pos="851"/>
              <w:tab w:val="right" w:leader="dot" w:pos="8353"/>
            </w:tabs>
            <w:rPr>
              <w:ins w:id="38" w:author="Qiao, Guan Lun (RC-CN DI FA ST&amp;PM SUP IT&amp;EDGE)" w:date="2022-02-08T10:08:00Z"/>
              <w:rFonts w:eastAsiaTheme="minorEastAsia"/>
              <w:noProof/>
              <w:kern w:val="0"/>
              <w:sz w:val="22"/>
              <w:szCs w:val="22"/>
              <w:lang w:eastAsia="zh-CN"/>
            </w:rPr>
          </w:pPr>
          <w:ins w:id="39"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"_Toc95207362"</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noProof/>
                <w:lang w:eastAsia="zh-CN"/>
              </w:rPr>
              <w:t>3.2.</w:t>
            </w:r>
            <w:r>
              <w:rPr>
                <w:rFonts w:eastAsiaTheme="minorEastAsia"/>
                <w:noProof/>
                <w:kern w:val="0"/>
                <w:sz w:val="22"/>
                <w:szCs w:val="22"/>
                <w:lang w:eastAsia="zh-CN"/>
              </w:rPr>
              <w:tab/>
            </w:r>
            <w:r w:rsidRPr="004F48DC">
              <w:rPr>
                <w:rStyle w:val="Hyperlink"/>
                <w:rFonts w:ascii="Times New Roman" w:eastAsia="Microsoft YaHei UI" w:hAnsi="Times New Roman" w:cs="Times New Roman" w:hint="eastAsia"/>
                <w:noProof/>
                <w:lang w:eastAsia="zh-CN"/>
              </w:rPr>
              <w:t>商用</w:t>
            </w:r>
            <w:r w:rsidRPr="004F48DC">
              <w:rPr>
                <w:rStyle w:val="Hyperlink"/>
                <w:rFonts w:ascii="Times New Roman" w:eastAsia="Microsoft YaHei UI" w:hAnsi="Times New Roman" w:cs="Times New Roman"/>
                <w:noProof/>
                <w:lang w:eastAsia="zh-CN"/>
              </w:rPr>
              <w:t>AGV APP</w:t>
            </w:r>
            <w:r w:rsidRPr="004F48DC">
              <w:rPr>
                <w:rStyle w:val="Hyperlink"/>
                <w:rFonts w:ascii="Times New Roman" w:eastAsia="Microsoft YaHei UI" w:hAnsi="Times New Roman" w:cs="Times New Roman" w:hint="eastAsia"/>
                <w:noProof/>
                <w:lang w:eastAsia="zh-CN"/>
              </w:rPr>
              <w:t>功能调研</w:t>
            </w:r>
            <w:r>
              <w:rPr>
                <w:noProof/>
                <w:webHidden/>
              </w:rPr>
              <w:tab/>
            </w:r>
            <w:r>
              <w:rPr>
                <w:noProof/>
                <w:webHidden/>
              </w:rPr>
              <w:fldChar w:fldCharType="begin"/>
            </w:r>
            <w:r>
              <w:rPr>
                <w:noProof/>
                <w:webHidden/>
              </w:rPr>
              <w:instrText xml:space="preserve"> PAGEREF _Toc95207362 \h </w:instrText>
            </w:r>
          </w:ins>
          <w:r>
            <w:rPr>
              <w:noProof/>
              <w:webHidden/>
            </w:rPr>
          </w:r>
          <w:r>
            <w:rPr>
              <w:noProof/>
              <w:webHidden/>
            </w:rPr>
            <w:fldChar w:fldCharType="separate"/>
          </w:r>
          <w:ins w:id="40" w:author="Qiao, Guan Lun (RC-CN DI FA ST&amp;PM SUP IT&amp;EDGE)" w:date="2022-02-08T10:08:00Z">
            <w:r>
              <w:rPr>
                <w:noProof/>
                <w:webHidden/>
              </w:rPr>
              <w:t>9</w:t>
            </w:r>
            <w:r>
              <w:rPr>
                <w:noProof/>
                <w:webHidden/>
              </w:rPr>
              <w:fldChar w:fldCharType="end"/>
            </w:r>
            <w:r w:rsidRPr="004F48DC">
              <w:rPr>
                <w:rStyle w:val="Hyperlink"/>
                <w:noProof/>
              </w:rPr>
              <w:fldChar w:fldCharType="end"/>
            </w:r>
          </w:ins>
        </w:p>
        <w:p w14:paraId="2C461B9F" w14:textId="516B9E13" w:rsidR="00AD02E5" w:rsidRDefault="00AD02E5">
          <w:pPr>
            <w:pStyle w:val="TOC2"/>
            <w:tabs>
              <w:tab w:val="left" w:pos="851"/>
              <w:tab w:val="right" w:leader="dot" w:pos="8353"/>
            </w:tabs>
            <w:rPr>
              <w:ins w:id="41" w:author="Qiao, Guan Lun (RC-CN DI FA ST&amp;PM SUP IT&amp;EDGE)" w:date="2022-02-08T10:08:00Z"/>
              <w:rFonts w:eastAsiaTheme="minorEastAsia"/>
              <w:noProof/>
              <w:kern w:val="0"/>
              <w:sz w:val="22"/>
              <w:szCs w:val="22"/>
              <w:lang w:eastAsia="zh-CN"/>
            </w:rPr>
          </w:pPr>
          <w:ins w:id="42" w:author="Qiao, Guan Lun (RC-CN DI FA ST&amp;PM SUP IT&amp;EDGE)" w:date="2022-02-08T10:08:00Z">
            <w:r w:rsidRPr="004F48DC">
              <w:rPr>
                <w:rStyle w:val="Hyperlink"/>
                <w:noProof/>
              </w:rPr>
              <w:fldChar w:fldCharType="begin"/>
            </w:r>
            <w:r w:rsidRPr="004F48DC">
              <w:rPr>
                <w:rStyle w:val="Hyperlink"/>
                <w:noProof/>
              </w:rPr>
              <w:instrText xml:space="preserve"> </w:instrText>
            </w:r>
            <w:r>
              <w:rPr>
                <w:noProof/>
              </w:rPr>
              <w:instrText>HYPERLINK \l "_Toc95207363"</w:instrText>
            </w:r>
            <w:r w:rsidRPr="004F48DC">
              <w:rPr>
                <w:rStyle w:val="Hyperlink"/>
                <w:noProof/>
              </w:rPr>
              <w:instrText xml:space="preserve"> </w:instrText>
            </w:r>
            <w:r w:rsidRPr="004F48DC">
              <w:rPr>
                <w:rStyle w:val="Hyperlink"/>
                <w:noProof/>
              </w:rPr>
              <w:fldChar w:fldCharType="separate"/>
            </w:r>
            <w:r w:rsidRPr="004F48DC">
              <w:rPr>
                <w:rStyle w:val="Hyperlink"/>
                <w:rFonts w:ascii="Times New Roman" w:eastAsia="Microsoft YaHei UI" w:hAnsi="Times New Roman" w:cs="Times New Roman"/>
                <w:noProof/>
                <w:lang w:eastAsia="zh-CN"/>
              </w:rPr>
              <w:t>3.3.</w:t>
            </w:r>
            <w:r>
              <w:rPr>
                <w:rFonts w:eastAsiaTheme="minorEastAsia"/>
                <w:noProof/>
                <w:kern w:val="0"/>
                <w:sz w:val="22"/>
                <w:szCs w:val="22"/>
                <w:lang w:eastAsia="zh-CN"/>
              </w:rPr>
              <w:tab/>
            </w:r>
            <w:r w:rsidRPr="004F48DC">
              <w:rPr>
                <w:rStyle w:val="Hyperlink"/>
                <w:rFonts w:ascii="Times New Roman" w:eastAsia="Microsoft YaHei UI" w:hAnsi="Times New Roman" w:cs="Times New Roman"/>
                <w:noProof/>
                <w:lang w:eastAsia="zh-CN"/>
              </w:rPr>
              <w:t xml:space="preserve">AGV APP </w:t>
            </w:r>
            <w:r w:rsidRPr="004F48DC">
              <w:rPr>
                <w:rStyle w:val="Hyperlink"/>
                <w:rFonts w:ascii="Times New Roman" w:eastAsia="Microsoft YaHei UI" w:hAnsi="Times New Roman" w:cs="Times New Roman" w:hint="eastAsia"/>
                <w:noProof/>
                <w:lang w:eastAsia="zh-CN"/>
              </w:rPr>
              <w:t>功能规划</w:t>
            </w:r>
            <w:r>
              <w:rPr>
                <w:noProof/>
                <w:webHidden/>
              </w:rPr>
              <w:tab/>
            </w:r>
            <w:r>
              <w:rPr>
                <w:noProof/>
                <w:webHidden/>
              </w:rPr>
              <w:fldChar w:fldCharType="begin"/>
            </w:r>
            <w:r>
              <w:rPr>
                <w:noProof/>
                <w:webHidden/>
              </w:rPr>
              <w:instrText xml:space="preserve"> PAGEREF _Toc95207363 \h </w:instrText>
            </w:r>
          </w:ins>
          <w:r>
            <w:rPr>
              <w:noProof/>
              <w:webHidden/>
            </w:rPr>
          </w:r>
          <w:r>
            <w:rPr>
              <w:noProof/>
              <w:webHidden/>
            </w:rPr>
            <w:fldChar w:fldCharType="separate"/>
          </w:r>
          <w:ins w:id="43" w:author="Qiao, Guan Lun (RC-CN DI FA ST&amp;PM SUP IT&amp;EDGE)" w:date="2022-02-08T10:08:00Z">
            <w:r>
              <w:rPr>
                <w:noProof/>
                <w:webHidden/>
              </w:rPr>
              <w:t>10</w:t>
            </w:r>
            <w:r>
              <w:rPr>
                <w:noProof/>
                <w:webHidden/>
              </w:rPr>
              <w:fldChar w:fldCharType="end"/>
            </w:r>
            <w:r w:rsidRPr="004F48DC">
              <w:rPr>
                <w:rStyle w:val="Hyperlink"/>
                <w:noProof/>
              </w:rPr>
              <w:fldChar w:fldCharType="end"/>
            </w:r>
          </w:ins>
        </w:p>
        <w:p w14:paraId="10CEEC3B" w14:textId="189E5B1C" w:rsidR="002C0809" w:rsidRPr="00A2596A" w:rsidDel="00AD02E5" w:rsidRDefault="002C0809">
          <w:pPr>
            <w:pStyle w:val="TOC1"/>
            <w:tabs>
              <w:tab w:val="right" w:leader="dot" w:pos="8353"/>
            </w:tabs>
            <w:rPr>
              <w:del w:id="44" w:author="Qiao, Guan Lun (RC-CN DI FA ST&amp;PM SUP IT&amp;EDGE)" w:date="2022-02-08T10:08:00Z"/>
              <w:rFonts w:ascii="Times New Roman" w:eastAsia="Microsoft YaHei UI" w:hAnsi="Times New Roman" w:cs="Times New Roman"/>
              <w:b w:val="0"/>
              <w:noProof/>
              <w:kern w:val="0"/>
              <w:sz w:val="22"/>
              <w:szCs w:val="22"/>
              <w:lang w:eastAsia="zh-CN"/>
              <w:rPrChange w:id="45" w:author="Qiao, Guan Lun (RC-CN DI FA ST&amp;PM SUP IT&amp;EDGE)" w:date="2022-02-07T15:02:00Z">
                <w:rPr>
                  <w:del w:id="46" w:author="Qiao, Guan Lun (RC-CN DI FA ST&amp;PM SUP IT&amp;EDGE)" w:date="2022-02-08T10:08:00Z"/>
                  <w:rFonts w:eastAsiaTheme="minorEastAsia"/>
                  <w:b w:val="0"/>
                  <w:noProof/>
                  <w:kern w:val="0"/>
                  <w:sz w:val="22"/>
                  <w:szCs w:val="22"/>
                  <w:lang w:eastAsia="zh-CN"/>
                </w:rPr>
              </w:rPrChange>
            </w:rPr>
          </w:pPr>
          <w:del w:id="47" w:author="Qiao, Guan Lun (RC-CN DI FA ST&amp;PM SUP IT&amp;EDGE)" w:date="2022-02-08T10:08:00Z">
            <w:r w:rsidRPr="00AD02E5" w:rsidDel="00AD02E5">
              <w:rPr>
                <w:rStyle w:val="Hyperlink"/>
                <w:rFonts w:ascii="Times New Roman" w:eastAsia="Microsoft YaHei UI" w:hAnsi="Times New Roman" w:cs="Times New Roman"/>
                <w:b w:val="0"/>
                <w:noProof/>
                <w:rPrChange w:id="48" w:author="Qiao, Guan Lun (RC-CN DI FA ST&amp;PM SUP IT&amp;EDGE)" w:date="2022-02-08T10:08:00Z">
                  <w:rPr>
                    <w:rStyle w:val="Hyperlink"/>
                    <w:rFonts w:ascii="Microsoft YaHei UI" w:eastAsia="Microsoft YaHei UI" w:hAnsi="Microsoft YaHei UI"/>
                    <w:b w:val="0"/>
                    <w:noProof/>
                  </w:rPr>
                </w:rPrChange>
              </w:rPr>
              <w:delText>1.</w:delText>
            </w:r>
            <w:r w:rsidRPr="00A2596A" w:rsidDel="00AD02E5">
              <w:rPr>
                <w:rFonts w:ascii="Times New Roman" w:eastAsia="Microsoft YaHei UI" w:hAnsi="Times New Roman" w:cs="Times New Roman"/>
                <w:noProof/>
                <w:kern w:val="0"/>
                <w:sz w:val="22"/>
                <w:szCs w:val="22"/>
                <w:lang w:eastAsia="zh-CN"/>
                <w:rPrChange w:id="49"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 w:val="0"/>
                <w:noProof/>
                <w:lang w:eastAsia="zh-CN"/>
                <w:rPrChange w:id="50" w:author="Qiao, Guan Lun (RC-CN DI FA ST&amp;PM SUP IT&amp;EDGE)" w:date="2022-02-08T10:08:00Z">
                  <w:rPr>
                    <w:rStyle w:val="Hyperlink"/>
                    <w:rFonts w:ascii="Microsoft YaHei UI" w:eastAsia="Microsoft YaHei UI" w:hAnsi="Microsoft YaHei UI" w:hint="eastAsia"/>
                    <w:b w:val="0"/>
                    <w:noProof/>
                    <w:lang w:eastAsia="zh-CN"/>
                  </w:rPr>
                </w:rPrChange>
              </w:rPr>
              <w:delText>引言</w:delText>
            </w:r>
            <w:r w:rsidRPr="00A2596A" w:rsidDel="00AD02E5">
              <w:rPr>
                <w:rFonts w:ascii="Times New Roman" w:eastAsia="Microsoft YaHei UI" w:hAnsi="Times New Roman" w:cs="Times New Roman"/>
                <w:b w:val="0"/>
                <w:noProof/>
                <w:webHidden/>
                <w:rPrChange w:id="51" w:author="Qiao, Guan Lun (RC-CN DI FA ST&amp;PM SUP IT&amp;EDGE)" w:date="2022-02-07T15:02:00Z">
                  <w:rPr>
                    <w:b w:val="0"/>
                    <w:noProof/>
                    <w:webHidden/>
                  </w:rPr>
                </w:rPrChange>
              </w:rPr>
              <w:tab/>
              <w:delText>3</w:delText>
            </w:r>
          </w:del>
        </w:p>
        <w:p w14:paraId="6D494C01" w14:textId="6C26B7F9" w:rsidR="002C0809" w:rsidRPr="00A2596A" w:rsidDel="00AD02E5" w:rsidRDefault="002C0809">
          <w:pPr>
            <w:pStyle w:val="TOC2"/>
            <w:tabs>
              <w:tab w:val="left" w:pos="851"/>
              <w:tab w:val="right" w:leader="dot" w:pos="8353"/>
            </w:tabs>
            <w:rPr>
              <w:del w:id="52" w:author="Qiao, Guan Lun (RC-CN DI FA ST&amp;PM SUP IT&amp;EDGE)" w:date="2022-02-08T10:08:00Z"/>
              <w:rFonts w:ascii="Times New Roman" w:eastAsia="Microsoft YaHei UI" w:hAnsi="Times New Roman" w:cs="Times New Roman"/>
              <w:noProof/>
              <w:kern w:val="0"/>
              <w:sz w:val="22"/>
              <w:szCs w:val="22"/>
              <w:lang w:eastAsia="zh-CN"/>
              <w:rPrChange w:id="53" w:author="Qiao, Guan Lun (RC-CN DI FA ST&amp;PM SUP IT&amp;EDGE)" w:date="2022-02-07T15:02:00Z">
                <w:rPr>
                  <w:del w:id="54" w:author="Qiao, Guan Lun (RC-CN DI FA ST&amp;PM SUP IT&amp;EDGE)" w:date="2022-02-08T10:08:00Z"/>
                  <w:rFonts w:eastAsiaTheme="minorEastAsia"/>
                  <w:noProof/>
                  <w:kern w:val="0"/>
                  <w:sz w:val="22"/>
                  <w:szCs w:val="22"/>
                  <w:lang w:eastAsia="zh-CN"/>
                </w:rPr>
              </w:rPrChange>
            </w:rPr>
          </w:pPr>
          <w:del w:id="55" w:author="Qiao, Guan Lun (RC-CN DI FA ST&amp;PM SUP IT&amp;EDGE)" w:date="2022-02-08T10:08:00Z">
            <w:r w:rsidRPr="00AD02E5" w:rsidDel="00AD02E5">
              <w:rPr>
                <w:rStyle w:val="Hyperlink"/>
                <w:rFonts w:ascii="Times New Roman" w:eastAsia="Microsoft YaHei UI" w:hAnsi="Times New Roman" w:cs="Times New Roman"/>
                <w:bCs/>
                <w:noProof/>
                <w:rPrChange w:id="56" w:author="Qiao, Guan Lun (RC-CN DI FA ST&amp;PM SUP IT&amp;EDGE)" w:date="2022-02-08T10:08:00Z">
                  <w:rPr>
                    <w:rStyle w:val="Hyperlink"/>
                    <w:rFonts w:ascii="Microsoft YaHei UI" w:eastAsia="Microsoft YaHei UI" w:hAnsi="Microsoft YaHei UI"/>
                    <w:bCs/>
                    <w:noProof/>
                  </w:rPr>
                </w:rPrChange>
              </w:rPr>
              <w:delText>1.1.</w:delText>
            </w:r>
            <w:r w:rsidRPr="00A2596A" w:rsidDel="00AD02E5">
              <w:rPr>
                <w:rFonts w:ascii="Times New Roman" w:eastAsia="Microsoft YaHei UI" w:hAnsi="Times New Roman" w:cs="Times New Roman"/>
                <w:noProof/>
                <w:kern w:val="0"/>
                <w:sz w:val="22"/>
                <w:szCs w:val="22"/>
                <w:lang w:eastAsia="zh-CN"/>
                <w:rPrChange w:id="57"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58" w:author="Qiao, Guan Lun (RC-CN DI FA ST&amp;PM SUP IT&amp;EDGE)" w:date="2022-02-08T10:08:00Z">
                  <w:rPr>
                    <w:rStyle w:val="Hyperlink"/>
                    <w:rFonts w:ascii="Microsoft YaHei UI" w:eastAsia="Microsoft YaHei UI" w:hAnsi="Microsoft YaHei UI" w:hint="eastAsia"/>
                    <w:bCs/>
                    <w:noProof/>
                    <w:lang w:eastAsia="zh-CN"/>
                  </w:rPr>
                </w:rPrChange>
              </w:rPr>
              <w:delText>概述</w:delText>
            </w:r>
            <w:r w:rsidRPr="00A2596A" w:rsidDel="00AD02E5">
              <w:rPr>
                <w:rFonts w:ascii="Times New Roman" w:eastAsia="Microsoft YaHei UI" w:hAnsi="Times New Roman" w:cs="Times New Roman"/>
                <w:noProof/>
                <w:webHidden/>
                <w:rPrChange w:id="59" w:author="Qiao, Guan Lun (RC-CN DI FA ST&amp;PM SUP IT&amp;EDGE)" w:date="2022-02-07T15:02:00Z">
                  <w:rPr>
                    <w:noProof/>
                    <w:webHidden/>
                  </w:rPr>
                </w:rPrChange>
              </w:rPr>
              <w:tab/>
              <w:delText>3</w:delText>
            </w:r>
          </w:del>
        </w:p>
        <w:p w14:paraId="2FF5A186" w14:textId="6AA45AAA" w:rsidR="002C0809" w:rsidRPr="00A2596A" w:rsidDel="00AD02E5" w:rsidRDefault="002C0809">
          <w:pPr>
            <w:pStyle w:val="TOC1"/>
            <w:tabs>
              <w:tab w:val="right" w:leader="dot" w:pos="8353"/>
            </w:tabs>
            <w:rPr>
              <w:del w:id="60" w:author="Qiao, Guan Lun (RC-CN DI FA ST&amp;PM SUP IT&amp;EDGE)" w:date="2022-02-08T10:08:00Z"/>
              <w:rFonts w:ascii="Times New Roman" w:eastAsia="Microsoft YaHei UI" w:hAnsi="Times New Roman" w:cs="Times New Roman"/>
              <w:b w:val="0"/>
              <w:noProof/>
              <w:kern w:val="0"/>
              <w:sz w:val="22"/>
              <w:szCs w:val="22"/>
              <w:lang w:eastAsia="zh-CN"/>
              <w:rPrChange w:id="61" w:author="Qiao, Guan Lun (RC-CN DI FA ST&amp;PM SUP IT&amp;EDGE)" w:date="2022-02-07T15:02:00Z">
                <w:rPr>
                  <w:del w:id="62" w:author="Qiao, Guan Lun (RC-CN DI FA ST&amp;PM SUP IT&amp;EDGE)" w:date="2022-02-08T10:08:00Z"/>
                  <w:rFonts w:eastAsiaTheme="minorEastAsia"/>
                  <w:b w:val="0"/>
                  <w:noProof/>
                  <w:kern w:val="0"/>
                  <w:sz w:val="22"/>
                  <w:szCs w:val="22"/>
                  <w:lang w:eastAsia="zh-CN"/>
                </w:rPr>
              </w:rPrChange>
            </w:rPr>
          </w:pPr>
          <w:del w:id="63" w:author="Qiao, Guan Lun (RC-CN DI FA ST&amp;PM SUP IT&amp;EDGE)" w:date="2022-02-08T10:08:00Z">
            <w:r w:rsidRPr="00AD02E5" w:rsidDel="00AD02E5">
              <w:rPr>
                <w:rStyle w:val="Hyperlink"/>
                <w:rFonts w:ascii="Times New Roman" w:eastAsia="Microsoft YaHei UI" w:hAnsi="Times New Roman" w:cs="Times New Roman"/>
                <w:b w:val="0"/>
                <w:noProof/>
                <w:rPrChange w:id="64" w:author="Qiao, Guan Lun (RC-CN DI FA ST&amp;PM SUP IT&amp;EDGE)" w:date="2022-02-08T10:08:00Z">
                  <w:rPr>
                    <w:rStyle w:val="Hyperlink"/>
                    <w:rFonts w:ascii="Microsoft YaHei UI" w:eastAsia="Microsoft YaHei UI" w:hAnsi="Microsoft YaHei UI"/>
                    <w:b w:val="0"/>
                    <w:noProof/>
                  </w:rPr>
                </w:rPrChange>
              </w:rPr>
              <w:delText>2.</w:delText>
            </w:r>
            <w:r w:rsidRPr="00A2596A" w:rsidDel="00AD02E5">
              <w:rPr>
                <w:rFonts w:ascii="Times New Roman" w:eastAsia="Microsoft YaHei UI" w:hAnsi="Times New Roman" w:cs="Times New Roman"/>
                <w:noProof/>
                <w:kern w:val="0"/>
                <w:sz w:val="22"/>
                <w:szCs w:val="22"/>
                <w:lang w:eastAsia="zh-CN"/>
                <w:rPrChange w:id="65"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 w:val="0"/>
                <w:noProof/>
                <w:lang w:eastAsia="zh-CN"/>
                <w:rPrChange w:id="66" w:author="Qiao, Guan Lun (RC-CN DI FA ST&amp;PM SUP IT&amp;EDGE)" w:date="2022-02-08T10:08:00Z">
                  <w:rPr>
                    <w:rStyle w:val="Hyperlink"/>
                    <w:rFonts w:ascii="Microsoft YaHei UI" w:eastAsia="Microsoft YaHei UI" w:hAnsi="Microsoft YaHei UI" w:hint="eastAsia"/>
                    <w:b w:val="0"/>
                    <w:noProof/>
                    <w:lang w:eastAsia="zh-CN"/>
                  </w:rPr>
                </w:rPrChange>
              </w:rPr>
              <w:delText>软件描述</w:delText>
            </w:r>
            <w:r w:rsidRPr="00A2596A" w:rsidDel="00AD02E5">
              <w:rPr>
                <w:rFonts w:ascii="Times New Roman" w:eastAsia="Microsoft YaHei UI" w:hAnsi="Times New Roman" w:cs="Times New Roman"/>
                <w:b w:val="0"/>
                <w:noProof/>
                <w:webHidden/>
                <w:rPrChange w:id="67" w:author="Qiao, Guan Lun (RC-CN DI FA ST&amp;PM SUP IT&amp;EDGE)" w:date="2022-02-07T15:02:00Z">
                  <w:rPr>
                    <w:b w:val="0"/>
                    <w:noProof/>
                    <w:webHidden/>
                  </w:rPr>
                </w:rPrChange>
              </w:rPr>
              <w:tab/>
              <w:delText>4</w:delText>
            </w:r>
          </w:del>
        </w:p>
        <w:p w14:paraId="7D425F87" w14:textId="6224D357" w:rsidR="002C0809" w:rsidRPr="00A2596A" w:rsidDel="00AD02E5" w:rsidRDefault="002C0809">
          <w:pPr>
            <w:pStyle w:val="TOC2"/>
            <w:tabs>
              <w:tab w:val="left" w:pos="851"/>
              <w:tab w:val="right" w:leader="dot" w:pos="8353"/>
            </w:tabs>
            <w:rPr>
              <w:del w:id="68" w:author="Qiao, Guan Lun (RC-CN DI FA ST&amp;PM SUP IT&amp;EDGE)" w:date="2022-02-08T10:08:00Z"/>
              <w:rFonts w:ascii="Times New Roman" w:eastAsia="Microsoft YaHei UI" w:hAnsi="Times New Roman" w:cs="Times New Roman"/>
              <w:noProof/>
              <w:kern w:val="0"/>
              <w:sz w:val="22"/>
              <w:szCs w:val="22"/>
              <w:lang w:eastAsia="zh-CN"/>
              <w:rPrChange w:id="69" w:author="Qiao, Guan Lun (RC-CN DI FA ST&amp;PM SUP IT&amp;EDGE)" w:date="2022-02-07T15:02:00Z">
                <w:rPr>
                  <w:del w:id="70" w:author="Qiao, Guan Lun (RC-CN DI FA ST&amp;PM SUP IT&amp;EDGE)" w:date="2022-02-08T10:08:00Z"/>
                  <w:rFonts w:eastAsiaTheme="minorEastAsia"/>
                  <w:noProof/>
                  <w:kern w:val="0"/>
                  <w:sz w:val="22"/>
                  <w:szCs w:val="22"/>
                  <w:lang w:eastAsia="zh-CN"/>
                </w:rPr>
              </w:rPrChange>
            </w:rPr>
          </w:pPr>
          <w:del w:id="71" w:author="Qiao, Guan Lun (RC-CN DI FA ST&amp;PM SUP IT&amp;EDGE)" w:date="2022-02-08T10:08:00Z">
            <w:r w:rsidRPr="00AD02E5" w:rsidDel="00AD02E5">
              <w:rPr>
                <w:rStyle w:val="Hyperlink"/>
                <w:rFonts w:ascii="Times New Roman" w:eastAsia="Microsoft YaHei UI" w:hAnsi="Times New Roman" w:cs="Times New Roman"/>
                <w:bCs/>
                <w:noProof/>
                <w:lang w:eastAsia="zh-CN"/>
                <w:rPrChange w:id="72" w:author="Qiao, Guan Lun (RC-CN DI FA ST&amp;PM SUP IT&amp;EDGE)" w:date="2022-02-08T10:08:00Z">
                  <w:rPr>
                    <w:rStyle w:val="Hyperlink"/>
                    <w:rFonts w:ascii="Microsoft YaHei UI" w:eastAsia="Microsoft YaHei UI" w:hAnsi="Microsoft YaHei UI"/>
                    <w:bCs/>
                    <w:noProof/>
                    <w:lang w:eastAsia="zh-CN"/>
                  </w:rPr>
                </w:rPrChange>
              </w:rPr>
              <w:delText>2.1.</w:delText>
            </w:r>
            <w:r w:rsidRPr="00A2596A" w:rsidDel="00AD02E5">
              <w:rPr>
                <w:rFonts w:ascii="Times New Roman" w:eastAsia="Microsoft YaHei UI" w:hAnsi="Times New Roman" w:cs="Times New Roman"/>
                <w:noProof/>
                <w:kern w:val="0"/>
                <w:sz w:val="22"/>
                <w:szCs w:val="22"/>
                <w:lang w:eastAsia="zh-CN"/>
                <w:rPrChange w:id="73"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74" w:author="Qiao, Guan Lun (RC-CN DI FA ST&amp;PM SUP IT&amp;EDGE)" w:date="2022-02-08T10:08:00Z">
                  <w:rPr>
                    <w:rStyle w:val="Hyperlink"/>
                    <w:rFonts w:ascii="Microsoft YaHei UI" w:eastAsia="Microsoft YaHei UI" w:hAnsi="Microsoft YaHei UI" w:hint="eastAsia"/>
                    <w:bCs/>
                    <w:noProof/>
                    <w:lang w:eastAsia="zh-CN"/>
                  </w:rPr>
                </w:rPrChange>
              </w:rPr>
              <w:delText>软件目标</w:delText>
            </w:r>
            <w:r w:rsidRPr="00A2596A" w:rsidDel="00AD02E5">
              <w:rPr>
                <w:rFonts w:ascii="Times New Roman" w:eastAsia="Microsoft YaHei UI" w:hAnsi="Times New Roman" w:cs="Times New Roman"/>
                <w:noProof/>
                <w:webHidden/>
                <w:rPrChange w:id="75" w:author="Qiao, Guan Lun (RC-CN DI FA ST&amp;PM SUP IT&amp;EDGE)" w:date="2022-02-07T15:02:00Z">
                  <w:rPr>
                    <w:noProof/>
                    <w:webHidden/>
                  </w:rPr>
                </w:rPrChange>
              </w:rPr>
              <w:tab/>
              <w:delText>4</w:delText>
            </w:r>
          </w:del>
        </w:p>
        <w:p w14:paraId="7657B3AD" w14:textId="713D2FDD" w:rsidR="002C0809" w:rsidRPr="00A2596A" w:rsidDel="00AD02E5" w:rsidRDefault="002C0809">
          <w:pPr>
            <w:pStyle w:val="TOC2"/>
            <w:tabs>
              <w:tab w:val="left" w:pos="851"/>
              <w:tab w:val="right" w:leader="dot" w:pos="8353"/>
            </w:tabs>
            <w:rPr>
              <w:del w:id="76" w:author="Qiao, Guan Lun (RC-CN DI FA ST&amp;PM SUP IT&amp;EDGE)" w:date="2022-02-08T10:08:00Z"/>
              <w:rFonts w:ascii="Times New Roman" w:eastAsia="Microsoft YaHei UI" w:hAnsi="Times New Roman" w:cs="Times New Roman"/>
              <w:noProof/>
              <w:kern w:val="0"/>
              <w:sz w:val="22"/>
              <w:szCs w:val="22"/>
              <w:lang w:eastAsia="zh-CN"/>
              <w:rPrChange w:id="77" w:author="Qiao, Guan Lun (RC-CN DI FA ST&amp;PM SUP IT&amp;EDGE)" w:date="2022-02-07T15:02:00Z">
                <w:rPr>
                  <w:del w:id="78" w:author="Qiao, Guan Lun (RC-CN DI FA ST&amp;PM SUP IT&amp;EDGE)" w:date="2022-02-08T10:08:00Z"/>
                  <w:rFonts w:eastAsiaTheme="minorEastAsia"/>
                  <w:noProof/>
                  <w:kern w:val="0"/>
                  <w:sz w:val="22"/>
                  <w:szCs w:val="22"/>
                  <w:lang w:eastAsia="zh-CN"/>
                </w:rPr>
              </w:rPrChange>
            </w:rPr>
          </w:pPr>
          <w:del w:id="79" w:author="Qiao, Guan Lun (RC-CN DI FA ST&amp;PM SUP IT&amp;EDGE)" w:date="2022-02-08T10:08:00Z">
            <w:r w:rsidRPr="00AD02E5" w:rsidDel="00AD02E5">
              <w:rPr>
                <w:rStyle w:val="Hyperlink"/>
                <w:rFonts w:ascii="Times New Roman" w:eastAsia="Microsoft YaHei UI" w:hAnsi="Times New Roman" w:cs="Times New Roman"/>
                <w:bCs/>
                <w:noProof/>
                <w:rPrChange w:id="80" w:author="Qiao, Guan Lun (RC-CN DI FA ST&amp;PM SUP IT&amp;EDGE)" w:date="2022-02-08T10:08:00Z">
                  <w:rPr>
                    <w:rStyle w:val="Hyperlink"/>
                    <w:rFonts w:ascii="Microsoft YaHei UI" w:eastAsia="Microsoft YaHei UI" w:hAnsi="Microsoft YaHei UI"/>
                    <w:bCs/>
                    <w:noProof/>
                  </w:rPr>
                </w:rPrChange>
              </w:rPr>
              <w:delText>2.2.</w:delText>
            </w:r>
            <w:r w:rsidRPr="00A2596A" w:rsidDel="00AD02E5">
              <w:rPr>
                <w:rFonts w:ascii="Times New Roman" w:eastAsia="Microsoft YaHei UI" w:hAnsi="Times New Roman" w:cs="Times New Roman"/>
                <w:noProof/>
                <w:kern w:val="0"/>
                <w:sz w:val="22"/>
                <w:szCs w:val="22"/>
                <w:lang w:eastAsia="zh-CN"/>
                <w:rPrChange w:id="81"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82" w:author="Qiao, Guan Lun (RC-CN DI FA ST&amp;PM SUP IT&amp;EDGE)" w:date="2022-02-08T10:08:00Z">
                  <w:rPr>
                    <w:rStyle w:val="Hyperlink"/>
                    <w:rFonts w:ascii="Microsoft YaHei UI" w:eastAsia="Microsoft YaHei UI" w:hAnsi="Microsoft YaHei UI" w:hint="eastAsia"/>
                    <w:bCs/>
                    <w:noProof/>
                    <w:lang w:eastAsia="zh-CN"/>
                  </w:rPr>
                </w:rPrChange>
              </w:rPr>
              <w:delText>软件功能</w:delText>
            </w:r>
            <w:r w:rsidRPr="00A2596A" w:rsidDel="00AD02E5">
              <w:rPr>
                <w:rFonts w:ascii="Times New Roman" w:eastAsia="Microsoft YaHei UI" w:hAnsi="Times New Roman" w:cs="Times New Roman"/>
                <w:noProof/>
                <w:webHidden/>
                <w:rPrChange w:id="83" w:author="Qiao, Guan Lun (RC-CN DI FA ST&amp;PM SUP IT&amp;EDGE)" w:date="2022-02-07T15:02:00Z">
                  <w:rPr>
                    <w:noProof/>
                    <w:webHidden/>
                  </w:rPr>
                </w:rPrChange>
              </w:rPr>
              <w:tab/>
              <w:delText>4</w:delText>
            </w:r>
          </w:del>
        </w:p>
        <w:p w14:paraId="1D94FAF2" w14:textId="4BF37C6B" w:rsidR="002C0809" w:rsidRPr="00A2596A" w:rsidDel="00AD02E5" w:rsidRDefault="002C0809">
          <w:pPr>
            <w:pStyle w:val="TOC2"/>
            <w:tabs>
              <w:tab w:val="left" w:pos="851"/>
              <w:tab w:val="right" w:leader="dot" w:pos="8353"/>
            </w:tabs>
            <w:rPr>
              <w:del w:id="84" w:author="Qiao, Guan Lun (RC-CN DI FA ST&amp;PM SUP IT&amp;EDGE)" w:date="2022-02-08T10:08:00Z"/>
              <w:rFonts w:ascii="Times New Roman" w:eastAsia="Microsoft YaHei UI" w:hAnsi="Times New Roman" w:cs="Times New Roman"/>
              <w:noProof/>
              <w:kern w:val="0"/>
              <w:sz w:val="22"/>
              <w:szCs w:val="22"/>
              <w:lang w:eastAsia="zh-CN"/>
              <w:rPrChange w:id="85" w:author="Qiao, Guan Lun (RC-CN DI FA ST&amp;PM SUP IT&amp;EDGE)" w:date="2022-02-07T15:02:00Z">
                <w:rPr>
                  <w:del w:id="86" w:author="Qiao, Guan Lun (RC-CN DI FA ST&amp;PM SUP IT&amp;EDGE)" w:date="2022-02-08T10:08:00Z"/>
                  <w:rFonts w:eastAsiaTheme="minorEastAsia"/>
                  <w:noProof/>
                  <w:kern w:val="0"/>
                  <w:sz w:val="22"/>
                  <w:szCs w:val="22"/>
                  <w:lang w:eastAsia="zh-CN"/>
                </w:rPr>
              </w:rPrChange>
            </w:rPr>
          </w:pPr>
          <w:del w:id="87" w:author="Qiao, Guan Lun (RC-CN DI FA ST&amp;PM SUP IT&amp;EDGE)" w:date="2022-02-08T10:08:00Z">
            <w:r w:rsidRPr="00AD02E5" w:rsidDel="00AD02E5">
              <w:rPr>
                <w:rStyle w:val="Hyperlink"/>
                <w:rFonts w:ascii="Times New Roman" w:eastAsia="Microsoft YaHei UI" w:hAnsi="Times New Roman" w:cs="Times New Roman"/>
                <w:bCs/>
                <w:noProof/>
                <w:rPrChange w:id="88" w:author="Qiao, Guan Lun (RC-CN DI FA ST&amp;PM SUP IT&amp;EDGE)" w:date="2022-02-08T10:08:00Z">
                  <w:rPr>
                    <w:rStyle w:val="Hyperlink"/>
                    <w:rFonts w:ascii="Microsoft YaHei UI" w:eastAsia="Microsoft YaHei UI" w:hAnsi="Microsoft YaHei UI"/>
                    <w:bCs/>
                    <w:noProof/>
                  </w:rPr>
                </w:rPrChange>
              </w:rPr>
              <w:delText>2.3.</w:delText>
            </w:r>
            <w:r w:rsidRPr="00A2596A" w:rsidDel="00AD02E5">
              <w:rPr>
                <w:rFonts w:ascii="Times New Roman" w:eastAsia="Microsoft YaHei UI" w:hAnsi="Times New Roman" w:cs="Times New Roman"/>
                <w:noProof/>
                <w:kern w:val="0"/>
                <w:sz w:val="22"/>
                <w:szCs w:val="22"/>
                <w:lang w:eastAsia="zh-CN"/>
                <w:rPrChange w:id="89"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90" w:author="Qiao, Guan Lun (RC-CN DI FA ST&amp;PM SUP IT&amp;EDGE)" w:date="2022-02-08T10:08:00Z">
                  <w:rPr>
                    <w:rStyle w:val="Hyperlink"/>
                    <w:rFonts w:ascii="Microsoft YaHei UI" w:eastAsia="Microsoft YaHei UI" w:hAnsi="Microsoft YaHei UI" w:hint="eastAsia"/>
                    <w:bCs/>
                    <w:noProof/>
                    <w:lang w:eastAsia="zh-CN"/>
                  </w:rPr>
                </w:rPrChange>
              </w:rPr>
              <w:delText>用户特点</w:delText>
            </w:r>
            <w:r w:rsidRPr="00A2596A" w:rsidDel="00AD02E5">
              <w:rPr>
                <w:rFonts w:ascii="Times New Roman" w:eastAsia="Microsoft YaHei UI" w:hAnsi="Times New Roman" w:cs="Times New Roman"/>
                <w:noProof/>
                <w:webHidden/>
                <w:rPrChange w:id="91" w:author="Qiao, Guan Lun (RC-CN DI FA ST&amp;PM SUP IT&amp;EDGE)" w:date="2022-02-07T15:02:00Z">
                  <w:rPr>
                    <w:noProof/>
                    <w:webHidden/>
                  </w:rPr>
                </w:rPrChange>
              </w:rPr>
              <w:tab/>
              <w:delText>4</w:delText>
            </w:r>
          </w:del>
        </w:p>
        <w:p w14:paraId="776BDC92" w14:textId="01971A12" w:rsidR="002C0809" w:rsidRPr="00A2596A" w:rsidDel="00AD02E5" w:rsidRDefault="002C0809">
          <w:pPr>
            <w:pStyle w:val="TOC2"/>
            <w:tabs>
              <w:tab w:val="left" w:pos="851"/>
              <w:tab w:val="right" w:leader="dot" w:pos="8353"/>
            </w:tabs>
            <w:rPr>
              <w:del w:id="92" w:author="Qiao, Guan Lun (RC-CN DI FA ST&amp;PM SUP IT&amp;EDGE)" w:date="2022-02-08T10:08:00Z"/>
              <w:rFonts w:ascii="Times New Roman" w:eastAsia="Microsoft YaHei UI" w:hAnsi="Times New Roman" w:cs="Times New Roman"/>
              <w:noProof/>
              <w:kern w:val="0"/>
              <w:sz w:val="22"/>
              <w:szCs w:val="22"/>
              <w:lang w:eastAsia="zh-CN"/>
              <w:rPrChange w:id="93" w:author="Qiao, Guan Lun (RC-CN DI FA ST&amp;PM SUP IT&amp;EDGE)" w:date="2022-02-07T15:02:00Z">
                <w:rPr>
                  <w:del w:id="94" w:author="Qiao, Guan Lun (RC-CN DI FA ST&amp;PM SUP IT&amp;EDGE)" w:date="2022-02-08T10:08:00Z"/>
                  <w:rFonts w:eastAsiaTheme="minorEastAsia"/>
                  <w:noProof/>
                  <w:kern w:val="0"/>
                  <w:sz w:val="22"/>
                  <w:szCs w:val="22"/>
                  <w:lang w:eastAsia="zh-CN"/>
                </w:rPr>
              </w:rPrChange>
            </w:rPr>
          </w:pPr>
          <w:del w:id="95" w:author="Qiao, Guan Lun (RC-CN DI FA ST&amp;PM SUP IT&amp;EDGE)" w:date="2022-02-08T10:08:00Z">
            <w:r w:rsidRPr="00AD02E5" w:rsidDel="00AD02E5">
              <w:rPr>
                <w:rStyle w:val="Hyperlink"/>
                <w:rFonts w:ascii="Times New Roman" w:eastAsia="Microsoft YaHei UI" w:hAnsi="Times New Roman" w:cs="Times New Roman"/>
                <w:bCs/>
                <w:noProof/>
                <w:rPrChange w:id="96" w:author="Qiao, Guan Lun (RC-CN DI FA ST&amp;PM SUP IT&amp;EDGE)" w:date="2022-02-08T10:08:00Z">
                  <w:rPr>
                    <w:rStyle w:val="Hyperlink"/>
                    <w:rFonts w:ascii="Microsoft YaHei UI" w:eastAsia="Microsoft YaHei UI" w:hAnsi="Microsoft YaHei UI"/>
                    <w:bCs/>
                    <w:noProof/>
                  </w:rPr>
                </w:rPrChange>
              </w:rPr>
              <w:delText>2.4.</w:delText>
            </w:r>
            <w:r w:rsidRPr="00A2596A" w:rsidDel="00AD02E5">
              <w:rPr>
                <w:rFonts w:ascii="Times New Roman" w:eastAsia="Microsoft YaHei UI" w:hAnsi="Times New Roman" w:cs="Times New Roman"/>
                <w:noProof/>
                <w:kern w:val="0"/>
                <w:sz w:val="22"/>
                <w:szCs w:val="22"/>
                <w:lang w:eastAsia="zh-CN"/>
                <w:rPrChange w:id="97"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98" w:author="Qiao, Guan Lun (RC-CN DI FA ST&amp;PM SUP IT&amp;EDGE)" w:date="2022-02-08T10:08:00Z">
                  <w:rPr>
                    <w:rStyle w:val="Hyperlink"/>
                    <w:rFonts w:ascii="Microsoft YaHei UI" w:eastAsia="Microsoft YaHei UI" w:hAnsi="Microsoft YaHei UI" w:hint="eastAsia"/>
                    <w:bCs/>
                    <w:noProof/>
                    <w:lang w:eastAsia="zh-CN"/>
                  </w:rPr>
                </w:rPrChange>
              </w:rPr>
              <w:delText>运行环境</w:delText>
            </w:r>
            <w:r w:rsidRPr="00A2596A" w:rsidDel="00AD02E5">
              <w:rPr>
                <w:rFonts w:ascii="Times New Roman" w:eastAsia="Microsoft YaHei UI" w:hAnsi="Times New Roman" w:cs="Times New Roman"/>
                <w:noProof/>
                <w:webHidden/>
                <w:rPrChange w:id="99" w:author="Qiao, Guan Lun (RC-CN DI FA ST&amp;PM SUP IT&amp;EDGE)" w:date="2022-02-07T15:02:00Z">
                  <w:rPr>
                    <w:noProof/>
                    <w:webHidden/>
                  </w:rPr>
                </w:rPrChange>
              </w:rPr>
              <w:tab/>
              <w:delText>4</w:delText>
            </w:r>
          </w:del>
        </w:p>
        <w:p w14:paraId="7FF9B1E4" w14:textId="7B152259" w:rsidR="002C0809" w:rsidRPr="00A2596A" w:rsidDel="00AD02E5" w:rsidRDefault="002C0809">
          <w:pPr>
            <w:pStyle w:val="TOC2"/>
            <w:tabs>
              <w:tab w:val="left" w:pos="851"/>
              <w:tab w:val="right" w:leader="dot" w:pos="8353"/>
            </w:tabs>
            <w:rPr>
              <w:del w:id="100" w:author="Qiao, Guan Lun (RC-CN DI FA ST&amp;PM SUP IT&amp;EDGE)" w:date="2022-02-08T10:08:00Z"/>
              <w:rFonts w:ascii="Times New Roman" w:eastAsia="Microsoft YaHei UI" w:hAnsi="Times New Roman" w:cs="Times New Roman"/>
              <w:noProof/>
              <w:kern w:val="0"/>
              <w:sz w:val="22"/>
              <w:szCs w:val="22"/>
              <w:lang w:eastAsia="zh-CN"/>
              <w:rPrChange w:id="101" w:author="Qiao, Guan Lun (RC-CN DI FA ST&amp;PM SUP IT&amp;EDGE)" w:date="2022-02-07T15:02:00Z">
                <w:rPr>
                  <w:del w:id="102" w:author="Qiao, Guan Lun (RC-CN DI FA ST&amp;PM SUP IT&amp;EDGE)" w:date="2022-02-08T10:08:00Z"/>
                  <w:rFonts w:eastAsiaTheme="minorEastAsia"/>
                  <w:noProof/>
                  <w:kern w:val="0"/>
                  <w:sz w:val="22"/>
                  <w:szCs w:val="22"/>
                  <w:lang w:eastAsia="zh-CN"/>
                </w:rPr>
              </w:rPrChange>
            </w:rPr>
          </w:pPr>
          <w:del w:id="103" w:author="Qiao, Guan Lun (RC-CN DI FA ST&amp;PM SUP IT&amp;EDGE)" w:date="2022-02-08T10:08:00Z">
            <w:r w:rsidRPr="00AD02E5" w:rsidDel="00AD02E5">
              <w:rPr>
                <w:rStyle w:val="Hyperlink"/>
                <w:rFonts w:ascii="Times New Roman" w:eastAsia="Microsoft YaHei UI" w:hAnsi="Times New Roman" w:cs="Times New Roman"/>
                <w:bCs/>
                <w:noProof/>
                <w:lang w:eastAsia="zh-CN"/>
                <w:rPrChange w:id="104" w:author="Qiao, Guan Lun (RC-CN DI FA ST&amp;PM SUP IT&amp;EDGE)" w:date="2022-02-08T10:08:00Z">
                  <w:rPr>
                    <w:rStyle w:val="Hyperlink"/>
                    <w:rFonts w:ascii="Microsoft YaHei UI" w:eastAsia="Microsoft YaHei UI" w:hAnsi="Microsoft YaHei UI"/>
                    <w:bCs/>
                    <w:noProof/>
                    <w:lang w:eastAsia="zh-CN"/>
                  </w:rPr>
                </w:rPrChange>
              </w:rPr>
              <w:delText>2.5.</w:delText>
            </w:r>
            <w:r w:rsidRPr="00A2596A" w:rsidDel="00AD02E5">
              <w:rPr>
                <w:rFonts w:ascii="Times New Roman" w:eastAsia="Microsoft YaHei UI" w:hAnsi="Times New Roman" w:cs="Times New Roman"/>
                <w:noProof/>
                <w:kern w:val="0"/>
                <w:sz w:val="22"/>
                <w:szCs w:val="22"/>
                <w:lang w:eastAsia="zh-CN"/>
                <w:rPrChange w:id="105"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106" w:author="Qiao, Guan Lun (RC-CN DI FA ST&amp;PM SUP IT&amp;EDGE)" w:date="2022-02-08T10:08:00Z">
                  <w:rPr>
                    <w:rStyle w:val="Hyperlink"/>
                    <w:rFonts w:ascii="Microsoft YaHei UI" w:eastAsia="Microsoft YaHei UI" w:hAnsi="Microsoft YaHei UI" w:hint="eastAsia"/>
                    <w:bCs/>
                    <w:noProof/>
                    <w:lang w:eastAsia="zh-CN"/>
                  </w:rPr>
                </w:rPrChange>
              </w:rPr>
              <w:delText>一般约束</w:delText>
            </w:r>
            <w:r w:rsidRPr="00A2596A" w:rsidDel="00AD02E5">
              <w:rPr>
                <w:rFonts w:ascii="Times New Roman" w:eastAsia="Microsoft YaHei UI" w:hAnsi="Times New Roman" w:cs="Times New Roman"/>
                <w:noProof/>
                <w:webHidden/>
                <w:rPrChange w:id="107" w:author="Qiao, Guan Lun (RC-CN DI FA ST&amp;PM SUP IT&amp;EDGE)" w:date="2022-02-07T15:02:00Z">
                  <w:rPr>
                    <w:noProof/>
                    <w:webHidden/>
                  </w:rPr>
                </w:rPrChange>
              </w:rPr>
              <w:tab/>
              <w:delText>4</w:delText>
            </w:r>
          </w:del>
        </w:p>
        <w:p w14:paraId="292A648D" w14:textId="0110C7FA" w:rsidR="002C0809" w:rsidRPr="00A2596A" w:rsidDel="00AD02E5" w:rsidRDefault="002C0809">
          <w:pPr>
            <w:pStyle w:val="TOC2"/>
            <w:tabs>
              <w:tab w:val="left" w:pos="851"/>
              <w:tab w:val="right" w:leader="dot" w:pos="8353"/>
            </w:tabs>
            <w:rPr>
              <w:del w:id="108" w:author="Qiao, Guan Lun (RC-CN DI FA ST&amp;PM SUP IT&amp;EDGE)" w:date="2022-02-08T10:08:00Z"/>
              <w:rFonts w:ascii="Times New Roman" w:eastAsia="Microsoft YaHei UI" w:hAnsi="Times New Roman" w:cs="Times New Roman"/>
              <w:noProof/>
              <w:kern w:val="0"/>
              <w:sz w:val="22"/>
              <w:szCs w:val="22"/>
              <w:lang w:eastAsia="zh-CN"/>
              <w:rPrChange w:id="109" w:author="Qiao, Guan Lun (RC-CN DI FA ST&amp;PM SUP IT&amp;EDGE)" w:date="2022-02-07T15:02:00Z">
                <w:rPr>
                  <w:del w:id="110" w:author="Qiao, Guan Lun (RC-CN DI FA ST&amp;PM SUP IT&amp;EDGE)" w:date="2022-02-08T10:08:00Z"/>
                  <w:rFonts w:eastAsiaTheme="minorEastAsia"/>
                  <w:noProof/>
                  <w:kern w:val="0"/>
                  <w:sz w:val="22"/>
                  <w:szCs w:val="22"/>
                  <w:lang w:eastAsia="zh-CN"/>
                </w:rPr>
              </w:rPrChange>
            </w:rPr>
          </w:pPr>
          <w:del w:id="111" w:author="Qiao, Guan Lun (RC-CN DI FA ST&amp;PM SUP IT&amp;EDGE)" w:date="2022-02-08T10:08:00Z">
            <w:r w:rsidRPr="00AD02E5" w:rsidDel="00AD02E5">
              <w:rPr>
                <w:rStyle w:val="Hyperlink"/>
                <w:rFonts w:ascii="Times New Roman" w:eastAsia="Microsoft YaHei UI" w:hAnsi="Times New Roman" w:cs="Times New Roman"/>
                <w:bCs/>
                <w:noProof/>
                <w:lang w:eastAsia="zh-CN"/>
                <w:rPrChange w:id="112" w:author="Qiao, Guan Lun (RC-CN DI FA ST&amp;PM SUP IT&amp;EDGE)" w:date="2022-02-08T10:08:00Z">
                  <w:rPr>
                    <w:rStyle w:val="Hyperlink"/>
                    <w:rFonts w:ascii="Microsoft YaHei UI" w:eastAsia="Microsoft YaHei UI" w:hAnsi="Microsoft YaHei UI"/>
                    <w:bCs/>
                    <w:noProof/>
                    <w:lang w:eastAsia="zh-CN"/>
                  </w:rPr>
                </w:rPrChange>
              </w:rPr>
              <w:delText>2.6.</w:delText>
            </w:r>
            <w:r w:rsidRPr="00A2596A" w:rsidDel="00AD02E5">
              <w:rPr>
                <w:rFonts w:ascii="Times New Roman" w:eastAsia="Microsoft YaHei UI" w:hAnsi="Times New Roman" w:cs="Times New Roman"/>
                <w:noProof/>
                <w:kern w:val="0"/>
                <w:sz w:val="22"/>
                <w:szCs w:val="22"/>
                <w:lang w:eastAsia="zh-CN"/>
                <w:rPrChange w:id="113"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Change w:id="114" w:author="Qiao, Guan Lun (RC-CN DI FA ST&amp;PM SUP IT&amp;EDGE)" w:date="2022-02-08T10:08:00Z">
                  <w:rPr>
                    <w:rStyle w:val="Hyperlink"/>
                    <w:rFonts w:ascii="Microsoft YaHei UI" w:eastAsia="Microsoft YaHei UI" w:hAnsi="Microsoft YaHei UI" w:hint="eastAsia"/>
                    <w:bCs/>
                    <w:noProof/>
                    <w:lang w:eastAsia="zh-CN"/>
                  </w:rPr>
                </w:rPrChange>
              </w:rPr>
              <w:delText>假设和依赖</w:delText>
            </w:r>
            <w:r w:rsidRPr="00A2596A" w:rsidDel="00AD02E5">
              <w:rPr>
                <w:rFonts w:ascii="Times New Roman" w:eastAsia="Microsoft YaHei UI" w:hAnsi="Times New Roman" w:cs="Times New Roman"/>
                <w:noProof/>
                <w:webHidden/>
                <w:rPrChange w:id="115" w:author="Qiao, Guan Lun (RC-CN DI FA ST&amp;PM SUP IT&amp;EDGE)" w:date="2022-02-07T15:02:00Z">
                  <w:rPr>
                    <w:noProof/>
                    <w:webHidden/>
                  </w:rPr>
                </w:rPrChange>
              </w:rPr>
              <w:tab/>
              <w:delText>5</w:delText>
            </w:r>
          </w:del>
        </w:p>
        <w:p w14:paraId="5A603E47" w14:textId="478BEB52" w:rsidR="002C0809" w:rsidRPr="00A2596A" w:rsidDel="00AD02E5" w:rsidRDefault="002C0809">
          <w:pPr>
            <w:pStyle w:val="TOC1"/>
            <w:tabs>
              <w:tab w:val="right" w:leader="dot" w:pos="8353"/>
            </w:tabs>
            <w:rPr>
              <w:del w:id="116" w:author="Qiao, Guan Lun (RC-CN DI FA ST&amp;PM SUP IT&amp;EDGE)" w:date="2022-02-08T10:08:00Z"/>
              <w:rFonts w:ascii="Times New Roman" w:eastAsia="Microsoft YaHei UI" w:hAnsi="Times New Roman" w:cs="Times New Roman"/>
              <w:b w:val="0"/>
              <w:noProof/>
              <w:kern w:val="0"/>
              <w:sz w:val="22"/>
              <w:szCs w:val="22"/>
              <w:lang w:eastAsia="zh-CN"/>
              <w:rPrChange w:id="117" w:author="Qiao, Guan Lun (RC-CN DI FA ST&amp;PM SUP IT&amp;EDGE)" w:date="2022-02-07T15:02:00Z">
                <w:rPr>
                  <w:del w:id="118" w:author="Qiao, Guan Lun (RC-CN DI FA ST&amp;PM SUP IT&amp;EDGE)" w:date="2022-02-08T10:08:00Z"/>
                  <w:rFonts w:eastAsiaTheme="minorEastAsia"/>
                  <w:b w:val="0"/>
                  <w:noProof/>
                  <w:kern w:val="0"/>
                  <w:sz w:val="22"/>
                  <w:szCs w:val="22"/>
                  <w:lang w:eastAsia="zh-CN"/>
                </w:rPr>
              </w:rPrChange>
            </w:rPr>
          </w:pPr>
          <w:del w:id="119" w:author="Qiao, Guan Lun (RC-CN DI FA ST&amp;PM SUP IT&amp;EDGE)" w:date="2022-02-08T10:08:00Z">
            <w:r w:rsidRPr="00AD02E5" w:rsidDel="00AD02E5">
              <w:rPr>
                <w:rStyle w:val="Hyperlink"/>
                <w:rFonts w:ascii="Times New Roman" w:eastAsia="Microsoft YaHei UI" w:hAnsi="Times New Roman" w:cs="Times New Roman"/>
                <w:noProof/>
              </w:rPr>
              <w:delText>3.</w:delText>
            </w:r>
            <w:r w:rsidRPr="00A2596A" w:rsidDel="00AD02E5">
              <w:rPr>
                <w:rFonts w:ascii="Times New Roman" w:eastAsia="Microsoft YaHei UI" w:hAnsi="Times New Roman" w:cs="Times New Roman"/>
                <w:noProof/>
                <w:kern w:val="0"/>
                <w:sz w:val="22"/>
                <w:szCs w:val="22"/>
                <w:lang w:eastAsia="zh-CN"/>
                <w:rPrChange w:id="120"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调研</w:delText>
            </w:r>
            <w:r w:rsidRPr="00A2596A" w:rsidDel="00AD02E5">
              <w:rPr>
                <w:rFonts w:ascii="Times New Roman" w:eastAsia="Microsoft YaHei UI" w:hAnsi="Times New Roman" w:cs="Times New Roman"/>
                <w:b w:val="0"/>
                <w:noProof/>
                <w:webHidden/>
                <w:rPrChange w:id="121" w:author="Qiao, Guan Lun (RC-CN DI FA ST&amp;PM SUP IT&amp;EDGE)" w:date="2022-02-07T15:02:00Z">
                  <w:rPr>
                    <w:b w:val="0"/>
                    <w:noProof/>
                    <w:webHidden/>
                  </w:rPr>
                </w:rPrChange>
              </w:rPr>
              <w:tab/>
              <w:delText>6</w:delText>
            </w:r>
          </w:del>
        </w:p>
        <w:p w14:paraId="39420774" w14:textId="4077BF67" w:rsidR="002C0809" w:rsidRPr="00A2596A" w:rsidDel="00AD02E5" w:rsidRDefault="002C0809">
          <w:pPr>
            <w:pStyle w:val="TOC2"/>
            <w:tabs>
              <w:tab w:val="left" w:pos="851"/>
              <w:tab w:val="right" w:leader="dot" w:pos="8353"/>
            </w:tabs>
            <w:rPr>
              <w:del w:id="122" w:author="Qiao, Guan Lun (RC-CN DI FA ST&amp;PM SUP IT&amp;EDGE)" w:date="2022-02-08T10:08:00Z"/>
              <w:rFonts w:ascii="Times New Roman" w:eastAsia="Microsoft YaHei UI" w:hAnsi="Times New Roman" w:cs="Times New Roman"/>
              <w:noProof/>
              <w:kern w:val="0"/>
              <w:sz w:val="22"/>
              <w:szCs w:val="22"/>
              <w:lang w:eastAsia="zh-CN"/>
              <w:rPrChange w:id="123" w:author="Qiao, Guan Lun (RC-CN DI FA ST&amp;PM SUP IT&amp;EDGE)" w:date="2022-02-07T15:02:00Z">
                <w:rPr>
                  <w:del w:id="124" w:author="Qiao, Guan Lun (RC-CN DI FA ST&amp;PM SUP IT&amp;EDGE)" w:date="2022-02-08T10:08:00Z"/>
                  <w:rFonts w:eastAsiaTheme="minorEastAsia"/>
                  <w:noProof/>
                  <w:kern w:val="0"/>
                  <w:sz w:val="22"/>
                  <w:szCs w:val="22"/>
                  <w:lang w:eastAsia="zh-CN"/>
                </w:rPr>
              </w:rPrChange>
            </w:rPr>
          </w:pPr>
          <w:del w:id="125"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3.1.</w:delText>
            </w:r>
            <w:r w:rsidRPr="00A2596A" w:rsidDel="00AD02E5">
              <w:rPr>
                <w:rFonts w:ascii="Times New Roman" w:eastAsia="Microsoft YaHei UI" w:hAnsi="Times New Roman" w:cs="Times New Roman"/>
                <w:noProof/>
                <w:kern w:val="0"/>
                <w:sz w:val="22"/>
                <w:szCs w:val="22"/>
                <w:lang w:eastAsia="zh-CN"/>
                <w:rPrChange w:id="126"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noProof/>
                <w:lang w:eastAsia="zh-CN"/>
              </w:rPr>
              <w:delText xml:space="preserve">AGV APP </w:delText>
            </w:r>
            <w:r w:rsidRPr="00AD02E5" w:rsidDel="00AD02E5">
              <w:rPr>
                <w:rStyle w:val="Hyperlink"/>
                <w:rFonts w:ascii="Times New Roman" w:eastAsia="Microsoft YaHei UI" w:hAnsi="Times New Roman" w:cs="Times New Roman" w:hint="eastAsia"/>
                <w:noProof/>
                <w:lang w:eastAsia="zh-CN"/>
              </w:rPr>
              <w:delText>基本功能</w:delText>
            </w:r>
            <w:r w:rsidRPr="00A2596A" w:rsidDel="00AD02E5">
              <w:rPr>
                <w:rFonts w:ascii="Times New Roman" w:eastAsia="Microsoft YaHei UI" w:hAnsi="Times New Roman" w:cs="Times New Roman"/>
                <w:noProof/>
                <w:webHidden/>
                <w:rPrChange w:id="127" w:author="Qiao, Guan Lun (RC-CN DI FA ST&amp;PM SUP IT&amp;EDGE)" w:date="2022-02-07T15:02:00Z">
                  <w:rPr>
                    <w:noProof/>
                    <w:webHidden/>
                  </w:rPr>
                </w:rPrChange>
              </w:rPr>
              <w:tab/>
              <w:delText>6</w:delText>
            </w:r>
          </w:del>
        </w:p>
        <w:p w14:paraId="3524C8EE" w14:textId="62714D31" w:rsidR="002C0809" w:rsidRPr="00A2596A" w:rsidDel="00AD02E5" w:rsidRDefault="002C0809">
          <w:pPr>
            <w:pStyle w:val="TOC2"/>
            <w:tabs>
              <w:tab w:val="left" w:pos="851"/>
              <w:tab w:val="right" w:leader="dot" w:pos="8353"/>
            </w:tabs>
            <w:rPr>
              <w:del w:id="128" w:author="Qiao, Guan Lun (RC-CN DI FA ST&amp;PM SUP IT&amp;EDGE)" w:date="2022-02-08T10:08:00Z"/>
              <w:rFonts w:ascii="Times New Roman" w:eastAsia="Microsoft YaHei UI" w:hAnsi="Times New Roman" w:cs="Times New Roman"/>
              <w:noProof/>
              <w:kern w:val="0"/>
              <w:sz w:val="22"/>
              <w:szCs w:val="22"/>
              <w:lang w:eastAsia="zh-CN"/>
              <w:rPrChange w:id="129" w:author="Qiao, Guan Lun (RC-CN DI FA ST&amp;PM SUP IT&amp;EDGE)" w:date="2022-02-07T15:02:00Z">
                <w:rPr>
                  <w:del w:id="130" w:author="Qiao, Guan Lun (RC-CN DI FA ST&amp;PM SUP IT&amp;EDGE)" w:date="2022-02-08T10:08:00Z"/>
                  <w:rFonts w:eastAsiaTheme="minorEastAsia"/>
                  <w:noProof/>
                  <w:kern w:val="0"/>
                  <w:sz w:val="22"/>
                  <w:szCs w:val="22"/>
                  <w:lang w:eastAsia="zh-CN"/>
                </w:rPr>
              </w:rPrChange>
            </w:rPr>
          </w:pPr>
          <w:del w:id="131"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3.2.</w:delText>
            </w:r>
            <w:r w:rsidRPr="00A2596A" w:rsidDel="00AD02E5">
              <w:rPr>
                <w:rFonts w:ascii="Times New Roman" w:eastAsia="Microsoft YaHei UI" w:hAnsi="Times New Roman" w:cs="Times New Roman"/>
                <w:noProof/>
                <w:kern w:val="0"/>
                <w:sz w:val="22"/>
                <w:szCs w:val="22"/>
                <w:lang w:eastAsia="zh-CN"/>
                <w:rPrChange w:id="132"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现有</w:delText>
            </w:r>
            <w:r w:rsidRPr="00AD02E5" w:rsidDel="00AD02E5">
              <w:rPr>
                <w:rStyle w:val="Hyperlink"/>
                <w:rFonts w:ascii="Times New Roman" w:eastAsia="Microsoft YaHei UI" w:hAnsi="Times New Roman" w:cs="Times New Roman"/>
                <w:noProof/>
                <w:lang w:eastAsia="zh-CN"/>
              </w:rPr>
              <w:delText>AGV APP</w:delText>
            </w:r>
            <w:r w:rsidRPr="00AD02E5" w:rsidDel="00AD02E5">
              <w:rPr>
                <w:rStyle w:val="Hyperlink"/>
                <w:rFonts w:ascii="Times New Roman" w:eastAsia="Microsoft YaHei UI" w:hAnsi="Times New Roman" w:cs="Times New Roman" w:hint="eastAsia"/>
                <w:noProof/>
                <w:lang w:eastAsia="zh-CN"/>
              </w:rPr>
              <w:delText>功能</w:delText>
            </w:r>
            <w:r w:rsidRPr="00A2596A" w:rsidDel="00AD02E5">
              <w:rPr>
                <w:rFonts w:ascii="Times New Roman" w:eastAsia="Microsoft YaHei UI" w:hAnsi="Times New Roman" w:cs="Times New Roman"/>
                <w:noProof/>
                <w:webHidden/>
                <w:rPrChange w:id="133" w:author="Qiao, Guan Lun (RC-CN DI FA ST&amp;PM SUP IT&amp;EDGE)" w:date="2022-02-07T15:02:00Z">
                  <w:rPr>
                    <w:noProof/>
                    <w:webHidden/>
                  </w:rPr>
                </w:rPrChange>
              </w:rPr>
              <w:tab/>
              <w:delText>6</w:delText>
            </w:r>
          </w:del>
        </w:p>
        <w:p w14:paraId="5F3D197E" w14:textId="7F013FF9" w:rsidR="002C0809" w:rsidRPr="00A2596A" w:rsidDel="00AD02E5" w:rsidRDefault="002C0809">
          <w:pPr>
            <w:pStyle w:val="TOC2"/>
            <w:tabs>
              <w:tab w:val="left" w:pos="851"/>
              <w:tab w:val="right" w:leader="dot" w:pos="8353"/>
            </w:tabs>
            <w:rPr>
              <w:del w:id="134" w:author="Qiao, Guan Lun (RC-CN DI FA ST&amp;PM SUP IT&amp;EDGE)" w:date="2022-02-08T10:08:00Z"/>
              <w:rFonts w:ascii="Times New Roman" w:eastAsia="Microsoft YaHei UI" w:hAnsi="Times New Roman" w:cs="Times New Roman"/>
              <w:noProof/>
              <w:kern w:val="0"/>
              <w:sz w:val="22"/>
              <w:szCs w:val="22"/>
              <w:lang w:eastAsia="zh-CN"/>
              <w:rPrChange w:id="135" w:author="Qiao, Guan Lun (RC-CN DI FA ST&amp;PM SUP IT&amp;EDGE)" w:date="2022-02-07T15:02:00Z">
                <w:rPr>
                  <w:del w:id="136" w:author="Qiao, Guan Lun (RC-CN DI FA ST&amp;PM SUP IT&amp;EDGE)" w:date="2022-02-08T10:08:00Z"/>
                  <w:rFonts w:eastAsiaTheme="minorEastAsia"/>
                  <w:noProof/>
                  <w:kern w:val="0"/>
                  <w:sz w:val="22"/>
                  <w:szCs w:val="22"/>
                  <w:lang w:eastAsia="zh-CN"/>
                </w:rPr>
              </w:rPrChange>
            </w:rPr>
          </w:pPr>
          <w:del w:id="137" w:author="Qiao, Guan Lun (RC-CN DI FA ST&amp;PM SUP IT&amp;EDGE)" w:date="2022-02-08T10:08:00Z">
            <w:r w:rsidRPr="00AD02E5" w:rsidDel="00AD02E5">
              <w:rPr>
                <w:rStyle w:val="Hyperlink"/>
                <w:rFonts w:ascii="Times New Roman" w:eastAsia="Microsoft YaHei UI" w:hAnsi="Times New Roman" w:cs="Times New Roman"/>
                <w:noProof/>
                <w:lang w:eastAsia="zh-CN"/>
              </w:rPr>
              <w:lastRenderedPageBreak/>
              <w:delText>3.3.</w:delText>
            </w:r>
            <w:r w:rsidRPr="00A2596A" w:rsidDel="00AD02E5">
              <w:rPr>
                <w:rFonts w:ascii="Times New Roman" w:eastAsia="Microsoft YaHei UI" w:hAnsi="Times New Roman" w:cs="Times New Roman"/>
                <w:noProof/>
                <w:kern w:val="0"/>
                <w:sz w:val="22"/>
                <w:szCs w:val="22"/>
                <w:lang w:eastAsia="zh-CN"/>
                <w:rPrChange w:id="138"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现有商业机器人</w:delText>
            </w:r>
            <w:r w:rsidRPr="00AD02E5" w:rsidDel="00AD02E5">
              <w:rPr>
                <w:rStyle w:val="Hyperlink"/>
                <w:rFonts w:ascii="Times New Roman" w:eastAsia="Microsoft YaHei UI" w:hAnsi="Times New Roman" w:cs="Times New Roman"/>
                <w:noProof/>
                <w:lang w:eastAsia="zh-CN"/>
              </w:rPr>
              <w:delText>APP</w:delText>
            </w:r>
            <w:r w:rsidRPr="00AD02E5" w:rsidDel="00AD02E5">
              <w:rPr>
                <w:rStyle w:val="Hyperlink"/>
                <w:rFonts w:ascii="Times New Roman" w:eastAsia="Microsoft YaHei UI" w:hAnsi="Times New Roman" w:cs="Times New Roman" w:hint="eastAsia"/>
                <w:noProof/>
                <w:lang w:eastAsia="zh-CN"/>
              </w:rPr>
              <w:delText>功能</w:delText>
            </w:r>
            <w:r w:rsidRPr="00A2596A" w:rsidDel="00AD02E5">
              <w:rPr>
                <w:rFonts w:ascii="Times New Roman" w:eastAsia="Microsoft YaHei UI" w:hAnsi="Times New Roman" w:cs="Times New Roman"/>
                <w:noProof/>
                <w:webHidden/>
                <w:rPrChange w:id="139" w:author="Qiao, Guan Lun (RC-CN DI FA ST&amp;PM SUP IT&amp;EDGE)" w:date="2022-02-07T15:02:00Z">
                  <w:rPr>
                    <w:noProof/>
                    <w:webHidden/>
                  </w:rPr>
                </w:rPrChange>
              </w:rPr>
              <w:tab/>
              <w:delText>6</w:delText>
            </w:r>
          </w:del>
        </w:p>
        <w:p w14:paraId="4607D81B" w14:textId="4DCE3E78" w:rsidR="002C0809" w:rsidRPr="00A2596A" w:rsidDel="00AD02E5" w:rsidRDefault="002C0809">
          <w:pPr>
            <w:pStyle w:val="TOC1"/>
            <w:tabs>
              <w:tab w:val="right" w:leader="dot" w:pos="8353"/>
            </w:tabs>
            <w:rPr>
              <w:del w:id="140" w:author="Qiao, Guan Lun (RC-CN DI FA ST&amp;PM SUP IT&amp;EDGE)" w:date="2022-02-08T10:08:00Z"/>
              <w:rFonts w:ascii="Times New Roman" w:eastAsia="Microsoft YaHei UI" w:hAnsi="Times New Roman" w:cs="Times New Roman"/>
              <w:b w:val="0"/>
              <w:noProof/>
              <w:kern w:val="0"/>
              <w:sz w:val="22"/>
              <w:szCs w:val="22"/>
              <w:lang w:eastAsia="zh-CN"/>
              <w:rPrChange w:id="141" w:author="Qiao, Guan Lun (RC-CN DI FA ST&amp;PM SUP IT&amp;EDGE)" w:date="2022-02-07T15:02:00Z">
                <w:rPr>
                  <w:del w:id="142" w:author="Qiao, Guan Lun (RC-CN DI FA ST&amp;PM SUP IT&amp;EDGE)" w:date="2022-02-08T10:08:00Z"/>
                  <w:rFonts w:eastAsiaTheme="minorEastAsia"/>
                  <w:b w:val="0"/>
                  <w:noProof/>
                  <w:kern w:val="0"/>
                  <w:sz w:val="22"/>
                  <w:szCs w:val="22"/>
                  <w:lang w:eastAsia="zh-CN"/>
                </w:rPr>
              </w:rPrChange>
            </w:rPr>
          </w:pPr>
          <w:del w:id="143"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4.</w:delText>
            </w:r>
            <w:r w:rsidRPr="00A2596A" w:rsidDel="00AD02E5">
              <w:rPr>
                <w:rFonts w:ascii="Times New Roman" w:eastAsia="Microsoft YaHei UI" w:hAnsi="Times New Roman" w:cs="Times New Roman"/>
                <w:noProof/>
                <w:kern w:val="0"/>
                <w:sz w:val="22"/>
                <w:szCs w:val="22"/>
                <w:lang w:eastAsia="zh-CN"/>
                <w:rPrChange w:id="144"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功能性需求</w:delText>
            </w:r>
            <w:r w:rsidRPr="00A2596A" w:rsidDel="00AD02E5">
              <w:rPr>
                <w:rFonts w:ascii="Times New Roman" w:eastAsia="Microsoft YaHei UI" w:hAnsi="Times New Roman" w:cs="Times New Roman"/>
                <w:b w:val="0"/>
                <w:noProof/>
                <w:webHidden/>
                <w:rPrChange w:id="145" w:author="Qiao, Guan Lun (RC-CN DI FA ST&amp;PM SUP IT&amp;EDGE)" w:date="2022-02-07T15:02:00Z">
                  <w:rPr>
                    <w:b w:val="0"/>
                    <w:noProof/>
                    <w:webHidden/>
                  </w:rPr>
                </w:rPrChange>
              </w:rPr>
              <w:tab/>
              <w:delText>8</w:delText>
            </w:r>
          </w:del>
        </w:p>
        <w:p w14:paraId="35FA5BC6" w14:textId="17190107" w:rsidR="002C0809" w:rsidRPr="00A2596A" w:rsidDel="00AD02E5" w:rsidRDefault="002C0809">
          <w:pPr>
            <w:pStyle w:val="TOC2"/>
            <w:tabs>
              <w:tab w:val="left" w:pos="851"/>
              <w:tab w:val="right" w:leader="dot" w:pos="8353"/>
            </w:tabs>
            <w:rPr>
              <w:del w:id="146" w:author="Qiao, Guan Lun (RC-CN DI FA ST&amp;PM SUP IT&amp;EDGE)" w:date="2022-02-08T10:08:00Z"/>
              <w:rFonts w:ascii="Times New Roman" w:eastAsia="Microsoft YaHei UI" w:hAnsi="Times New Roman" w:cs="Times New Roman"/>
              <w:noProof/>
              <w:kern w:val="0"/>
              <w:sz w:val="22"/>
              <w:szCs w:val="22"/>
              <w:lang w:eastAsia="zh-CN"/>
              <w:rPrChange w:id="147" w:author="Qiao, Guan Lun (RC-CN DI FA ST&amp;PM SUP IT&amp;EDGE)" w:date="2022-02-07T15:02:00Z">
                <w:rPr>
                  <w:del w:id="148" w:author="Qiao, Guan Lun (RC-CN DI FA ST&amp;PM SUP IT&amp;EDGE)" w:date="2022-02-08T10:08:00Z"/>
                  <w:rFonts w:eastAsiaTheme="minorEastAsia"/>
                  <w:noProof/>
                  <w:kern w:val="0"/>
                  <w:sz w:val="22"/>
                  <w:szCs w:val="22"/>
                  <w:lang w:eastAsia="zh-CN"/>
                </w:rPr>
              </w:rPrChange>
            </w:rPr>
          </w:pPr>
          <w:del w:id="149" w:author="Qiao, Guan Lun (RC-CN DI FA ST&amp;PM SUP IT&amp;EDGE)" w:date="2022-02-08T10:08:00Z">
            <w:r w:rsidRPr="00AD02E5" w:rsidDel="00AD02E5">
              <w:rPr>
                <w:rStyle w:val="Hyperlink"/>
                <w:rFonts w:ascii="Times New Roman" w:eastAsia="Microsoft YaHei UI" w:hAnsi="Times New Roman" w:cs="Times New Roman"/>
                <w:strike/>
                <w:noProof/>
                <w:lang w:eastAsia="zh-CN"/>
              </w:rPr>
              <w:delText>4.1.</w:delText>
            </w:r>
            <w:r w:rsidRPr="00A2596A" w:rsidDel="00AD02E5">
              <w:rPr>
                <w:rFonts w:ascii="Times New Roman" w:eastAsia="Microsoft YaHei UI" w:hAnsi="Times New Roman" w:cs="Times New Roman"/>
                <w:noProof/>
                <w:kern w:val="0"/>
                <w:sz w:val="22"/>
                <w:szCs w:val="22"/>
                <w:lang w:eastAsia="zh-CN"/>
                <w:rPrChange w:id="150"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用户注册</w:delText>
            </w:r>
            <w:r w:rsidRPr="00AD02E5" w:rsidDel="00AD02E5">
              <w:rPr>
                <w:rStyle w:val="Hyperlink"/>
                <w:rFonts w:ascii="Times New Roman" w:eastAsia="Microsoft YaHei UI" w:hAnsi="Times New Roman" w:cs="Times New Roman"/>
                <w:noProof/>
                <w:lang w:eastAsia="zh-CN"/>
              </w:rPr>
              <w:delText>/</w:delText>
            </w:r>
            <w:r w:rsidRPr="00AD02E5" w:rsidDel="00AD02E5">
              <w:rPr>
                <w:rStyle w:val="Hyperlink"/>
                <w:rFonts w:ascii="Times New Roman" w:eastAsia="Microsoft YaHei UI" w:hAnsi="Times New Roman" w:cs="Times New Roman" w:hint="eastAsia"/>
                <w:noProof/>
                <w:lang w:eastAsia="zh-CN"/>
              </w:rPr>
              <w:delText>登陆</w:delText>
            </w:r>
            <w:r w:rsidRPr="00AD02E5" w:rsidDel="00AD02E5">
              <w:rPr>
                <w:rStyle w:val="Hyperlink"/>
                <w:rFonts w:ascii="Times New Roman" w:eastAsia="Microsoft YaHei UI" w:hAnsi="Times New Roman" w:cs="Times New Roman"/>
                <w:strike/>
                <w:noProof/>
                <w:lang w:eastAsia="zh-CN"/>
              </w:rPr>
              <w:delText>/</w:delText>
            </w:r>
            <w:r w:rsidRPr="00AD02E5" w:rsidDel="00AD02E5">
              <w:rPr>
                <w:rStyle w:val="Hyperlink"/>
                <w:rFonts w:ascii="Times New Roman" w:eastAsia="Microsoft YaHei UI" w:hAnsi="Times New Roman" w:cs="Times New Roman" w:hint="eastAsia"/>
                <w:strike/>
                <w:noProof/>
                <w:lang w:eastAsia="zh-CN"/>
              </w:rPr>
              <w:delText>修改位置信息</w:delText>
            </w:r>
            <w:r w:rsidRPr="00A2596A" w:rsidDel="00AD02E5">
              <w:rPr>
                <w:rFonts w:ascii="Times New Roman" w:eastAsia="Microsoft YaHei UI" w:hAnsi="Times New Roman" w:cs="Times New Roman"/>
                <w:noProof/>
                <w:webHidden/>
                <w:rPrChange w:id="151" w:author="Qiao, Guan Lun (RC-CN DI FA ST&amp;PM SUP IT&amp;EDGE)" w:date="2022-02-07T15:02:00Z">
                  <w:rPr>
                    <w:noProof/>
                    <w:webHidden/>
                  </w:rPr>
                </w:rPrChange>
              </w:rPr>
              <w:tab/>
              <w:delText>8</w:delText>
            </w:r>
          </w:del>
        </w:p>
        <w:p w14:paraId="609F9E35" w14:textId="1A516D64" w:rsidR="002C0809" w:rsidRPr="00A2596A" w:rsidDel="00AD02E5" w:rsidRDefault="002C0809">
          <w:pPr>
            <w:pStyle w:val="TOC3"/>
            <w:tabs>
              <w:tab w:val="right" w:leader="dot" w:pos="8353"/>
            </w:tabs>
            <w:rPr>
              <w:del w:id="152" w:author="Qiao, Guan Lun (RC-CN DI FA ST&amp;PM SUP IT&amp;EDGE)" w:date="2022-02-08T10:08:00Z"/>
              <w:rFonts w:ascii="Times New Roman" w:eastAsia="Microsoft YaHei UI" w:hAnsi="Times New Roman" w:cs="Times New Roman"/>
              <w:noProof/>
              <w:kern w:val="0"/>
              <w:sz w:val="22"/>
              <w:szCs w:val="22"/>
              <w:lang w:eastAsia="zh-CN"/>
              <w:rPrChange w:id="153" w:author="Qiao, Guan Lun (RC-CN DI FA ST&amp;PM SUP IT&amp;EDGE)" w:date="2022-02-07T15:02:00Z">
                <w:rPr>
                  <w:del w:id="154" w:author="Qiao, Guan Lun (RC-CN DI FA ST&amp;PM SUP IT&amp;EDGE)" w:date="2022-02-08T10:08:00Z"/>
                  <w:rFonts w:eastAsiaTheme="minorEastAsia"/>
                  <w:noProof/>
                  <w:kern w:val="0"/>
                  <w:sz w:val="22"/>
                  <w:szCs w:val="22"/>
                  <w:lang w:eastAsia="zh-CN"/>
                </w:rPr>
              </w:rPrChange>
            </w:rPr>
          </w:pPr>
          <w:del w:id="155" w:author="Qiao, Guan Lun (RC-CN DI FA ST&amp;PM SUP IT&amp;EDGE)" w:date="2022-02-08T10:08:00Z">
            <w:r w:rsidRPr="00AD02E5" w:rsidDel="00AD02E5">
              <w:rPr>
                <w:rStyle w:val="Hyperlink"/>
                <w:rFonts w:ascii="Times New Roman" w:eastAsia="Microsoft YaHei UI" w:hAnsi="Times New Roman" w:cs="Times New Roman" w:hint="eastAsia"/>
                <w:noProof/>
                <w:lang w:eastAsia="zh-CN"/>
              </w:rPr>
              <w:delText>场景示意</w:delText>
            </w:r>
            <w:r w:rsidRPr="00A2596A" w:rsidDel="00AD02E5">
              <w:rPr>
                <w:rFonts w:ascii="Times New Roman" w:eastAsia="Microsoft YaHei UI" w:hAnsi="Times New Roman" w:cs="Times New Roman"/>
                <w:noProof/>
                <w:webHidden/>
                <w:rPrChange w:id="156" w:author="Qiao, Guan Lun (RC-CN DI FA ST&amp;PM SUP IT&amp;EDGE)" w:date="2022-02-07T15:02:00Z">
                  <w:rPr>
                    <w:noProof/>
                    <w:webHidden/>
                  </w:rPr>
                </w:rPrChange>
              </w:rPr>
              <w:tab/>
              <w:delText>8</w:delText>
            </w:r>
          </w:del>
        </w:p>
        <w:p w14:paraId="66854AF1" w14:textId="22068002" w:rsidR="002C0809" w:rsidRPr="00A2596A" w:rsidDel="00AD02E5" w:rsidRDefault="002C0809">
          <w:pPr>
            <w:pStyle w:val="TOC3"/>
            <w:tabs>
              <w:tab w:val="right" w:leader="dot" w:pos="8353"/>
            </w:tabs>
            <w:rPr>
              <w:del w:id="157" w:author="Qiao, Guan Lun (RC-CN DI FA ST&amp;PM SUP IT&amp;EDGE)" w:date="2022-02-08T10:08:00Z"/>
              <w:rFonts w:ascii="Times New Roman" w:eastAsia="Microsoft YaHei UI" w:hAnsi="Times New Roman" w:cs="Times New Roman"/>
              <w:noProof/>
              <w:kern w:val="0"/>
              <w:sz w:val="22"/>
              <w:szCs w:val="22"/>
              <w:lang w:eastAsia="zh-CN"/>
              <w:rPrChange w:id="158" w:author="Qiao, Guan Lun (RC-CN DI FA ST&amp;PM SUP IT&amp;EDGE)" w:date="2022-02-07T15:02:00Z">
                <w:rPr>
                  <w:del w:id="159" w:author="Qiao, Guan Lun (RC-CN DI FA ST&amp;PM SUP IT&amp;EDGE)" w:date="2022-02-08T10:08:00Z"/>
                  <w:rFonts w:eastAsiaTheme="minorEastAsia"/>
                  <w:noProof/>
                  <w:kern w:val="0"/>
                  <w:sz w:val="22"/>
                  <w:szCs w:val="22"/>
                  <w:lang w:eastAsia="zh-CN"/>
                </w:rPr>
              </w:rPrChange>
            </w:rPr>
          </w:pPr>
          <w:del w:id="160" w:author="Qiao, Guan Lun (RC-CN DI FA ST&amp;PM SUP IT&amp;EDGE)" w:date="2022-02-08T10:08:00Z">
            <w:r w:rsidRPr="00AD02E5" w:rsidDel="00AD02E5">
              <w:rPr>
                <w:rStyle w:val="Hyperlink"/>
                <w:rFonts w:ascii="Times New Roman" w:eastAsia="Microsoft YaHei UI" w:hAnsi="Times New Roman" w:cs="Times New Roman" w:hint="eastAsia"/>
                <w:noProof/>
                <w:lang w:eastAsia="zh-CN"/>
              </w:rPr>
              <w:delText>功能说明</w:delText>
            </w:r>
            <w:r w:rsidRPr="00A2596A" w:rsidDel="00AD02E5">
              <w:rPr>
                <w:rFonts w:ascii="Times New Roman" w:eastAsia="Microsoft YaHei UI" w:hAnsi="Times New Roman" w:cs="Times New Roman"/>
                <w:noProof/>
                <w:webHidden/>
                <w:rPrChange w:id="161" w:author="Qiao, Guan Lun (RC-CN DI FA ST&amp;PM SUP IT&amp;EDGE)" w:date="2022-02-07T15:02:00Z">
                  <w:rPr>
                    <w:noProof/>
                    <w:webHidden/>
                  </w:rPr>
                </w:rPrChange>
              </w:rPr>
              <w:tab/>
              <w:delText>8</w:delText>
            </w:r>
          </w:del>
        </w:p>
        <w:p w14:paraId="2298EAC6" w14:textId="19A75C17" w:rsidR="002C0809" w:rsidRPr="00A2596A" w:rsidDel="00AD02E5" w:rsidRDefault="002C0809">
          <w:pPr>
            <w:pStyle w:val="TOC3"/>
            <w:tabs>
              <w:tab w:val="left" w:pos="1702"/>
              <w:tab w:val="right" w:leader="dot" w:pos="8353"/>
            </w:tabs>
            <w:rPr>
              <w:del w:id="162" w:author="Qiao, Guan Lun (RC-CN DI FA ST&amp;PM SUP IT&amp;EDGE)" w:date="2022-02-08T10:08:00Z"/>
              <w:rFonts w:ascii="Times New Roman" w:eastAsia="Microsoft YaHei UI" w:hAnsi="Times New Roman" w:cs="Times New Roman"/>
              <w:noProof/>
              <w:kern w:val="0"/>
              <w:sz w:val="22"/>
              <w:szCs w:val="22"/>
              <w:lang w:eastAsia="zh-CN"/>
              <w:rPrChange w:id="163" w:author="Qiao, Guan Lun (RC-CN DI FA ST&amp;PM SUP IT&amp;EDGE)" w:date="2022-02-07T15:02:00Z">
                <w:rPr>
                  <w:del w:id="164" w:author="Qiao, Guan Lun (RC-CN DI FA ST&amp;PM SUP IT&amp;EDGE)" w:date="2022-02-08T10:08:00Z"/>
                  <w:rFonts w:eastAsiaTheme="minorEastAsia"/>
                  <w:noProof/>
                  <w:kern w:val="0"/>
                  <w:sz w:val="22"/>
                  <w:szCs w:val="22"/>
                  <w:lang w:eastAsia="zh-CN"/>
                </w:rPr>
              </w:rPrChange>
            </w:rPr>
          </w:pPr>
          <w:del w:id="165"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4.1.1.</w:delText>
            </w:r>
            <w:r w:rsidRPr="00A2596A" w:rsidDel="00AD02E5">
              <w:rPr>
                <w:rFonts w:ascii="Times New Roman" w:eastAsia="Microsoft YaHei UI" w:hAnsi="Times New Roman" w:cs="Times New Roman"/>
                <w:noProof/>
                <w:kern w:val="0"/>
                <w:sz w:val="22"/>
                <w:szCs w:val="22"/>
                <w:lang w:eastAsia="zh-CN"/>
                <w:rPrChange w:id="166"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用户注册</w:delText>
            </w:r>
            <w:r w:rsidRPr="00A2596A" w:rsidDel="00AD02E5">
              <w:rPr>
                <w:rFonts w:ascii="Times New Roman" w:eastAsia="Microsoft YaHei UI" w:hAnsi="Times New Roman" w:cs="Times New Roman"/>
                <w:noProof/>
                <w:webHidden/>
                <w:rPrChange w:id="167" w:author="Qiao, Guan Lun (RC-CN DI FA ST&amp;PM SUP IT&amp;EDGE)" w:date="2022-02-07T15:02:00Z">
                  <w:rPr>
                    <w:noProof/>
                    <w:webHidden/>
                  </w:rPr>
                </w:rPrChange>
              </w:rPr>
              <w:tab/>
              <w:delText>8</w:delText>
            </w:r>
          </w:del>
        </w:p>
        <w:p w14:paraId="5F7384FF" w14:textId="730A9E73" w:rsidR="002C0809" w:rsidRPr="00A2596A" w:rsidDel="00AD02E5" w:rsidRDefault="002C0809">
          <w:pPr>
            <w:pStyle w:val="TOC3"/>
            <w:tabs>
              <w:tab w:val="left" w:pos="1702"/>
              <w:tab w:val="right" w:leader="dot" w:pos="8353"/>
            </w:tabs>
            <w:rPr>
              <w:del w:id="168" w:author="Qiao, Guan Lun (RC-CN DI FA ST&amp;PM SUP IT&amp;EDGE)" w:date="2022-02-08T10:08:00Z"/>
              <w:rFonts w:ascii="Times New Roman" w:eastAsia="Microsoft YaHei UI" w:hAnsi="Times New Roman" w:cs="Times New Roman"/>
              <w:noProof/>
              <w:kern w:val="0"/>
              <w:sz w:val="22"/>
              <w:szCs w:val="22"/>
              <w:lang w:eastAsia="zh-CN"/>
              <w:rPrChange w:id="169" w:author="Qiao, Guan Lun (RC-CN DI FA ST&amp;PM SUP IT&amp;EDGE)" w:date="2022-02-07T15:02:00Z">
                <w:rPr>
                  <w:del w:id="170" w:author="Qiao, Guan Lun (RC-CN DI FA ST&amp;PM SUP IT&amp;EDGE)" w:date="2022-02-08T10:08:00Z"/>
                  <w:rFonts w:eastAsiaTheme="minorEastAsia"/>
                  <w:noProof/>
                  <w:kern w:val="0"/>
                  <w:sz w:val="22"/>
                  <w:szCs w:val="22"/>
                  <w:lang w:eastAsia="zh-CN"/>
                </w:rPr>
              </w:rPrChange>
            </w:rPr>
          </w:pPr>
          <w:del w:id="171"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4.1.2.</w:delText>
            </w:r>
            <w:r w:rsidRPr="00A2596A" w:rsidDel="00AD02E5">
              <w:rPr>
                <w:rFonts w:ascii="Times New Roman" w:eastAsia="Microsoft YaHei UI" w:hAnsi="Times New Roman" w:cs="Times New Roman"/>
                <w:noProof/>
                <w:kern w:val="0"/>
                <w:sz w:val="22"/>
                <w:szCs w:val="22"/>
                <w:lang w:eastAsia="zh-CN"/>
                <w:rPrChange w:id="172"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用户登陆</w:delText>
            </w:r>
            <w:r w:rsidRPr="00A2596A" w:rsidDel="00AD02E5">
              <w:rPr>
                <w:rFonts w:ascii="Times New Roman" w:eastAsia="Microsoft YaHei UI" w:hAnsi="Times New Roman" w:cs="Times New Roman"/>
                <w:noProof/>
                <w:webHidden/>
                <w:rPrChange w:id="173" w:author="Qiao, Guan Lun (RC-CN DI FA ST&amp;PM SUP IT&amp;EDGE)" w:date="2022-02-07T15:02:00Z">
                  <w:rPr>
                    <w:noProof/>
                    <w:webHidden/>
                  </w:rPr>
                </w:rPrChange>
              </w:rPr>
              <w:tab/>
              <w:delText>9</w:delText>
            </w:r>
          </w:del>
        </w:p>
        <w:p w14:paraId="6DC20705" w14:textId="72EB6144" w:rsidR="002C0809" w:rsidRPr="00A2596A" w:rsidDel="00AD02E5" w:rsidRDefault="002C0809">
          <w:pPr>
            <w:pStyle w:val="TOC2"/>
            <w:tabs>
              <w:tab w:val="left" w:pos="851"/>
              <w:tab w:val="right" w:leader="dot" w:pos="8353"/>
            </w:tabs>
            <w:rPr>
              <w:del w:id="174" w:author="Qiao, Guan Lun (RC-CN DI FA ST&amp;PM SUP IT&amp;EDGE)" w:date="2022-02-08T10:08:00Z"/>
              <w:rFonts w:ascii="Times New Roman" w:eastAsia="Microsoft YaHei UI" w:hAnsi="Times New Roman" w:cs="Times New Roman"/>
              <w:noProof/>
              <w:kern w:val="0"/>
              <w:sz w:val="22"/>
              <w:szCs w:val="22"/>
              <w:lang w:eastAsia="zh-CN"/>
              <w:rPrChange w:id="175" w:author="Qiao, Guan Lun (RC-CN DI FA ST&amp;PM SUP IT&amp;EDGE)" w:date="2022-02-07T15:02:00Z">
                <w:rPr>
                  <w:del w:id="176" w:author="Qiao, Guan Lun (RC-CN DI FA ST&amp;PM SUP IT&amp;EDGE)" w:date="2022-02-08T10:08:00Z"/>
                  <w:rFonts w:eastAsiaTheme="minorEastAsia"/>
                  <w:noProof/>
                  <w:kern w:val="0"/>
                  <w:sz w:val="22"/>
                  <w:szCs w:val="22"/>
                  <w:lang w:eastAsia="zh-CN"/>
                </w:rPr>
              </w:rPrChange>
            </w:rPr>
          </w:pPr>
          <w:del w:id="177"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4.2.</w:delText>
            </w:r>
            <w:r w:rsidRPr="00A2596A" w:rsidDel="00AD02E5">
              <w:rPr>
                <w:rFonts w:ascii="Times New Roman" w:eastAsia="Microsoft YaHei UI" w:hAnsi="Times New Roman" w:cs="Times New Roman"/>
                <w:noProof/>
                <w:kern w:val="0"/>
                <w:sz w:val="22"/>
                <w:szCs w:val="22"/>
                <w:lang w:eastAsia="zh-CN"/>
                <w:rPrChange w:id="178"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功能场景</w:delText>
            </w:r>
            <w:r w:rsidRPr="00AD02E5" w:rsidDel="00AD02E5">
              <w:rPr>
                <w:rStyle w:val="Hyperlink"/>
                <w:rFonts w:ascii="Times New Roman" w:eastAsia="Microsoft YaHei UI" w:hAnsi="Times New Roman" w:cs="Times New Roman"/>
                <w:noProof/>
                <w:lang w:eastAsia="zh-CN"/>
              </w:rPr>
              <w:delText>2——</w:delText>
            </w:r>
            <w:r w:rsidRPr="00AD02E5" w:rsidDel="00AD02E5">
              <w:rPr>
                <w:rStyle w:val="Hyperlink"/>
                <w:rFonts w:ascii="Times New Roman" w:eastAsia="Microsoft YaHei UI" w:hAnsi="Times New Roman" w:cs="Times New Roman" w:hint="eastAsia"/>
                <w:noProof/>
                <w:lang w:eastAsia="zh-CN"/>
              </w:rPr>
              <w:delText>下单</w:delText>
            </w:r>
            <w:r w:rsidRPr="00A2596A" w:rsidDel="00AD02E5">
              <w:rPr>
                <w:rFonts w:ascii="Times New Roman" w:eastAsia="Microsoft YaHei UI" w:hAnsi="Times New Roman" w:cs="Times New Roman"/>
                <w:noProof/>
                <w:webHidden/>
                <w:rPrChange w:id="179" w:author="Qiao, Guan Lun (RC-CN DI FA ST&amp;PM SUP IT&amp;EDGE)" w:date="2022-02-07T15:02:00Z">
                  <w:rPr>
                    <w:noProof/>
                    <w:webHidden/>
                  </w:rPr>
                </w:rPrChange>
              </w:rPr>
              <w:tab/>
              <w:delText>10</w:delText>
            </w:r>
          </w:del>
        </w:p>
        <w:p w14:paraId="47944998" w14:textId="073F0BF4" w:rsidR="002C0809" w:rsidRPr="00A2596A" w:rsidDel="00AD02E5" w:rsidRDefault="002C0809">
          <w:pPr>
            <w:pStyle w:val="TOC3"/>
            <w:tabs>
              <w:tab w:val="left" w:pos="1702"/>
              <w:tab w:val="right" w:leader="dot" w:pos="8353"/>
            </w:tabs>
            <w:rPr>
              <w:del w:id="180" w:author="Qiao, Guan Lun (RC-CN DI FA ST&amp;PM SUP IT&amp;EDGE)" w:date="2022-02-08T10:08:00Z"/>
              <w:rFonts w:ascii="Times New Roman" w:eastAsia="Microsoft YaHei UI" w:hAnsi="Times New Roman" w:cs="Times New Roman"/>
              <w:noProof/>
              <w:kern w:val="0"/>
              <w:sz w:val="22"/>
              <w:szCs w:val="22"/>
              <w:lang w:eastAsia="zh-CN"/>
              <w:rPrChange w:id="181" w:author="Qiao, Guan Lun (RC-CN DI FA ST&amp;PM SUP IT&amp;EDGE)" w:date="2022-02-07T15:02:00Z">
                <w:rPr>
                  <w:del w:id="182" w:author="Qiao, Guan Lun (RC-CN DI FA ST&amp;PM SUP IT&amp;EDGE)" w:date="2022-02-08T10:08:00Z"/>
                  <w:rFonts w:eastAsiaTheme="minorEastAsia"/>
                  <w:noProof/>
                  <w:kern w:val="0"/>
                  <w:sz w:val="22"/>
                  <w:szCs w:val="22"/>
                  <w:lang w:eastAsia="zh-CN"/>
                </w:rPr>
              </w:rPrChange>
            </w:rPr>
          </w:pPr>
          <w:del w:id="183"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4.2.1.</w:delText>
            </w:r>
            <w:r w:rsidRPr="00A2596A" w:rsidDel="00AD02E5">
              <w:rPr>
                <w:rFonts w:ascii="Times New Roman" w:eastAsia="Microsoft YaHei UI" w:hAnsi="Times New Roman" w:cs="Times New Roman"/>
                <w:noProof/>
                <w:kern w:val="0"/>
                <w:sz w:val="22"/>
                <w:szCs w:val="22"/>
                <w:lang w:eastAsia="zh-CN"/>
                <w:rPrChange w:id="184"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场景示意</w:delText>
            </w:r>
            <w:r w:rsidRPr="00A2596A" w:rsidDel="00AD02E5">
              <w:rPr>
                <w:rFonts w:ascii="Times New Roman" w:eastAsia="Microsoft YaHei UI" w:hAnsi="Times New Roman" w:cs="Times New Roman"/>
                <w:noProof/>
                <w:webHidden/>
                <w:rPrChange w:id="185" w:author="Qiao, Guan Lun (RC-CN DI FA ST&amp;PM SUP IT&amp;EDGE)" w:date="2022-02-07T15:02:00Z">
                  <w:rPr>
                    <w:noProof/>
                    <w:webHidden/>
                  </w:rPr>
                </w:rPrChange>
              </w:rPr>
              <w:tab/>
              <w:delText>10</w:delText>
            </w:r>
          </w:del>
        </w:p>
        <w:p w14:paraId="1ED832F3" w14:textId="7818D061" w:rsidR="002C0809" w:rsidRPr="00A2596A" w:rsidDel="00AD02E5" w:rsidRDefault="002C0809">
          <w:pPr>
            <w:pStyle w:val="TOC3"/>
            <w:tabs>
              <w:tab w:val="right" w:leader="dot" w:pos="8353"/>
            </w:tabs>
            <w:rPr>
              <w:del w:id="186" w:author="Qiao, Guan Lun (RC-CN DI FA ST&amp;PM SUP IT&amp;EDGE)" w:date="2022-02-08T10:08:00Z"/>
              <w:rFonts w:ascii="Times New Roman" w:eastAsia="Microsoft YaHei UI" w:hAnsi="Times New Roman" w:cs="Times New Roman"/>
              <w:noProof/>
              <w:kern w:val="0"/>
              <w:sz w:val="22"/>
              <w:szCs w:val="22"/>
              <w:lang w:eastAsia="zh-CN"/>
              <w:rPrChange w:id="187" w:author="Qiao, Guan Lun (RC-CN DI FA ST&amp;PM SUP IT&amp;EDGE)" w:date="2022-02-07T15:02:00Z">
                <w:rPr>
                  <w:del w:id="188" w:author="Qiao, Guan Lun (RC-CN DI FA ST&amp;PM SUP IT&amp;EDGE)" w:date="2022-02-08T10:08:00Z"/>
                  <w:rFonts w:eastAsiaTheme="minorEastAsia"/>
                  <w:noProof/>
                  <w:kern w:val="0"/>
                  <w:sz w:val="22"/>
                  <w:szCs w:val="22"/>
                  <w:lang w:eastAsia="zh-CN"/>
                </w:rPr>
              </w:rPrChange>
            </w:rPr>
          </w:pPr>
          <w:del w:id="189" w:author="Qiao, Guan Lun (RC-CN DI FA ST&amp;PM SUP IT&amp;EDGE)" w:date="2022-02-08T10:08:00Z">
            <w:r w:rsidRPr="00A2596A" w:rsidDel="00AD02E5">
              <w:rPr>
                <w:rFonts w:ascii="Times New Roman" w:eastAsia="Microsoft YaHei UI" w:hAnsi="Times New Roman" w:cs="Times New Roman"/>
                <w:noProof/>
                <w:webHidden/>
                <w:rPrChange w:id="190" w:author="Qiao, Guan Lun (RC-CN DI FA ST&amp;PM SUP IT&amp;EDGE)" w:date="2022-02-07T15:02:00Z">
                  <w:rPr>
                    <w:noProof/>
                    <w:webHidden/>
                  </w:rPr>
                </w:rPrChange>
              </w:rPr>
              <w:tab/>
              <w:delText>10</w:delText>
            </w:r>
          </w:del>
        </w:p>
        <w:p w14:paraId="672748E0" w14:textId="0C5D7933" w:rsidR="002C0809" w:rsidRPr="00A2596A" w:rsidDel="00AD02E5" w:rsidRDefault="002C0809">
          <w:pPr>
            <w:pStyle w:val="TOC3"/>
            <w:tabs>
              <w:tab w:val="left" w:pos="1702"/>
              <w:tab w:val="right" w:leader="dot" w:pos="8353"/>
            </w:tabs>
            <w:rPr>
              <w:del w:id="191" w:author="Qiao, Guan Lun (RC-CN DI FA ST&amp;PM SUP IT&amp;EDGE)" w:date="2022-02-08T10:08:00Z"/>
              <w:rFonts w:ascii="Times New Roman" w:eastAsia="Microsoft YaHei UI" w:hAnsi="Times New Roman" w:cs="Times New Roman"/>
              <w:noProof/>
              <w:kern w:val="0"/>
              <w:sz w:val="22"/>
              <w:szCs w:val="22"/>
              <w:lang w:eastAsia="zh-CN"/>
              <w:rPrChange w:id="192" w:author="Qiao, Guan Lun (RC-CN DI FA ST&amp;PM SUP IT&amp;EDGE)" w:date="2022-02-07T15:02:00Z">
                <w:rPr>
                  <w:del w:id="193" w:author="Qiao, Guan Lun (RC-CN DI FA ST&amp;PM SUP IT&amp;EDGE)" w:date="2022-02-08T10:08:00Z"/>
                  <w:rFonts w:eastAsiaTheme="minorEastAsia"/>
                  <w:noProof/>
                  <w:kern w:val="0"/>
                  <w:sz w:val="22"/>
                  <w:szCs w:val="22"/>
                  <w:lang w:eastAsia="zh-CN"/>
                </w:rPr>
              </w:rPrChange>
            </w:rPr>
          </w:pPr>
          <w:del w:id="194" w:author="Qiao, Guan Lun (RC-CN DI FA ST&amp;PM SUP IT&amp;EDGE)" w:date="2022-02-08T10:08:00Z">
            <w:r w:rsidRPr="00AD02E5" w:rsidDel="00AD02E5">
              <w:rPr>
                <w:rStyle w:val="Hyperlink"/>
                <w:rFonts w:ascii="Times New Roman" w:eastAsia="Microsoft YaHei UI" w:hAnsi="Times New Roman" w:cs="Times New Roman"/>
                <w:bCs/>
                <w:noProof/>
                <w:lang w:eastAsia="zh-CN"/>
              </w:rPr>
              <w:delText>4.2.2.</w:delText>
            </w:r>
            <w:r w:rsidRPr="00A2596A" w:rsidDel="00AD02E5">
              <w:rPr>
                <w:rFonts w:ascii="Times New Roman" w:eastAsia="Microsoft YaHei UI" w:hAnsi="Times New Roman" w:cs="Times New Roman"/>
                <w:noProof/>
                <w:kern w:val="0"/>
                <w:sz w:val="22"/>
                <w:szCs w:val="22"/>
                <w:lang w:eastAsia="zh-CN"/>
                <w:rPrChange w:id="195"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bCs/>
                <w:noProof/>
                <w:lang w:eastAsia="zh-CN"/>
              </w:rPr>
              <w:delText>功能说明</w:delText>
            </w:r>
            <w:r w:rsidRPr="00A2596A" w:rsidDel="00AD02E5">
              <w:rPr>
                <w:rFonts w:ascii="Times New Roman" w:eastAsia="Microsoft YaHei UI" w:hAnsi="Times New Roman" w:cs="Times New Roman"/>
                <w:noProof/>
                <w:webHidden/>
                <w:rPrChange w:id="196" w:author="Qiao, Guan Lun (RC-CN DI FA ST&amp;PM SUP IT&amp;EDGE)" w:date="2022-02-07T15:02:00Z">
                  <w:rPr>
                    <w:noProof/>
                    <w:webHidden/>
                  </w:rPr>
                </w:rPrChange>
              </w:rPr>
              <w:tab/>
              <w:delText>10</w:delText>
            </w:r>
          </w:del>
        </w:p>
        <w:p w14:paraId="6923A6D8" w14:textId="6D51BF13" w:rsidR="002C0809" w:rsidRPr="00A2596A" w:rsidDel="00AD02E5" w:rsidRDefault="002C0809">
          <w:pPr>
            <w:pStyle w:val="TOC1"/>
            <w:tabs>
              <w:tab w:val="right" w:leader="dot" w:pos="8353"/>
            </w:tabs>
            <w:rPr>
              <w:del w:id="197" w:author="Qiao, Guan Lun (RC-CN DI FA ST&amp;PM SUP IT&amp;EDGE)" w:date="2022-02-08T10:08:00Z"/>
              <w:rFonts w:ascii="Times New Roman" w:eastAsia="Microsoft YaHei UI" w:hAnsi="Times New Roman" w:cs="Times New Roman"/>
              <w:b w:val="0"/>
              <w:noProof/>
              <w:kern w:val="0"/>
              <w:sz w:val="22"/>
              <w:szCs w:val="22"/>
              <w:lang w:eastAsia="zh-CN"/>
              <w:rPrChange w:id="198" w:author="Qiao, Guan Lun (RC-CN DI FA ST&amp;PM SUP IT&amp;EDGE)" w:date="2022-02-07T15:02:00Z">
                <w:rPr>
                  <w:del w:id="199" w:author="Qiao, Guan Lun (RC-CN DI FA ST&amp;PM SUP IT&amp;EDGE)" w:date="2022-02-08T10:08:00Z"/>
                  <w:rFonts w:eastAsiaTheme="minorEastAsia"/>
                  <w:b w:val="0"/>
                  <w:noProof/>
                  <w:kern w:val="0"/>
                  <w:sz w:val="22"/>
                  <w:szCs w:val="22"/>
                  <w:lang w:eastAsia="zh-CN"/>
                </w:rPr>
              </w:rPrChange>
            </w:rPr>
          </w:pPr>
          <w:del w:id="200" w:author="Qiao, Guan Lun (RC-CN DI FA ST&amp;PM SUP IT&amp;EDGE)" w:date="2022-02-08T10:08:00Z">
            <w:r w:rsidRPr="00AD02E5" w:rsidDel="00AD02E5">
              <w:rPr>
                <w:rStyle w:val="Hyperlink"/>
                <w:rFonts w:ascii="Times New Roman" w:eastAsia="Microsoft YaHei UI" w:hAnsi="Times New Roman" w:cs="Times New Roman"/>
                <w:noProof/>
                <w:lang w:eastAsia="zh-CN"/>
              </w:rPr>
              <w:delText>5.</w:delText>
            </w:r>
            <w:r w:rsidRPr="00A2596A" w:rsidDel="00AD02E5">
              <w:rPr>
                <w:rFonts w:ascii="Times New Roman" w:eastAsia="Microsoft YaHei UI" w:hAnsi="Times New Roman" w:cs="Times New Roman"/>
                <w:noProof/>
                <w:kern w:val="0"/>
                <w:sz w:val="22"/>
                <w:szCs w:val="22"/>
                <w:lang w:eastAsia="zh-CN"/>
                <w:rPrChange w:id="201"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后端需求</w:delText>
            </w:r>
            <w:r w:rsidRPr="00A2596A" w:rsidDel="00AD02E5">
              <w:rPr>
                <w:rFonts w:ascii="Times New Roman" w:eastAsia="Microsoft YaHei UI" w:hAnsi="Times New Roman" w:cs="Times New Roman"/>
                <w:b w:val="0"/>
                <w:noProof/>
                <w:webHidden/>
                <w:rPrChange w:id="202" w:author="Qiao, Guan Lun (RC-CN DI FA ST&amp;PM SUP IT&amp;EDGE)" w:date="2022-02-07T15:02:00Z">
                  <w:rPr>
                    <w:b w:val="0"/>
                    <w:noProof/>
                    <w:webHidden/>
                  </w:rPr>
                </w:rPrChange>
              </w:rPr>
              <w:tab/>
              <w:delText>11</w:delText>
            </w:r>
          </w:del>
        </w:p>
        <w:p w14:paraId="17C494C6" w14:textId="777EC01A" w:rsidR="002C0809" w:rsidRPr="00A2596A" w:rsidDel="00AD02E5" w:rsidRDefault="002C0809">
          <w:pPr>
            <w:pStyle w:val="TOC2"/>
            <w:tabs>
              <w:tab w:val="left" w:pos="851"/>
              <w:tab w:val="right" w:leader="dot" w:pos="8353"/>
            </w:tabs>
            <w:rPr>
              <w:del w:id="203" w:author="Qiao, Guan Lun (RC-CN DI FA ST&amp;PM SUP IT&amp;EDGE)" w:date="2022-02-08T10:08:00Z"/>
              <w:rFonts w:ascii="Times New Roman" w:eastAsia="Microsoft YaHei UI" w:hAnsi="Times New Roman" w:cs="Times New Roman"/>
              <w:noProof/>
              <w:kern w:val="0"/>
              <w:sz w:val="22"/>
              <w:szCs w:val="22"/>
              <w:lang w:eastAsia="zh-CN"/>
              <w:rPrChange w:id="204" w:author="Qiao, Guan Lun (RC-CN DI FA ST&amp;PM SUP IT&amp;EDGE)" w:date="2022-02-07T15:02:00Z">
                <w:rPr>
                  <w:del w:id="205" w:author="Qiao, Guan Lun (RC-CN DI FA ST&amp;PM SUP IT&amp;EDGE)" w:date="2022-02-08T10:08:00Z"/>
                  <w:rFonts w:eastAsiaTheme="minorEastAsia"/>
                  <w:noProof/>
                  <w:kern w:val="0"/>
                  <w:sz w:val="22"/>
                  <w:szCs w:val="22"/>
                  <w:lang w:eastAsia="zh-CN"/>
                </w:rPr>
              </w:rPrChange>
            </w:rPr>
          </w:pPr>
          <w:del w:id="206" w:author="Qiao, Guan Lun (RC-CN DI FA ST&amp;PM SUP IT&amp;EDGE)" w:date="2022-02-08T10:08:00Z">
            <w:r w:rsidRPr="00AD02E5" w:rsidDel="00AD02E5">
              <w:rPr>
                <w:rStyle w:val="Hyperlink"/>
                <w:rFonts w:ascii="Times New Roman" w:eastAsia="Microsoft YaHei UI" w:hAnsi="Times New Roman" w:cs="Times New Roman"/>
                <w:noProof/>
              </w:rPr>
              <w:delText>5.1.</w:delText>
            </w:r>
            <w:r w:rsidRPr="00A2596A" w:rsidDel="00AD02E5">
              <w:rPr>
                <w:rFonts w:ascii="Times New Roman" w:eastAsia="Microsoft YaHei UI" w:hAnsi="Times New Roman" w:cs="Times New Roman"/>
                <w:noProof/>
                <w:kern w:val="0"/>
                <w:sz w:val="22"/>
                <w:szCs w:val="22"/>
                <w:lang w:eastAsia="zh-CN"/>
                <w:rPrChange w:id="207" w:author="Qiao, Guan Lun (RC-CN DI FA ST&amp;PM SUP IT&amp;EDGE)" w:date="2022-02-07T15:02:00Z">
                  <w:rPr>
                    <w:rFonts w:eastAsiaTheme="minorEastAsia"/>
                    <w:noProof/>
                    <w:kern w:val="0"/>
                    <w:sz w:val="22"/>
                    <w:szCs w:val="22"/>
                    <w:lang w:eastAsia="zh-CN"/>
                  </w:rPr>
                </w:rPrChange>
              </w:rPr>
              <w:tab/>
            </w:r>
            <w:r w:rsidRPr="00AD02E5" w:rsidDel="00AD02E5">
              <w:rPr>
                <w:rStyle w:val="Hyperlink"/>
                <w:rFonts w:ascii="Times New Roman" w:eastAsia="Microsoft YaHei UI" w:hAnsi="Times New Roman" w:cs="Times New Roman" w:hint="eastAsia"/>
                <w:noProof/>
                <w:lang w:eastAsia="zh-CN"/>
              </w:rPr>
              <w:delText>数据库设计</w:delText>
            </w:r>
            <w:r w:rsidRPr="00A2596A" w:rsidDel="00AD02E5">
              <w:rPr>
                <w:rFonts w:ascii="Times New Roman" w:eastAsia="Microsoft YaHei UI" w:hAnsi="Times New Roman" w:cs="Times New Roman"/>
                <w:noProof/>
                <w:webHidden/>
                <w:rPrChange w:id="208" w:author="Qiao, Guan Lun (RC-CN DI FA ST&amp;PM SUP IT&amp;EDGE)" w:date="2022-02-07T15:02:00Z">
                  <w:rPr>
                    <w:noProof/>
                    <w:webHidden/>
                  </w:rPr>
                </w:rPrChange>
              </w:rPr>
              <w:tab/>
              <w:delText>11</w:delText>
            </w:r>
          </w:del>
        </w:p>
        <w:p w14:paraId="0A005971" w14:textId="6B8C1D69" w:rsidR="004E4490" w:rsidRPr="00A2596A" w:rsidDel="002C0809" w:rsidRDefault="004E4490">
          <w:pPr>
            <w:pStyle w:val="TOC1"/>
            <w:tabs>
              <w:tab w:val="right" w:leader="dot" w:pos="8353"/>
            </w:tabs>
            <w:rPr>
              <w:del w:id="209" w:author="Qiao, Guan Lun (RC-CN DI FA ST&amp;PM SUP IT&amp;EDGE)" w:date="2022-01-25T14:24:00Z"/>
              <w:rFonts w:ascii="Times New Roman" w:eastAsia="Microsoft YaHei UI" w:hAnsi="Times New Roman" w:cs="Times New Roman"/>
              <w:b w:val="0"/>
              <w:noProof/>
              <w:kern w:val="0"/>
              <w:sz w:val="22"/>
              <w:szCs w:val="22"/>
              <w:lang w:eastAsia="zh-CN"/>
            </w:rPr>
          </w:pPr>
          <w:del w:id="210" w:author="Qiao, Guan Lun (RC-CN DI FA ST&amp;PM SUP IT&amp;EDGE)" w:date="2022-01-25T14:24:00Z">
            <w:r w:rsidRPr="00A2596A" w:rsidDel="002C0809">
              <w:rPr>
                <w:rPrChange w:id="211" w:author="Qiao, Guan Lun (RC-CN DI FA ST&amp;PM SUP IT&amp;EDGE)" w:date="2022-02-07T15:02:00Z">
                  <w:rPr>
                    <w:rStyle w:val="Hyperlink"/>
                    <w:rFonts w:ascii="Times New Roman" w:eastAsia="Microsoft YaHei UI" w:hAnsi="Times New Roman" w:cs="Times New Roman"/>
                    <w:noProof/>
                  </w:rPr>
                </w:rPrChange>
              </w:rPr>
              <w:delText>1.</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212" w:author="Qiao, Guan Lun (RC-CN DI FA ST&amp;PM SUP IT&amp;EDGE)" w:date="2022-02-07T15:02:00Z">
                  <w:rPr>
                    <w:rStyle w:val="Hyperlink"/>
                    <w:rFonts w:ascii="Times New Roman" w:eastAsia="Microsoft YaHei UI" w:hAnsi="Times New Roman" w:cs="Times New Roman" w:hint="eastAsia"/>
                    <w:noProof/>
                    <w:lang w:eastAsia="zh-CN"/>
                  </w:rPr>
                </w:rPrChange>
              </w:rPr>
              <w:delText>调研</w:delText>
            </w:r>
            <w:r w:rsidRPr="00A2596A" w:rsidDel="002C0809">
              <w:rPr>
                <w:rFonts w:ascii="Times New Roman" w:eastAsia="Microsoft YaHei UI" w:hAnsi="Times New Roman" w:cs="Times New Roman"/>
                <w:noProof/>
                <w:webHidden/>
              </w:rPr>
              <w:tab/>
              <w:delText>2</w:delText>
            </w:r>
          </w:del>
        </w:p>
        <w:p w14:paraId="4A740131" w14:textId="66AFE9AE" w:rsidR="004E4490" w:rsidRPr="00A2596A" w:rsidDel="002C0809" w:rsidRDefault="004E4490">
          <w:pPr>
            <w:pStyle w:val="TOC2"/>
            <w:tabs>
              <w:tab w:val="left" w:pos="851"/>
              <w:tab w:val="right" w:leader="dot" w:pos="8353"/>
            </w:tabs>
            <w:rPr>
              <w:del w:id="213" w:author="Qiao, Guan Lun (RC-CN DI FA ST&amp;PM SUP IT&amp;EDGE)" w:date="2022-01-25T14:24:00Z"/>
              <w:rFonts w:ascii="Times New Roman" w:eastAsia="Microsoft YaHei UI" w:hAnsi="Times New Roman" w:cs="Times New Roman"/>
              <w:noProof/>
              <w:kern w:val="0"/>
              <w:sz w:val="22"/>
              <w:szCs w:val="22"/>
              <w:lang w:eastAsia="zh-CN"/>
            </w:rPr>
          </w:pPr>
          <w:del w:id="214" w:author="Qiao, Guan Lun (RC-CN DI FA ST&amp;PM SUP IT&amp;EDGE)" w:date="2022-01-25T14:24:00Z">
            <w:r w:rsidRPr="00A2596A" w:rsidDel="002C0809">
              <w:rPr>
                <w:rPrChange w:id="215" w:author="Qiao, Guan Lun (RC-CN DI FA ST&amp;PM SUP IT&amp;EDGE)" w:date="2022-02-07T15:02:00Z">
                  <w:rPr>
                    <w:rStyle w:val="Hyperlink"/>
                    <w:rFonts w:ascii="Times New Roman" w:eastAsia="Microsoft YaHei UI" w:hAnsi="Times New Roman" w:cs="Times New Roman"/>
                    <w:noProof/>
                    <w:lang w:eastAsia="zh-CN"/>
                  </w:rPr>
                </w:rPrChange>
              </w:rPr>
              <w:delText>1.1.</w:delText>
            </w:r>
            <w:r w:rsidRPr="00A2596A" w:rsidDel="002C0809">
              <w:rPr>
                <w:rFonts w:ascii="Times New Roman" w:eastAsia="Microsoft YaHei UI" w:hAnsi="Times New Roman" w:cs="Times New Roman"/>
                <w:noProof/>
                <w:kern w:val="0"/>
                <w:sz w:val="22"/>
                <w:szCs w:val="22"/>
                <w:lang w:eastAsia="zh-CN"/>
              </w:rPr>
              <w:tab/>
            </w:r>
            <w:r w:rsidRPr="00A2596A" w:rsidDel="002C0809">
              <w:rPr>
                <w:rPrChange w:id="216" w:author="Qiao, Guan Lun (RC-CN DI FA ST&amp;PM SUP IT&amp;EDGE)" w:date="2022-02-07T15:02:00Z">
                  <w:rPr>
                    <w:rStyle w:val="Hyperlink"/>
                    <w:rFonts w:ascii="Times New Roman" w:eastAsia="Microsoft YaHei UI" w:hAnsi="Times New Roman" w:cs="Times New Roman"/>
                    <w:noProof/>
                    <w:lang w:eastAsia="zh-CN"/>
                  </w:rPr>
                </w:rPrChange>
              </w:rPr>
              <w:delText xml:space="preserve">ROS APP </w:delText>
            </w:r>
            <w:r w:rsidRPr="00A2596A" w:rsidDel="002C0809">
              <w:rPr>
                <w:rFonts w:hint="eastAsia"/>
                <w:rPrChange w:id="217" w:author="Qiao, Guan Lun (RC-CN DI FA ST&amp;PM SUP IT&amp;EDGE)" w:date="2022-02-07T15:02:00Z">
                  <w:rPr>
                    <w:rStyle w:val="Hyperlink"/>
                    <w:rFonts w:ascii="Times New Roman" w:eastAsia="Microsoft YaHei UI" w:hAnsi="Times New Roman" w:cs="Times New Roman" w:hint="eastAsia"/>
                    <w:noProof/>
                    <w:lang w:eastAsia="zh-CN"/>
                  </w:rPr>
                </w:rPrChange>
              </w:rPr>
              <w:delText>基本功能</w:delText>
            </w:r>
            <w:r w:rsidRPr="00A2596A" w:rsidDel="002C0809">
              <w:rPr>
                <w:rFonts w:ascii="Times New Roman" w:eastAsia="Microsoft YaHei UI" w:hAnsi="Times New Roman" w:cs="Times New Roman"/>
                <w:noProof/>
                <w:webHidden/>
              </w:rPr>
              <w:tab/>
              <w:delText>2</w:delText>
            </w:r>
          </w:del>
        </w:p>
        <w:p w14:paraId="5F5E9708" w14:textId="16182049" w:rsidR="004E4490" w:rsidRPr="00A2596A" w:rsidDel="002C0809" w:rsidRDefault="004E4490">
          <w:pPr>
            <w:pStyle w:val="TOC2"/>
            <w:tabs>
              <w:tab w:val="left" w:pos="851"/>
              <w:tab w:val="right" w:leader="dot" w:pos="8353"/>
            </w:tabs>
            <w:rPr>
              <w:del w:id="218" w:author="Qiao, Guan Lun (RC-CN DI FA ST&amp;PM SUP IT&amp;EDGE)" w:date="2022-01-25T14:24:00Z"/>
              <w:rFonts w:ascii="Times New Roman" w:eastAsia="Microsoft YaHei UI" w:hAnsi="Times New Roman" w:cs="Times New Roman"/>
              <w:noProof/>
              <w:kern w:val="0"/>
              <w:sz w:val="22"/>
              <w:szCs w:val="22"/>
              <w:lang w:eastAsia="zh-CN"/>
            </w:rPr>
          </w:pPr>
          <w:del w:id="219" w:author="Qiao, Guan Lun (RC-CN DI FA ST&amp;PM SUP IT&amp;EDGE)" w:date="2022-01-25T14:24:00Z">
            <w:r w:rsidRPr="00A2596A" w:rsidDel="002C0809">
              <w:rPr>
                <w:rPrChange w:id="220" w:author="Qiao, Guan Lun (RC-CN DI FA ST&amp;PM SUP IT&amp;EDGE)" w:date="2022-02-07T15:02:00Z">
                  <w:rPr>
                    <w:rStyle w:val="Hyperlink"/>
                    <w:rFonts w:ascii="Times New Roman" w:eastAsia="Microsoft YaHei UI" w:hAnsi="Times New Roman" w:cs="Times New Roman"/>
                    <w:noProof/>
                    <w:lang w:eastAsia="zh-CN"/>
                  </w:rPr>
                </w:rPrChange>
              </w:rPr>
              <w:delText>1.2.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21" w:author="Qiao, Guan Lun (RC-CN DI FA ST&amp;PM SUP IT&amp;EDGE)" w:date="2022-02-07T15:02:00Z">
                  <w:rPr>
                    <w:rStyle w:val="Hyperlink"/>
                    <w:rFonts w:ascii="Times New Roman" w:eastAsia="Microsoft YaHei UI" w:hAnsi="Times New Roman" w:cs="Times New Roman" w:hint="eastAsia"/>
                    <w:noProof/>
                    <w:lang w:eastAsia="zh-CN"/>
                  </w:rPr>
                </w:rPrChange>
              </w:rPr>
              <w:delText>现有</w:delText>
            </w:r>
            <w:r w:rsidRPr="00A2596A" w:rsidDel="002C0809">
              <w:rPr>
                <w:rPrChange w:id="222" w:author="Qiao, Guan Lun (RC-CN DI FA ST&amp;PM SUP IT&amp;EDGE)" w:date="2022-02-07T15:02:00Z">
                  <w:rPr>
                    <w:rStyle w:val="Hyperlink"/>
                    <w:rFonts w:ascii="Times New Roman" w:eastAsia="Microsoft YaHei UI" w:hAnsi="Times New Roman" w:cs="Times New Roman"/>
                    <w:noProof/>
                    <w:lang w:eastAsia="zh-CN"/>
                  </w:rPr>
                </w:rPrChange>
              </w:rPr>
              <w:delText>ROS APP</w:delText>
            </w:r>
            <w:r w:rsidRPr="00A2596A" w:rsidDel="002C0809">
              <w:rPr>
                <w:rFonts w:hint="eastAsia"/>
                <w:rPrChange w:id="223"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w:delText>
            </w:r>
            <w:r w:rsidRPr="00A2596A" w:rsidDel="002C0809">
              <w:rPr>
                <w:rFonts w:ascii="Times New Roman" w:eastAsia="Microsoft YaHei UI" w:hAnsi="Times New Roman" w:cs="Times New Roman"/>
                <w:noProof/>
                <w:webHidden/>
              </w:rPr>
              <w:tab/>
              <w:delText>2</w:delText>
            </w:r>
          </w:del>
        </w:p>
        <w:p w14:paraId="4AD4ECC4" w14:textId="1E0D120E" w:rsidR="004E4490" w:rsidRPr="00A2596A" w:rsidDel="002C0809" w:rsidRDefault="004E4490">
          <w:pPr>
            <w:pStyle w:val="TOC2"/>
            <w:tabs>
              <w:tab w:val="left" w:pos="851"/>
              <w:tab w:val="right" w:leader="dot" w:pos="8353"/>
            </w:tabs>
            <w:rPr>
              <w:del w:id="224" w:author="Qiao, Guan Lun (RC-CN DI FA ST&amp;PM SUP IT&amp;EDGE)" w:date="2022-01-25T14:24:00Z"/>
              <w:rFonts w:ascii="Times New Roman" w:eastAsia="Microsoft YaHei UI" w:hAnsi="Times New Roman" w:cs="Times New Roman"/>
              <w:noProof/>
              <w:kern w:val="0"/>
              <w:sz w:val="22"/>
              <w:szCs w:val="22"/>
              <w:lang w:eastAsia="zh-CN"/>
            </w:rPr>
          </w:pPr>
          <w:del w:id="225" w:author="Qiao, Guan Lun (RC-CN DI FA ST&amp;PM SUP IT&amp;EDGE)" w:date="2022-01-25T14:24:00Z">
            <w:r w:rsidRPr="00A2596A" w:rsidDel="002C0809">
              <w:rPr>
                <w:rPrChange w:id="226" w:author="Qiao, Guan Lun (RC-CN DI FA ST&amp;PM SUP IT&amp;EDGE)" w:date="2022-02-07T15:02:00Z">
                  <w:rPr>
                    <w:rStyle w:val="Hyperlink"/>
                    <w:rFonts w:ascii="Times New Roman" w:eastAsia="Microsoft YaHei UI" w:hAnsi="Times New Roman" w:cs="Times New Roman"/>
                    <w:noProof/>
                    <w:lang w:eastAsia="zh-CN"/>
                  </w:rPr>
                </w:rPrChange>
              </w:rPr>
              <w:delText>1.3.</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27" w:author="Qiao, Guan Lun (RC-CN DI FA ST&amp;PM SUP IT&amp;EDGE)" w:date="2022-02-07T15:02:00Z">
                  <w:rPr>
                    <w:rStyle w:val="Hyperlink"/>
                    <w:rFonts w:ascii="Times New Roman" w:eastAsia="Microsoft YaHei UI" w:hAnsi="Times New Roman" w:cs="Times New Roman" w:hint="eastAsia"/>
                    <w:noProof/>
                    <w:lang w:eastAsia="zh-CN"/>
                  </w:rPr>
                </w:rPrChange>
              </w:rPr>
              <w:delText>现有商业机器人</w:delText>
            </w:r>
            <w:r w:rsidRPr="00A2596A" w:rsidDel="002C0809">
              <w:rPr>
                <w:rPrChange w:id="228" w:author="Qiao, Guan Lun (RC-CN DI FA ST&amp;PM SUP IT&amp;EDGE)" w:date="2022-02-07T15:02:00Z">
                  <w:rPr>
                    <w:rStyle w:val="Hyperlink"/>
                    <w:rFonts w:ascii="Times New Roman" w:eastAsia="Microsoft YaHei UI" w:hAnsi="Times New Roman" w:cs="Times New Roman"/>
                    <w:noProof/>
                    <w:lang w:eastAsia="zh-CN"/>
                  </w:rPr>
                </w:rPrChange>
              </w:rPr>
              <w:delText>APP</w:delText>
            </w:r>
            <w:r w:rsidRPr="00A2596A" w:rsidDel="002C0809">
              <w:rPr>
                <w:rFonts w:hint="eastAsia"/>
                <w:rPrChange w:id="229"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w:delText>
            </w:r>
            <w:r w:rsidRPr="00A2596A" w:rsidDel="002C0809">
              <w:rPr>
                <w:rFonts w:ascii="Times New Roman" w:eastAsia="Microsoft YaHei UI" w:hAnsi="Times New Roman" w:cs="Times New Roman"/>
                <w:noProof/>
                <w:webHidden/>
              </w:rPr>
              <w:tab/>
              <w:delText>2</w:delText>
            </w:r>
          </w:del>
        </w:p>
        <w:p w14:paraId="658BF364" w14:textId="1C4A339B" w:rsidR="004E4490" w:rsidRPr="00A2596A" w:rsidDel="002C0809" w:rsidRDefault="004E4490">
          <w:pPr>
            <w:pStyle w:val="TOC1"/>
            <w:tabs>
              <w:tab w:val="right" w:leader="dot" w:pos="8353"/>
            </w:tabs>
            <w:rPr>
              <w:del w:id="230" w:author="Qiao, Guan Lun (RC-CN DI FA ST&amp;PM SUP IT&amp;EDGE)" w:date="2022-01-25T14:24:00Z"/>
              <w:rFonts w:ascii="Times New Roman" w:eastAsia="Microsoft YaHei UI" w:hAnsi="Times New Roman" w:cs="Times New Roman"/>
              <w:b w:val="0"/>
              <w:noProof/>
              <w:kern w:val="0"/>
              <w:sz w:val="22"/>
              <w:szCs w:val="22"/>
              <w:lang w:eastAsia="zh-CN"/>
            </w:rPr>
          </w:pPr>
          <w:del w:id="231" w:author="Qiao, Guan Lun (RC-CN DI FA ST&amp;PM SUP IT&amp;EDGE)" w:date="2022-01-25T14:24:00Z">
            <w:r w:rsidRPr="00A2596A" w:rsidDel="002C0809">
              <w:rPr>
                <w:rPrChange w:id="232" w:author="Qiao, Guan Lun (RC-CN DI FA ST&amp;PM SUP IT&amp;EDGE)" w:date="2022-02-07T15:02:00Z">
                  <w:rPr>
                    <w:rStyle w:val="Hyperlink"/>
                    <w:rFonts w:ascii="Times New Roman" w:eastAsia="Microsoft YaHei UI" w:hAnsi="Times New Roman" w:cs="Times New Roman"/>
                    <w:noProof/>
                    <w:lang w:eastAsia="zh-CN"/>
                  </w:rPr>
                </w:rPrChange>
              </w:rPr>
              <w:delText>2.</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233"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功能性需求</w:delText>
            </w:r>
            <w:r w:rsidRPr="00A2596A" w:rsidDel="002C0809">
              <w:rPr>
                <w:rFonts w:ascii="Times New Roman" w:eastAsia="Microsoft YaHei UI" w:hAnsi="Times New Roman" w:cs="Times New Roman"/>
                <w:noProof/>
                <w:webHidden/>
              </w:rPr>
              <w:tab/>
              <w:delText>3</w:delText>
            </w:r>
          </w:del>
        </w:p>
        <w:p w14:paraId="45053B83" w14:textId="5CA9BA41" w:rsidR="004E4490" w:rsidRPr="00A2596A" w:rsidDel="002C0809" w:rsidRDefault="004E4490">
          <w:pPr>
            <w:pStyle w:val="TOC2"/>
            <w:tabs>
              <w:tab w:val="left" w:pos="851"/>
              <w:tab w:val="right" w:leader="dot" w:pos="8353"/>
            </w:tabs>
            <w:rPr>
              <w:del w:id="234" w:author="Qiao, Guan Lun (RC-CN DI FA ST&amp;PM SUP IT&amp;EDGE)" w:date="2022-01-25T14:24:00Z"/>
              <w:rFonts w:ascii="Times New Roman" w:eastAsia="Microsoft YaHei UI" w:hAnsi="Times New Roman" w:cs="Times New Roman"/>
              <w:noProof/>
              <w:kern w:val="0"/>
              <w:sz w:val="22"/>
              <w:szCs w:val="22"/>
              <w:lang w:eastAsia="zh-CN"/>
            </w:rPr>
          </w:pPr>
          <w:del w:id="235" w:author="Qiao, Guan Lun (RC-CN DI FA ST&amp;PM SUP IT&amp;EDGE)" w:date="2022-01-25T14:24:00Z">
            <w:r w:rsidRPr="00A2596A" w:rsidDel="002C0809">
              <w:rPr>
                <w:rPrChange w:id="236" w:author="Qiao, Guan Lun (RC-CN DI FA ST&amp;PM SUP IT&amp;EDGE)" w:date="2022-02-07T15:02:00Z">
                  <w:rPr>
                    <w:rStyle w:val="Hyperlink"/>
                    <w:rFonts w:ascii="Times New Roman" w:eastAsia="Microsoft YaHei UI" w:hAnsi="Times New Roman" w:cs="Times New Roman"/>
                    <w:noProof/>
                    <w:lang w:eastAsia="zh-CN"/>
                  </w:rPr>
                </w:rPrChange>
              </w:rPr>
              <w:delText>2.1.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37"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功能场景</w:delText>
            </w:r>
            <w:r w:rsidRPr="00A2596A" w:rsidDel="002C0809">
              <w:rPr>
                <w:rPrChange w:id="238" w:author="Qiao, Guan Lun (RC-CN DI FA ST&amp;PM SUP IT&amp;EDGE)" w:date="2022-02-07T15:02:00Z">
                  <w:rPr>
                    <w:rStyle w:val="Hyperlink"/>
                    <w:rFonts w:ascii="Times New Roman" w:eastAsia="Microsoft YaHei UI" w:hAnsi="Times New Roman" w:cs="Times New Roman"/>
                    <w:noProof/>
                    <w:lang w:eastAsia="zh-CN"/>
                  </w:rPr>
                </w:rPrChange>
              </w:rPr>
              <w:delText>1——</w:delText>
            </w:r>
            <w:r w:rsidRPr="00A2596A" w:rsidDel="002C0809">
              <w:rPr>
                <w:rFonts w:hint="eastAsia"/>
                <w:rPrChange w:id="239" w:author="Qiao, Guan Lun (RC-CN DI FA ST&amp;PM SUP IT&amp;EDGE)" w:date="2022-02-07T15:02:00Z">
                  <w:rPr>
                    <w:rStyle w:val="Hyperlink"/>
                    <w:rFonts w:ascii="Times New Roman" w:eastAsia="Microsoft YaHei UI" w:hAnsi="Times New Roman" w:cs="Times New Roman" w:hint="eastAsia"/>
                    <w:noProof/>
                    <w:lang w:eastAsia="zh-CN"/>
                  </w:rPr>
                </w:rPrChange>
              </w:rPr>
              <w:delText>注册</w:delText>
            </w:r>
            <w:r w:rsidRPr="00A2596A" w:rsidDel="002C0809">
              <w:rPr>
                <w:rPrChange w:id="240" w:author="Qiao, Guan Lun (RC-CN DI FA ST&amp;PM SUP IT&amp;EDGE)" w:date="2022-02-07T15:02:00Z">
                  <w:rPr>
                    <w:rStyle w:val="Hyperlink"/>
                    <w:rFonts w:ascii="Times New Roman" w:eastAsia="Microsoft YaHei UI" w:hAnsi="Times New Roman" w:cs="Times New Roman"/>
                    <w:noProof/>
                    <w:lang w:eastAsia="zh-CN"/>
                  </w:rPr>
                </w:rPrChange>
              </w:rPr>
              <w:delText>/</w:delText>
            </w:r>
            <w:r w:rsidRPr="00A2596A" w:rsidDel="002C0809">
              <w:rPr>
                <w:rFonts w:hint="eastAsia"/>
                <w:rPrChange w:id="241" w:author="Qiao, Guan Lun (RC-CN DI FA ST&amp;PM SUP IT&amp;EDGE)" w:date="2022-02-07T15:02:00Z">
                  <w:rPr>
                    <w:rStyle w:val="Hyperlink"/>
                    <w:rFonts w:ascii="Times New Roman" w:eastAsia="Microsoft YaHei UI" w:hAnsi="Times New Roman" w:cs="Times New Roman" w:hint="eastAsia"/>
                    <w:noProof/>
                    <w:lang w:eastAsia="zh-CN"/>
                  </w:rPr>
                </w:rPrChange>
              </w:rPr>
              <w:delText>登录</w:delText>
            </w:r>
            <w:r w:rsidRPr="00A2596A" w:rsidDel="002C0809">
              <w:rPr>
                <w:rPrChange w:id="242" w:author="Qiao, Guan Lun (RC-CN DI FA ST&amp;PM SUP IT&amp;EDGE)" w:date="2022-02-07T15:02:00Z">
                  <w:rPr>
                    <w:rStyle w:val="Hyperlink"/>
                    <w:rFonts w:ascii="Times New Roman" w:eastAsia="Microsoft YaHei UI" w:hAnsi="Times New Roman" w:cs="Times New Roman"/>
                    <w:noProof/>
                    <w:lang w:eastAsia="zh-CN"/>
                  </w:rPr>
                </w:rPrChange>
              </w:rPr>
              <w:delText>/</w:delText>
            </w:r>
            <w:r w:rsidRPr="00A2596A" w:rsidDel="002C0809">
              <w:rPr>
                <w:rFonts w:hint="eastAsia"/>
                <w:rPrChange w:id="243" w:author="Qiao, Guan Lun (RC-CN DI FA ST&amp;PM SUP IT&amp;EDGE)" w:date="2022-02-07T15:02:00Z">
                  <w:rPr>
                    <w:rStyle w:val="Hyperlink"/>
                    <w:rFonts w:ascii="Times New Roman" w:eastAsia="Microsoft YaHei UI" w:hAnsi="Times New Roman" w:cs="Times New Roman" w:hint="eastAsia"/>
                    <w:noProof/>
                    <w:lang w:eastAsia="zh-CN"/>
                  </w:rPr>
                </w:rPrChange>
              </w:rPr>
              <w:delText>修改位置信息</w:delText>
            </w:r>
            <w:r w:rsidRPr="00A2596A" w:rsidDel="002C0809">
              <w:rPr>
                <w:rFonts w:ascii="Times New Roman" w:eastAsia="Microsoft YaHei UI" w:hAnsi="Times New Roman" w:cs="Times New Roman"/>
                <w:noProof/>
                <w:webHidden/>
              </w:rPr>
              <w:tab/>
              <w:delText>3</w:delText>
            </w:r>
          </w:del>
        </w:p>
        <w:p w14:paraId="74C8F7EA" w14:textId="57D76DDC" w:rsidR="004E4490" w:rsidRPr="00A2596A" w:rsidDel="002C0809" w:rsidRDefault="004E4490">
          <w:pPr>
            <w:pStyle w:val="TOC3"/>
            <w:tabs>
              <w:tab w:val="left" w:pos="1702"/>
              <w:tab w:val="right" w:leader="dot" w:pos="8353"/>
            </w:tabs>
            <w:rPr>
              <w:del w:id="244" w:author="Qiao, Guan Lun (RC-CN DI FA ST&amp;PM SUP IT&amp;EDGE)" w:date="2022-01-25T14:24:00Z"/>
              <w:rFonts w:ascii="Times New Roman" w:eastAsia="Microsoft YaHei UI" w:hAnsi="Times New Roman" w:cs="Times New Roman"/>
              <w:noProof/>
              <w:kern w:val="0"/>
              <w:sz w:val="22"/>
              <w:szCs w:val="22"/>
              <w:lang w:eastAsia="zh-CN"/>
            </w:rPr>
          </w:pPr>
          <w:del w:id="245" w:author="Qiao, Guan Lun (RC-CN DI FA ST&amp;PM SUP IT&amp;EDGE)" w:date="2022-01-25T14:24:00Z">
            <w:r w:rsidRPr="00A2596A" w:rsidDel="002C0809">
              <w:rPr>
                <w:rPrChange w:id="246" w:author="Qiao, Guan Lun (RC-CN DI FA ST&amp;PM SUP IT&amp;EDGE)" w:date="2022-02-07T15:02:00Z">
                  <w:rPr>
                    <w:rStyle w:val="Hyperlink"/>
                    <w:rFonts w:ascii="Times New Roman" w:eastAsia="Microsoft YaHei UI" w:hAnsi="Times New Roman" w:cs="Times New Roman"/>
                    <w:noProof/>
                    <w:lang w:eastAsia="zh-CN"/>
                  </w:rPr>
                </w:rPrChange>
              </w:rPr>
              <w:delText>2.1.1.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47" w:author="Qiao, Guan Lun (RC-CN DI FA ST&amp;PM SUP IT&amp;EDGE)" w:date="2022-02-07T15:02:00Z">
                  <w:rPr>
                    <w:rStyle w:val="Hyperlink"/>
                    <w:rFonts w:ascii="Times New Roman" w:eastAsia="Microsoft YaHei UI" w:hAnsi="Times New Roman" w:cs="Times New Roman" w:hint="eastAsia"/>
                    <w:noProof/>
                    <w:lang w:eastAsia="zh-CN"/>
                  </w:rPr>
                </w:rPrChange>
              </w:rPr>
              <w:delText>场景示意</w:delText>
            </w:r>
            <w:r w:rsidRPr="00A2596A" w:rsidDel="002C0809">
              <w:rPr>
                <w:rFonts w:ascii="Times New Roman" w:eastAsia="Microsoft YaHei UI" w:hAnsi="Times New Roman" w:cs="Times New Roman"/>
                <w:noProof/>
                <w:webHidden/>
              </w:rPr>
              <w:tab/>
              <w:delText>3</w:delText>
            </w:r>
          </w:del>
        </w:p>
        <w:p w14:paraId="5CDBB85A" w14:textId="15183A1E" w:rsidR="004E4490" w:rsidRPr="00A2596A" w:rsidDel="002C0809" w:rsidRDefault="004E4490">
          <w:pPr>
            <w:pStyle w:val="TOC3"/>
            <w:tabs>
              <w:tab w:val="left" w:pos="1702"/>
              <w:tab w:val="right" w:leader="dot" w:pos="8353"/>
            </w:tabs>
            <w:rPr>
              <w:del w:id="248" w:author="Qiao, Guan Lun (RC-CN DI FA ST&amp;PM SUP IT&amp;EDGE)" w:date="2022-01-25T14:24:00Z"/>
              <w:rFonts w:ascii="Times New Roman" w:eastAsia="Microsoft YaHei UI" w:hAnsi="Times New Roman" w:cs="Times New Roman"/>
              <w:noProof/>
              <w:kern w:val="0"/>
              <w:sz w:val="22"/>
              <w:szCs w:val="22"/>
              <w:lang w:eastAsia="zh-CN"/>
            </w:rPr>
          </w:pPr>
          <w:del w:id="249" w:author="Qiao, Guan Lun (RC-CN DI FA ST&amp;PM SUP IT&amp;EDGE)" w:date="2022-01-25T14:24:00Z">
            <w:r w:rsidRPr="00A2596A" w:rsidDel="002C0809">
              <w:rPr>
                <w:rPrChange w:id="250" w:author="Qiao, Guan Lun (RC-CN DI FA ST&amp;PM SUP IT&amp;EDGE)" w:date="2022-02-07T15:02:00Z">
                  <w:rPr>
                    <w:rStyle w:val="Hyperlink"/>
                    <w:rFonts w:ascii="Times New Roman" w:eastAsia="Microsoft YaHei UI" w:hAnsi="Times New Roman" w:cs="Times New Roman"/>
                    <w:noProof/>
                    <w:lang w:eastAsia="zh-CN"/>
                  </w:rPr>
                </w:rPrChange>
              </w:rPr>
              <w:delText>2.1.2.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51"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功能说明</w:delText>
            </w:r>
            <w:r w:rsidRPr="00A2596A" w:rsidDel="002C0809">
              <w:rPr>
                <w:rFonts w:ascii="Times New Roman" w:eastAsia="Microsoft YaHei UI" w:hAnsi="Times New Roman" w:cs="Times New Roman"/>
                <w:noProof/>
                <w:webHidden/>
              </w:rPr>
              <w:tab/>
              <w:delText>3</w:delText>
            </w:r>
          </w:del>
        </w:p>
        <w:p w14:paraId="743C47B5" w14:textId="55DEB2AB" w:rsidR="004E4490" w:rsidRPr="00A2596A" w:rsidDel="002C0809" w:rsidRDefault="004E4490">
          <w:pPr>
            <w:pStyle w:val="TOC2"/>
            <w:tabs>
              <w:tab w:val="left" w:pos="851"/>
              <w:tab w:val="right" w:leader="dot" w:pos="8353"/>
            </w:tabs>
            <w:rPr>
              <w:del w:id="252" w:author="Qiao, Guan Lun (RC-CN DI FA ST&amp;PM SUP IT&amp;EDGE)" w:date="2022-01-25T14:24:00Z"/>
              <w:rFonts w:ascii="Times New Roman" w:eastAsia="Microsoft YaHei UI" w:hAnsi="Times New Roman" w:cs="Times New Roman"/>
              <w:noProof/>
              <w:kern w:val="0"/>
              <w:sz w:val="22"/>
              <w:szCs w:val="22"/>
              <w:lang w:eastAsia="zh-CN"/>
            </w:rPr>
          </w:pPr>
          <w:del w:id="253" w:author="Qiao, Guan Lun (RC-CN DI FA ST&amp;PM SUP IT&amp;EDGE)" w:date="2022-01-25T14:24:00Z">
            <w:r w:rsidRPr="00A2596A" w:rsidDel="002C0809">
              <w:rPr>
                <w:rPrChange w:id="254" w:author="Qiao, Guan Lun (RC-CN DI FA ST&amp;PM SUP IT&amp;EDGE)" w:date="2022-02-07T15:02:00Z">
                  <w:rPr>
                    <w:rStyle w:val="Hyperlink"/>
                    <w:rFonts w:ascii="Times New Roman" w:eastAsia="Microsoft YaHei UI" w:hAnsi="Times New Roman" w:cs="Times New Roman"/>
                    <w:noProof/>
                    <w:lang w:eastAsia="zh-CN"/>
                  </w:rPr>
                </w:rPrChange>
              </w:rPr>
              <w:delText>2.2.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55"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功能场景</w:delText>
            </w:r>
            <w:r w:rsidRPr="00A2596A" w:rsidDel="002C0809">
              <w:rPr>
                <w:rPrChange w:id="256" w:author="Qiao, Guan Lun (RC-CN DI FA ST&amp;PM SUP IT&amp;EDGE)" w:date="2022-02-07T15:02:00Z">
                  <w:rPr>
                    <w:rStyle w:val="Hyperlink"/>
                    <w:rFonts w:ascii="Times New Roman" w:eastAsia="Microsoft YaHei UI" w:hAnsi="Times New Roman" w:cs="Times New Roman"/>
                    <w:noProof/>
                    <w:lang w:eastAsia="zh-CN"/>
                  </w:rPr>
                </w:rPrChange>
              </w:rPr>
              <w:delText>2——</w:delText>
            </w:r>
            <w:r w:rsidRPr="00A2596A" w:rsidDel="002C0809">
              <w:rPr>
                <w:rFonts w:hint="eastAsia"/>
                <w:rPrChange w:id="257" w:author="Qiao, Guan Lun (RC-CN DI FA ST&amp;PM SUP IT&amp;EDGE)" w:date="2022-02-07T15:02:00Z">
                  <w:rPr>
                    <w:rStyle w:val="Hyperlink"/>
                    <w:rFonts w:ascii="Times New Roman" w:eastAsia="Microsoft YaHei UI" w:hAnsi="Times New Roman" w:cs="Times New Roman" w:hint="eastAsia"/>
                    <w:noProof/>
                    <w:lang w:eastAsia="zh-CN"/>
                  </w:rPr>
                </w:rPrChange>
              </w:rPr>
              <w:delText>下单</w:delText>
            </w:r>
            <w:r w:rsidRPr="00A2596A" w:rsidDel="002C0809">
              <w:rPr>
                <w:rFonts w:ascii="Times New Roman" w:eastAsia="Microsoft YaHei UI" w:hAnsi="Times New Roman" w:cs="Times New Roman"/>
                <w:noProof/>
                <w:webHidden/>
              </w:rPr>
              <w:tab/>
              <w:delText>4</w:delText>
            </w:r>
          </w:del>
        </w:p>
        <w:p w14:paraId="291236DB" w14:textId="72052E38" w:rsidR="004E4490" w:rsidRPr="00A2596A" w:rsidDel="002C0809" w:rsidRDefault="004E4490" w:rsidP="004E4490">
          <w:pPr>
            <w:pStyle w:val="TOC3"/>
            <w:tabs>
              <w:tab w:val="left" w:pos="1702"/>
              <w:tab w:val="right" w:leader="dot" w:pos="8353"/>
            </w:tabs>
            <w:rPr>
              <w:del w:id="258" w:author="Qiao, Guan Lun (RC-CN DI FA ST&amp;PM SUP IT&amp;EDGE)" w:date="2022-01-25T14:24:00Z"/>
              <w:rFonts w:ascii="Times New Roman" w:eastAsia="Microsoft YaHei UI" w:hAnsi="Times New Roman" w:cs="Times New Roman"/>
              <w:noProof/>
              <w:kern w:val="0"/>
              <w:sz w:val="22"/>
              <w:szCs w:val="22"/>
              <w:lang w:eastAsia="zh-CN"/>
            </w:rPr>
          </w:pPr>
          <w:del w:id="259" w:author="Qiao, Guan Lun (RC-CN DI FA ST&amp;PM SUP IT&amp;EDGE)" w:date="2022-01-25T14:24:00Z">
            <w:r w:rsidRPr="00A2596A" w:rsidDel="002C0809">
              <w:rPr>
                <w:rPrChange w:id="260" w:author="Qiao, Guan Lun (RC-CN DI FA ST&amp;PM SUP IT&amp;EDGE)" w:date="2022-02-07T15:02:00Z">
                  <w:rPr>
                    <w:rStyle w:val="Hyperlink"/>
                    <w:rFonts w:ascii="Times New Roman" w:eastAsia="Microsoft YaHei UI" w:hAnsi="Times New Roman" w:cs="Times New Roman"/>
                    <w:noProof/>
                    <w:lang w:eastAsia="zh-CN"/>
                  </w:rPr>
                </w:rPrChange>
              </w:rPr>
              <w:delText>2.2.1.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61" w:author="Qiao, Guan Lun (RC-CN DI FA ST&amp;PM SUP IT&amp;EDGE)" w:date="2022-02-07T15:02:00Z">
                  <w:rPr>
                    <w:rStyle w:val="Hyperlink"/>
                    <w:rFonts w:ascii="Times New Roman" w:eastAsia="Microsoft YaHei UI" w:hAnsi="Times New Roman" w:cs="Times New Roman" w:hint="eastAsia"/>
                    <w:noProof/>
                    <w:lang w:eastAsia="zh-CN"/>
                  </w:rPr>
                </w:rPrChange>
              </w:rPr>
              <w:delText>场景示意</w:delText>
            </w:r>
            <w:r w:rsidRPr="00A2596A" w:rsidDel="002C0809">
              <w:rPr>
                <w:rFonts w:ascii="Times New Roman" w:eastAsia="Microsoft YaHei UI" w:hAnsi="Times New Roman" w:cs="Times New Roman"/>
                <w:noProof/>
                <w:webHidden/>
              </w:rPr>
              <w:tab/>
              <w:delText>4</w:delText>
            </w:r>
          </w:del>
        </w:p>
        <w:p w14:paraId="3ACF3026" w14:textId="6D158D92" w:rsidR="004E4490" w:rsidRPr="00A2596A" w:rsidDel="002C0809" w:rsidRDefault="004E4490">
          <w:pPr>
            <w:pStyle w:val="TOC3"/>
            <w:tabs>
              <w:tab w:val="left" w:pos="1702"/>
              <w:tab w:val="right" w:leader="dot" w:pos="8353"/>
            </w:tabs>
            <w:rPr>
              <w:del w:id="262" w:author="Qiao, Guan Lun (RC-CN DI FA ST&amp;PM SUP IT&amp;EDGE)" w:date="2022-01-25T14:24:00Z"/>
              <w:rFonts w:ascii="Times New Roman" w:eastAsia="Microsoft YaHei UI" w:hAnsi="Times New Roman" w:cs="Times New Roman"/>
              <w:noProof/>
              <w:kern w:val="0"/>
              <w:sz w:val="22"/>
              <w:szCs w:val="22"/>
              <w:lang w:eastAsia="zh-CN"/>
            </w:rPr>
          </w:pPr>
          <w:del w:id="263" w:author="Qiao, Guan Lun (RC-CN DI FA ST&amp;PM SUP IT&amp;EDGE)" w:date="2022-01-25T14:24:00Z">
            <w:r w:rsidRPr="00A2596A" w:rsidDel="002C0809">
              <w:rPr>
                <w:rPrChange w:id="264" w:author="Qiao, Guan Lun (RC-CN DI FA ST&amp;PM SUP IT&amp;EDGE)" w:date="2022-02-07T15:02:00Z">
                  <w:rPr>
                    <w:rStyle w:val="Hyperlink"/>
                    <w:rFonts w:ascii="Times New Roman" w:eastAsia="Microsoft YaHei UI" w:hAnsi="Times New Roman" w:cs="Times New Roman"/>
                    <w:bCs/>
                    <w:noProof/>
                    <w:lang w:eastAsia="zh-CN"/>
                  </w:rPr>
                </w:rPrChange>
              </w:rPr>
              <w:delText>2.2.2.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65" w:author="Qiao, Guan Lun (RC-CN DI FA ST&amp;PM SUP IT&amp;EDGE)" w:date="2022-02-07T15:02:00Z">
                  <w:rPr>
                    <w:rStyle w:val="Hyperlink"/>
                    <w:rFonts w:ascii="Times New Roman" w:eastAsia="Microsoft YaHei UI" w:hAnsi="Times New Roman" w:cs="Times New Roman" w:hint="eastAsia"/>
                    <w:bCs/>
                    <w:noProof/>
                    <w:lang w:eastAsia="zh-CN"/>
                  </w:rPr>
                </w:rPrChange>
              </w:rPr>
              <w:delText>功能说明</w:delText>
            </w:r>
            <w:r w:rsidRPr="00A2596A" w:rsidDel="002C0809">
              <w:rPr>
                <w:rFonts w:ascii="Times New Roman" w:eastAsia="Microsoft YaHei UI" w:hAnsi="Times New Roman" w:cs="Times New Roman"/>
                <w:noProof/>
                <w:webHidden/>
              </w:rPr>
              <w:tab/>
              <w:delText>4</w:delText>
            </w:r>
          </w:del>
        </w:p>
        <w:p w14:paraId="3976EB4F" w14:textId="11786E6E" w:rsidR="004E4490" w:rsidRPr="00A2596A" w:rsidDel="002C0809" w:rsidRDefault="004E4490">
          <w:pPr>
            <w:pStyle w:val="TOC1"/>
            <w:tabs>
              <w:tab w:val="right" w:leader="dot" w:pos="8353"/>
            </w:tabs>
            <w:rPr>
              <w:del w:id="266" w:author="Qiao, Guan Lun (RC-CN DI FA ST&amp;PM SUP IT&amp;EDGE)" w:date="2022-01-25T14:24:00Z"/>
              <w:rFonts w:ascii="Times New Roman" w:eastAsia="Microsoft YaHei UI" w:hAnsi="Times New Roman" w:cs="Times New Roman"/>
              <w:b w:val="0"/>
              <w:noProof/>
              <w:kern w:val="0"/>
              <w:sz w:val="22"/>
              <w:szCs w:val="22"/>
              <w:lang w:eastAsia="zh-CN"/>
            </w:rPr>
          </w:pPr>
          <w:del w:id="267" w:author="Qiao, Guan Lun (RC-CN DI FA ST&amp;PM SUP IT&amp;EDGE)" w:date="2022-01-25T14:24:00Z">
            <w:r w:rsidRPr="00A2596A" w:rsidDel="002C0809">
              <w:rPr>
                <w:rPrChange w:id="268" w:author="Qiao, Guan Lun (RC-CN DI FA ST&amp;PM SUP IT&amp;EDGE)" w:date="2022-02-07T15:02:00Z">
                  <w:rPr>
                    <w:rStyle w:val="Hyperlink"/>
                    <w:rFonts w:ascii="Times New Roman" w:eastAsia="Microsoft YaHei UI" w:hAnsi="Times New Roman" w:cs="Times New Roman"/>
                    <w:noProof/>
                    <w:lang w:eastAsia="zh-CN"/>
                  </w:rPr>
                </w:rPrChange>
              </w:rPr>
              <w:delText>3.</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269" w:author="Qiao, Guan Lun (RC-CN DI FA ST&amp;PM SUP IT&amp;EDGE)" w:date="2022-02-07T15:02:00Z">
                  <w:rPr>
                    <w:rStyle w:val="Hyperlink"/>
                    <w:rFonts w:ascii="Times New Roman" w:eastAsia="Microsoft YaHei UI" w:hAnsi="Times New Roman" w:cs="Times New Roman" w:hint="eastAsia"/>
                    <w:noProof/>
                    <w:lang w:eastAsia="zh-CN"/>
                  </w:rPr>
                </w:rPrChange>
              </w:rPr>
              <w:delText>后端需求</w:delText>
            </w:r>
            <w:r w:rsidRPr="00A2596A" w:rsidDel="002C0809">
              <w:rPr>
                <w:rFonts w:ascii="Times New Roman" w:eastAsia="Microsoft YaHei UI" w:hAnsi="Times New Roman" w:cs="Times New Roman"/>
                <w:noProof/>
                <w:webHidden/>
              </w:rPr>
              <w:tab/>
              <w:delText>5</w:delText>
            </w:r>
          </w:del>
        </w:p>
        <w:p w14:paraId="222E16CF" w14:textId="10385934" w:rsidR="004E4490" w:rsidRPr="00A2596A" w:rsidDel="002C0809" w:rsidRDefault="004E4490">
          <w:pPr>
            <w:pStyle w:val="TOC2"/>
            <w:tabs>
              <w:tab w:val="left" w:pos="851"/>
              <w:tab w:val="right" w:leader="dot" w:pos="8353"/>
            </w:tabs>
            <w:rPr>
              <w:del w:id="270" w:author="Qiao, Guan Lun (RC-CN DI FA ST&amp;PM SUP IT&amp;EDGE)" w:date="2022-01-25T14:24:00Z"/>
              <w:rFonts w:ascii="Times New Roman" w:eastAsia="Microsoft YaHei UI" w:hAnsi="Times New Roman" w:cs="Times New Roman"/>
              <w:noProof/>
              <w:kern w:val="0"/>
              <w:sz w:val="22"/>
              <w:szCs w:val="22"/>
              <w:lang w:eastAsia="zh-CN"/>
            </w:rPr>
          </w:pPr>
          <w:del w:id="271" w:author="Qiao, Guan Lun (RC-CN DI FA ST&amp;PM SUP IT&amp;EDGE)" w:date="2022-01-25T14:24:00Z">
            <w:r w:rsidRPr="00A2596A" w:rsidDel="002C0809">
              <w:rPr>
                <w:rPrChange w:id="272" w:author="Qiao, Guan Lun (RC-CN DI FA ST&amp;PM SUP IT&amp;EDGE)" w:date="2022-02-07T15:02:00Z">
                  <w:rPr>
                    <w:rStyle w:val="Hyperlink"/>
                    <w:rFonts w:ascii="Times New Roman" w:eastAsia="Microsoft YaHei UI" w:hAnsi="Times New Roman" w:cs="Times New Roman"/>
                    <w:noProof/>
                  </w:rPr>
                </w:rPrChange>
              </w:rPr>
              <w:delText>3.1.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73" w:author="Qiao, Guan Lun (RC-CN DI FA ST&amp;PM SUP IT&amp;EDGE)" w:date="2022-02-07T15:02:00Z">
                  <w:rPr>
                    <w:rStyle w:val="Hyperlink"/>
                    <w:rFonts w:ascii="Times New Roman" w:eastAsia="Microsoft YaHei UI" w:hAnsi="Times New Roman" w:cs="Times New Roman" w:hint="eastAsia"/>
                    <w:noProof/>
                    <w:lang w:eastAsia="zh-CN"/>
                  </w:rPr>
                </w:rPrChange>
              </w:rPr>
              <w:delText>数据库设计</w:delText>
            </w:r>
            <w:r w:rsidRPr="00A2596A" w:rsidDel="002C0809">
              <w:rPr>
                <w:rFonts w:ascii="Times New Roman" w:eastAsia="Microsoft YaHei UI" w:hAnsi="Times New Roman" w:cs="Times New Roman"/>
                <w:noProof/>
                <w:webHidden/>
              </w:rPr>
              <w:tab/>
              <w:delText>5</w:delText>
            </w:r>
          </w:del>
        </w:p>
        <w:p w14:paraId="440E08DE" w14:textId="5D2DC642" w:rsidR="00245719" w:rsidRPr="00A2596A" w:rsidRDefault="00245719" w:rsidP="008174D6">
          <w:pPr>
            <w:pStyle w:val="Nospacing"/>
            <w:rPr>
              <w:rFonts w:ascii="Times New Roman" w:eastAsia="Microsoft YaHei UI" w:hAnsi="Times New Roman" w:cs="Times New Roman"/>
            </w:rPr>
          </w:pPr>
          <w:r w:rsidRPr="00A2596A">
            <w:rPr>
              <w:rFonts w:ascii="Times New Roman" w:eastAsia="Microsoft YaHei UI" w:hAnsi="Times New Roman" w:cs="Times New Roman"/>
            </w:rPr>
            <w:fldChar w:fldCharType="end"/>
          </w:r>
          <w:commentRangeEnd w:id="4"/>
          <w:r w:rsidR="00965BE7">
            <w:rPr>
              <w:rStyle w:val="CommentReference"/>
            </w:rPr>
            <w:commentReference w:id="4"/>
          </w:r>
        </w:p>
      </w:sdtContent>
    </w:sdt>
    <w:p w14:paraId="4DF30037" w14:textId="77777777" w:rsidR="002773FE" w:rsidRPr="00A2596A" w:rsidRDefault="002773FE" w:rsidP="002773FE">
      <w:pPr>
        <w:pStyle w:val="Heading1"/>
        <w:pageBreakBefore/>
        <w:spacing w:before="600"/>
        <w:ind w:hanging="994"/>
        <w:rPr>
          <w:ins w:id="274" w:author="Qiao, Guan Lun (RC-CN DI FA ST&amp;PM SUP IT&amp;EDGE)" w:date="2022-01-25T13:56:00Z"/>
          <w:rFonts w:ascii="Times New Roman" w:eastAsia="Microsoft YaHei UI" w:hAnsi="Times New Roman" w:cs="Times New Roman"/>
          <w:i/>
          <w:iCs/>
          <w:kern w:val="0"/>
          <w:rPrChange w:id="275" w:author="Qiao, Guan Lun (RC-CN DI FA ST&amp;PM SUP IT&amp;EDGE)" w:date="2022-02-07T15:02:00Z">
            <w:rPr>
              <w:ins w:id="276" w:author="Qiao, Guan Lun (RC-CN DI FA ST&amp;PM SUP IT&amp;EDGE)" w:date="2022-01-25T13:56:00Z"/>
              <w:rFonts w:ascii="ABBvoice CNSG" w:eastAsia="ABBvoice CNSG" w:hAnsi="ABBvoice CNSG"/>
              <w:kern w:val="0"/>
            </w:rPr>
          </w:rPrChange>
        </w:rPr>
      </w:pPr>
      <w:bookmarkStart w:id="277" w:name="_Toc38533764"/>
      <w:bookmarkStart w:id="278" w:name="_Toc95207345"/>
      <w:bookmarkStart w:id="279" w:name="_Toc133984659"/>
      <w:ins w:id="280" w:author="Qiao, Guan Lun (RC-CN DI FA ST&amp;PM SUP IT&amp;EDGE)" w:date="2022-01-25T13:56:00Z">
        <w:r w:rsidRPr="00A2596A">
          <w:rPr>
            <w:rFonts w:ascii="Times New Roman" w:eastAsia="Microsoft YaHei UI" w:hAnsi="Times New Roman" w:cs="Times New Roman" w:hint="eastAsia"/>
            <w:i/>
            <w:iCs/>
            <w:kern w:val="0"/>
            <w:lang w:eastAsia="zh-CN"/>
            <w:rPrChange w:id="281" w:author="Qiao, Guan Lun (RC-CN DI FA ST&amp;PM SUP IT&amp;EDGE)" w:date="2022-02-07T15:02:00Z">
              <w:rPr>
                <w:rFonts w:ascii="ABBvoice CNSG" w:eastAsia="ABBvoice CNSG" w:hAnsi="ABBvoice CNSG" w:hint="eastAsia"/>
                <w:b w:val="0"/>
                <w:bCs w:val="0"/>
                <w:kern w:val="0"/>
                <w:lang w:eastAsia="zh-CN"/>
              </w:rPr>
            </w:rPrChange>
          </w:rPr>
          <w:lastRenderedPageBreak/>
          <w:t>引言</w:t>
        </w:r>
        <w:bookmarkEnd w:id="277"/>
        <w:bookmarkEnd w:id="278"/>
      </w:ins>
    </w:p>
    <w:p w14:paraId="7E5C1797" w14:textId="77777777" w:rsidR="002773FE" w:rsidRPr="00A2596A" w:rsidRDefault="002773FE" w:rsidP="002773FE">
      <w:pPr>
        <w:pStyle w:val="Heading2"/>
        <w:spacing w:before="240"/>
        <w:ind w:hanging="994"/>
        <w:rPr>
          <w:ins w:id="282" w:author="Qiao, Guan Lun (RC-CN DI FA ST&amp;PM SUP IT&amp;EDGE)" w:date="2022-01-25T13:56:00Z"/>
          <w:rFonts w:ascii="Times New Roman" w:eastAsia="Microsoft YaHei UI" w:hAnsi="Times New Roman" w:cs="Times New Roman"/>
          <w:bCs/>
          <w:i/>
          <w:iCs/>
          <w:rPrChange w:id="283" w:author="Qiao, Guan Lun (RC-CN DI FA ST&amp;PM SUP IT&amp;EDGE)" w:date="2022-02-07T15:02:00Z">
            <w:rPr>
              <w:ins w:id="284" w:author="Qiao, Guan Lun (RC-CN DI FA ST&amp;PM SUP IT&amp;EDGE)" w:date="2022-01-25T13:56:00Z"/>
              <w:rFonts w:ascii="ABBvoice CNSG" w:eastAsia="ABBvoice CNSG" w:hAnsi="ABBvoice CNSG"/>
              <w:b w:val="0"/>
            </w:rPr>
          </w:rPrChange>
        </w:rPr>
      </w:pPr>
      <w:bookmarkStart w:id="285" w:name="_Toc38533765"/>
      <w:bookmarkStart w:id="286" w:name="_Toc95207346"/>
      <w:ins w:id="287" w:author="Qiao, Guan Lun (RC-CN DI FA ST&amp;PM SUP IT&amp;EDGE)" w:date="2022-01-25T13:56:00Z">
        <w:r w:rsidRPr="00A2596A">
          <w:rPr>
            <w:rFonts w:ascii="Times New Roman" w:eastAsia="Microsoft YaHei UI" w:hAnsi="Times New Roman" w:cs="Times New Roman" w:hint="eastAsia"/>
            <w:bCs/>
            <w:i/>
            <w:iCs/>
            <w:lang w:eastAsia="zh-CN"/>
            <w:rPrChange w:id="288" w:author="Qiao, Guan Lun (RC-CN DI FA ST&amp;PM SUP IT&amp;EDGE)" w:date="2022-02-07T15:02:00Z">
              <w:rPr>
                <w:rFonts w:ascii="ABBvoice CNSG" w:eastAsia="ABBvoice CNSG" w:hAnsi="ABBvoice CNSG" w:hint="eastAsia"/>
                <w:b w:val="0"/>
                <w:lang w:eastAsia="zh-CN"/>
              </w:rPr>
            </w:rPrChange>
          </w:rPr>
          <w:t>概述</w:t>
        </w:r>
        <w:bookmarkEnd w:id="285"/>
        <w:bookmarkEnd w:id="286"/>
      </w:ins>
    </w:p>
    <w:p w14:paraId="2E02055A" w14:textId="4787A6B2" w:rsidR="002773FE" w:rsidRPr="00A2596A" w:rsidRDefault="002773FE">
      <w:pPr>
        <w:pStyle w:val="Body"/>
        <w:numPr>
          <w:ilvl w:val="0"/>
          <w:numId w:val="36"/>
        </w:numPr>
        <w:jc w:val="both"/>
        <w:rPr>
          <w:ins w:id="289" w:author="Qiao, Guan Lun (RC-CN DI FA ST&amp;PM SUP IT&amp;EDGE)" w:date="2022-01-25T13:56:00Z"/>
          <w:rFonts w:ascii="Times New Roman" w:eastAsia="Microsoft YaHei UI" w:hAnsi="Times New Roman" w:cs="Times New Roman"/>
          <w:i/>
          <w:iCs/>
          <w:lang w:eastAsia="zh-CN"/>
          <w:rPrChange w:id="290" w:author="Qiao, Guan Lun (RC-CN DI FA ST&amp;PM SUP IT&amp;EDGE)" w:date="2022-02-07T15:02:00Z">
            <w:rPr>
              <w:ins w:id="291" w:author="Qiao, Guan Lun (RC-CN DI FA ST&amp;PM SUP IT&amp;EDGE)" w:date="2022-01-25T13:56:00Z"/>
              <w:rFonts w:ascii="ABBvoice CNSG" w:eastAsia="ABBvoice CNSG" w:hAnsi="ABBvoice CNSG"/>
              <w:i/>
              <w:iCs/>
              <w:color w:val="FF0000"/>
              <w:lang w:eastAsia="zh-CN"/>
            </w:rPr>
          </w:rPrChange>
        </w:rPr>
        <w:pPrChange w:id="292" w:author="Unknown" w:date="2020-04-23T11:38:00Z">
          <w:pPr>
            <w:pStyle w:val="Body"/>
            <w:numPr>
              <w:numId w:val="4"/>
            </w:numPr>
            <w:tabs>
              <w:tab w:val="num" w:pos="284"/>
              <w:tab w:val="num" w:pos="360"/>
            </w:tabs>
            <w:ind w:left="284" w:hanging="284"/>
            <w:jc w:val="both"/>
          </w:pPr>
        </w:pPrChange>
      </w:pPr>
      <w:ins w:id="293" w:author="Qiao, Guan Lun (RC-CN DI FA ST&amp;PM SUP IT&amp;EDGE)" w:date="2022-01-25T13:56:00Z">
        <w:r w:rsidRPr="00A2596A">
          <w:rPr>
            <w:rFonts w:ascii="Times New Roman" w:eastAsia="Microsoft YaHei UI" w:hAnsi="Times New Roman" w:cs="Times New Roman" w:hint="eastAsia"/>
            <w:i/>
            <w:iCs/>
            <w:lang w:eastAsia="zh-CN"/>
            <w:rPrChange w:id="294" w:author="Qiao, Guan Lun (RC-CN DI FA ST&amp;PM SUP IT&amp;EDGE)" w:date="2022-02-07T15:02:00Z">
              <w:rPr>
                <w:rFonts w:ascii="ABBvoice CNSG" w:eastAsia="ABBvoice CNSG" w:hAnsi="ABBvoice CNSG" w:hint="eastAsia"/>
                <w:lang w:eastAsia="zh-CN"/>
              </w:rPr>
            </w:rPrChange>
          </w:rPr>
          <w:t>软件名称：</w:t>
        </w:r>
      </w:ins>
      <w:ins w:id="295" w:author="Qiao, Guan Lun (RC-CN DI FA ST&amp;PM SUP IT&amp;EDGE)" w:date="2022-01-25T13:57:00Z">
        <w:r w:rsidRPr="00A2596A">
          <w:rPr>
            <w:rFonts w:ascii="Times New Roman" w:eastAsia="Microsoft YaHei UI" w:hAnsi="Times New Roman" w:cs="Times New Roman"/>
            <w:i/>
            <w:iCs/>
            <w:color w:val="FF000F" w:themeColor="background2"/>
            <w:lang w:eastAsia="zh-CN"/>
            <w:rPrChange w:id="296" w:author="Qiao, Guan Lun (RC-CN DI FA ST&amp;PM SUP IT&amp;EDGE)" w:date="2022-02-07T15:02:00Z">
              <w:rPr>
                <w:rFonts w:ascii="Microsoft YaHei UI" w:eastAsia="Microsoft YaHei UI" w:hAnsi="Microsoft YaHei UI"/>
                <w:lang w:eastAsia="zh-CN"/>
              </w:rPr>
            </w:rPrChange>
          </w:rPr>
          <w:t>Auto-Move APP</w:t>
        </w:r>
      </w:ins>
    </w:p>
    <w:p w14:paraId="1E940D29" w14:textId="77777777" w:rsidR="002773FE" w:rsidRPr="00A2596A" w:rsidRDefault="002773FE">
      <w:pPr>
        <w:pStyle w:val="Body"/>
        <w:numPr>
          <w:ilvl w:val="0"/>
          <w:numId w:val="36"/>
        </w:numPr>
        <w:jc w:val="both"/>
        <w:rPr>
          <w:ins w:id="297" w:author="Qiao, Guan Lun (RC-CN DI FA ST&amp;PM SUP IT&amp;EDGE)" w:date="2022-01-25T13:56:00Z"/>
          <w:rFonts w:ascii="Times New Roman" w:eastAsia="Microsoft YaHei UI" w:hAnsi="Times New Roman" w:cs="Times New Roman"/>
          <w:i/>
          <w:iCs/>
          <w:lang w:eastAsia="zh-CN"/>
          <w:rPrChange w:id="298" w:author="Qiao, Guan Lun (RC-CN DI FA ST&amp;PM SUP IT&amp;EDGE)" w:date="2022-02-07T15:02:00Z">
            <w:rPr>
              <w:ins w:id="299" w:author="Qiao, Guan Lun (RC-CN DI FA ST&amp;PM SUP IT&amp;EDGE)" w:date="2022-01-25T13:56:00Z"/>
              <w:rFonts w:ascii="ABBvoice CNSG" w:eastAsia="ABBvoice CNSG" w:hAnsi="ABBvoice CNSG"/>
              <w:lang w:eastAsia="zh-CN"/>
            </w:rPr>
          </w:rPrChange>
        </w:rPr>
        <w:pPrChange w:id="300" w:author="Unknown" w:date="2020-04-23T11:38:00Z">
          <w:pPr>
            <w:pStyle w:val="Body"/>
            <w:numPr>
              <w:numId w:val="4"/>
            </w:numPr>
            <w:tabs>
              <w:tab w:val="num" w:pos="284"/>
              <w:tab w:val="num" w:pos="360"/>
            </w:tabs>
            <w:ind w:left="284" w:hanging="284"/>
            <w:jc w:val="both"/>
          </w:pPr>
        </w:pPrChange>
      </w:pPr>
      <w:ins w:id="301" w:author="Qiao, Guan Lun (RC-CN DI FA ST&amp;PM SUP IT&amp;EDGE)" w:date="2022-01-25T13:56:00Z">
        <w:r w:rsidRPr="00A2596A">
          <w:rPr>
            <w:rFonts w:ascii="Times New Roman" w:eastAsia="Microsoft YaHei UI" w:hAnsi="Times New Roman" w:cs="Times New Roman" w:hint="eastAsia"/>
            <w:i/>
            <w:iCs/>
            <w:lang w:eastAsia="zh-CN"/>
            <w:rPrChange w:id="302" w:author="Qiao, Guan Lun (RC-CN DI FA ST&amp;PM SUP IT&amp;EDGE)" w:date="2022-02-07T15:02:00Z">
              <w:rPr>
                <w:rFonts w:ascii="ABBvoice CNSG" w:eastAsia="ABBvoice CNSG" w:hAnsi="ABBvoice CNSG" w:hint="eastAsia"/>
                <w:lang w:eastAsia="zh-CN"/>
              </w:rPr>
            </w:rPrChange>
          </w:rPr>
          <w:t>背景：</w:t>
        </w:r>
        <w:r w:rsidRPr="00A2596A">
          <w:rPr>
            <w:rFonts w:ascii="Times New Roman" w:eastAsia="Microsoft YaHei UI" w:hAnsi="Times New Roman" w:cs="Times New Roman" w:hint="eastAsia"/>
            <w:i/>
            <w:iCs/>
            <w:color w:val="FF000F" w:themeColor="background2"/>
            <w:lang w:eastAsia="zh-CN"/>
            <w:rPrChange w:id="303" w:author="Qiao, Guan Lun (RC-CN DI FA ST&amp;PM SUP IT&amp;EDGE)" w:date="2022-02-07T15:02:00Z">
              <w:rPr>
                <w:rFonts w:ascii="ABBvoice CNSG" w:eastAsia="ABBvoice CNSG" w:hAnsi="ABBvoice CNSG" w:hint="eastAsia"/>
                <w:i/>
                <w:iCs/>
                <w:color w:val="FF0000"/>
                <w:lang w:eastAsia="zh-CN"/>
              </w:rPr>
            </w:rPrChange>
          </w:rPr>
          <w:t>描述软件开发背景，软件开发之前遇到的问题；例如：公司目前已经使用了</w:t>
        </w:r>
        <w:r w:rsidRPr="00A2596A">
          <w:rPr>
            <w:rFonts w:ascii="Times New Roman" w:eastAsia="Microsoft YaHei UI" w:hAnsi="Times New Roman" w:cs="Times New Roman"/>
            <w:i/>
            <w:iCs/>
            <w:color w:val="FF000F" w:themeColor="background2"/>
            <w:lang w:eastAsia="zh-CN"/>
            <w:rPrChange w:id="304"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305" w:author="Qiao, Guan Lun (RC-CN DI FA ST&amp;PM SUP IT&amp;EDGE)" w:date="2022-02-07T15:02:00Z">
              <w:rPr>
                <w:rFonts w:ascii="ABBvoice CNSG" w:eastAsia="ABBvoice CNSG" w:hAnsi="ABBvoice CNSG" w:hint="eastAsia"/>
                <w:i/>
                <w:iCs/>
                <w:color w:val="FF0000"/>
                <w:lang w:eastAsia="zh-CN"/>
              </w:rPr>
            </w:rPrChange>
          </w:rPr>
          <w:t>系统来管理公司业务。在生产管理环节，</w:t>
        </w:r>
        <w:r w:rsidRPr="00A2596A">
          <w:rPr>
            <w:rFonts w:ascii="Times New Roman" w:eastAsia="Microsoft YaHei UI" w:hAnsi="Times New Roman" w:cs="Times New Roman"/>
            <w:i/>
            <w:iCs/>
            <w:color w:val="FF000F" w:themeColor="background2"/>
            <w:lang w:eastAsia="zh-CN"/>
            <w:rPrChange w:id="306"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307" w:author="Qiao, Guan Lun (RC-CN DI FA ST&amp;PM SUP IT&amp;EDGE)" w:date="2022-02-07T15:02:00Z">
              <w:rPr>
                <w:rFonts w:ascii="ABBvoice CNSG" w:eastAsia="ABBvoice CNSG" w:hAnsi="ABBvoice CNSG" w:hint="eastAsia"/>
                <w:i/>
                <w:iCs/>
                <w:color w:val="FF0000"/>
                <w:lang w:eastAsia="zh-CN"/>
              </w:rPr>
            </w:rPrChange>
          </w:rPr>
          <w:t>系统位于计划层，管理整合现有的生产资源，编制生产计划。在车间现场，公司主要采用自动化生产设备，通过组态王实现生产现场的自动化控制。虽然</w:t>
        </w:r>
        <w:r w:rsidRPr="00A2596A">
          <w:rPr>
            <w:rFonts w:ascii="Times New Roman" w:eastAsia="Microsoft YaHei UI" w:hAnsi="Times New Roman" w:cs="Times New Roman"/>
            <w:i/>
            <w:iCs/>
            <w:color w:val="FF000F" w:themeColor="background2"/>
            <w:lang w:eastAsia="zh-CN"/>
            <w:rPrChange w:id="308"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309" w:author="Qiao, Guan Lun (RC-CN DI FA ST&amp;PM SUP IT&amp;EDGE)" w:date="2022-02-07T15:02:00Z">
              <w:rPr>
                <w:rFonts w:ascii="ABBvoice CNSG" w:eastAsia="ABBvoice CNSG" w:hAnsi="ABBvoice CNSG" w:hint="eastAsia"/>
                <w:i/>
                <w:iCs/>
                <w:color w:val="FF0000"/>
                <w:lang w:eastAsia="zh-CN"/>
              </w:rPr>
            </w:rPrChange>
          </w:rPr>
          <w:t>系统和组态王系统都帮助公司解决了很多问题，提升了效率，但是</w:t>
        </w:r>
        <w:r w:rsidRPr="00A2596A">
          <w:rPr>
            <w:rFonts w:ascii="Times New Roman" w:eastAsia="Microsoft YaHei UI" w:hAnsi="Times New Roman" w:cs="Times New Roman"/>
            <w:i/>
            <w:iCs/>
            <w:color w:val="FF000F" w:themeColor="background2"/>
            <w:lang w:eastAsia="zh-CN"/>
            <w:rPrChange w:id="310"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311" w:author="Qiao, Guan Lun (RC-CN DI FA ST&amp;PM SUP IT&amp;EDGE)" w:date="2022-02-07T15:02:00Z">
              <w:rPr>
                <w:rFonts w:ascii="ABBvoice CNSG" w:eastAsia="ABBvoice CNSG" w:hAnsi="ABBvoice CNSG" w:hint="eastAsia"/>
                <w:i/>
                <w:iCs/>
                <w:color w:val="FF0000"/>
                <w:lang w:eastAsia="zh-CN"/>
              </w:rPr>
            </w:rPrChange>
          </w:rPr>
          <w:t>对生产现场的管理并不提供直接和详细的支持，而现场组态王系统的功能在于生产设备和工艺参数的监控，它可以向管理人员提供现场设备状态和统计数据，但是本身并非真正意义上的管理系统，</w:t>
        </w:r>
        <w:r w:rsidRPr="00A2596A">
          <w:rPr>
            <w:rFonts w:ascii="Times New Roman" w:eastAsia="Microsoft YaHei UI" w:hAnsi="Times New Roman" w:cs="Times New Roman"/>
            <w:i/>
            <w:iCs/>
            <w:color w:val="FF000F" w:themeColor="background2"/>
            <w:lang w:eastAsia="zh-CN"/>
            <w:rPrChange w:id="312"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313" w:author="Qiao, Guan Lun (RC-CN DI FA ST&amp;PM SUP IT&amp;EDGE)" w:date="2022-02-07T15:02:00Z">
              <w:rPr>
                <w:rFonts w:ascii="ABBvoice CNSG" w:eastAsia="ABBvoice CNSG" w:hAnsi="ABBvoice CNSG" w:hint="eastAsia"/>
                <w:i/>
                <w:iCs/>
                <w:color w:val="FF0000"/>
                <w:lang w:eastAsia="zh-CN"/>
              </w:rPr>
            </w:rPrChange>
          </w:rPr>
          <w:t>系统和现场组态王系统之间出现了管理信息方面的‘断层’。因此我们需要</w:t>
        </w:r>
        <w:r w:rsidRPr="00A2596A">
          <w:rPr>
            <w:rFonts w:ascii="Times New Roman" w:eastAsia="Microsoft YaHei UI" w:hAnsi="Times New Roman" w:cs="Times New Roman"/>
            <w:i/>
            <w:iCs/>
            <w:color w:val="FF000F" w:themeColor="background2"/>
            <w:lang w:eastAsia="zh-CN"/>
            <w:rPrChange w:id="314" w:author="Qiao, Guan Lun (RC-CN DI FA ST&amp;PM SUP IT&amp;EDGE)" w:date="2022-02-07T15:02:00Z">
              <w:rPr>
                <w:rFonts w:ascii="ABBvoice CNSG" w:eastAsia="ABBvoice CNSG" w:hAnsi="ABBvoice CNSG"/>
                <w:i/>
                <w:iCs/>
                <w:color w:val="FF0000"/>
                <w:lang w:eastAsia="zh-CN"/>
              </w:rPr>
            </w:rPrChange>
          </w:rPr>
          <w:t>MES</w:t>
        </w:r>
        <w:r w:rsidRPr="00A2596A">
          <w:rPr>
            <w:rFonts w:ascii="Times New Roman" w:eastAsia="Microsoft YaHei UI" w:hAnsi="Times New Roman" w:cs="Times New Roman" w:hint="eastAsia"/>
            <w:i/>
            <w:iCs/>
            <w:color w:val="FF000F" w:themeColor="background2"/>
            <w:lang w:eastAsia="zh-CN"/>
            <w:rPrChange w:id="315" w:author="Qiao, Guan Lun (RC-CN DI FA ST&amp;PM SUP IT&amp;EDGE)" w:date="2022-02-07T15:02:00Z">
              <w:rPr>
                <w:rFonts w:ascii="ABBvoice CNSG" w:eastAsia="ABBvoice CNSG" w:hAnsi="ABBvoice CNSG" w:hint="eastAsia"/>
                <w:i/>
                <w:iCs/>
                <w:color w:val="FF0000"/>
                <w:lang w:eastAsia="zh-CN"/>
              </w:rPr>
            </w:rPrChange>
          </w:rPr>
          <w:t>系统来实现对生产现场、质量跟踪和追溯、质量控制、生产设备的管理功能，为生产部、品质保证部、工艺等部门提供车间管理信息服务。</w:t>
        </w:r>
      </w:ins>
    </w:p>
    <w:p w14:paraId="30C9B1F7" w14:textId="77777777" w:rsidR="002773FE" w:rsidRPr="00A2596A" w:rsidRDefault="002773FE">
      <w:pPr>
        <w:pStyle w:val="Body"/>
        <w:numPr>
          <w:ilvl w:val="0"/>
          <w:numId w:val="36"/>
        </w:numPr>
        <w:jc w:val="both"/>
        <w:rPr>
          <w:ins w:id="316" w:author="Qiao, Guan Lun (RC-CN DI FA ST&amp;PM SUP IT&amp;EDGE)" w:date="2022-01-25T13:56:00Z"/>
          <w:rFonts w:ascii="Times New Roman" w:eastAsia="Microsoft YaHei UI" w:hAnsi="Times New Roman" w:cs="Times New Roman"/>
          <w:i/>
          <w:iCs/>
          <w:lang w:eastAsia="zh-CN"/>
          <w:rPrChange w:id="317" w:author="Qiao, Guan Lun (RC-CN DI FA ST&amp;PM SUP IT&amp;EDGE)" w:date="2022-02-07T15:02:00Z">
            <w:rPr>
              <w:ins w:id="318" w:author="Qiao, Guan Lun (RC-CN DI FA ST&amp;PM SUP IT&amp;EDGE)" w:date="2022-01-25T13:56:00Z"/>
              <w:rFonts w:ascii="ABBvoice CNSG" w:eastAsia="ABBvoice CNSG" w:hAnsi="ABBvoice CNSG"/>
              <w:lang w:eastAsia="zh-CN"/>
            </w:rPr>
          </w:rPrChange>
        </w:rPr>
        <w:pPrChange w:id="319" w:author="Unknown" w:date="2020-04-23T11:38:00Z">
          <w:pPr>
            <w:pStyle w:val="Body"/>
            <w:numPr>
              <w:numId w:val="4"/>
            </w:numPr>
            <w:tabs>
              <w:tab w:val="num" w:pos="284"/>
              <w:tab w:val="num" w:pos="360"/>
            </w:tabs>
            <w:ind w:left="284" w:hanging="284"/>
            <w:jc w:val="both"/>
          </w:pPr>
        </w:pPrChange>
      </w:pPr>
      <w:ins w:id="320" w:author="Qiao, Guan Lun (RC-CN DI FA ST&amp;PM SUP IT&amp;EDGE)" w:date="2022-01-25T13:56:00Z">
        <w:r w:rsidRPr="00A2596A">
          <w:rPr>
            <w:rFonts w:ascii="Times New Roman" w:eastAsia="Microsoft YaHei UI" w:hAnsi="Times New Roman" w:cs="Times New Roman" w:hint="eastAsia"/>
            <w:i/>
            <w:iCs/>
            <w:lang w:eastAsia="zh-CN"/>
            <w:rPrChange w:id="321" w:author="Qiao, Guan Lun (RC-CN DI FA ST&amp;PM SUP IT&amp;EDGE)" w:date="2022-02-07T15:02:00Z">
              <w:rPr>
                <w:rFonts w:ascii="ABBvoice CNSG" w:eastAsia="ABBvoice CNSG" w:hAnsi="ABBvoice CNSG" w:hint="eastAsia"/>
                <w:lang w:eastAsia="zh-CN"/>
              </w:rPr>
            </w:rPrChange>
          </w:rPr>
          <w:t>范围：</w:t>
        </w:r>
        <w:r w:rsidRPr="00A2596A">
          <w:rPr>
            <w:rFonts w:ascii="Times New Roman" w:eastAsia="Microsoft YaHei UI" w:hAnsi="Times New Roman" w:cs="Times New Roman" w:hint="eastAsia"/>
            <w:i/>
            <w:iCs/>
            <w:color w:val="FF000F" w:themeColor="background2"/>
            <w:lang w:eastAsia="zh-CN"/>
            <w:rPrChange w:id="322" w:author="Qiao, Guan Lun (RC-CN DI FA ST&amp;PM SUP IT&amp;EDGE)" w:date="2022-02-07T15:02:00Z">
              <w:rPr>
                <w:rFonts w:ascii="ABBvoice CNSG" w:eastAsia="ABBvoice CNSG" w:hAnsi="ABBvoice CNSG" w:hint="eastAsia"/>
                <w:i/>
                <w:iCs/>
                <w:color w:val="FF0000"/>
                <w:lang w:eastAsia="zh-CN"/>
              </w:rPr>
            </w:rPrChange>
          </w:rPr>
          <w:t>说明软件做什么，以及软件不做什么，并说明该文档描述内的功能须与客户要求保持一致，该文档内的功能都应得到实现；例如：软件是基于已有软件进行版本升级，还是全新开发。</w:t>
        </w:r>
      </w:ins>
    </w:p>
    <w:p w14:paraId="44BD22ED" w14:textId="77777777" w:rsidR="002773FE" w:rsidRPr="00A2596A" w:rsidRDefault="002773FE">
      <w:pPr>
        <w:pStyle w:val="Body"/>
        <w:numPr>
          <w:ilvl w:val="0"/>
          <w:numId w:val="36"/>
        </w:numPr>
        <w:jc w:val="both"/>
        <w:rPr>
          <w:ins w:id="323" w:author="Qiao, Guan Lun (RC-CN DI FA ST&amp;PM SUP IT&amp;EDGE)" w:date="2022-01-25T13:56:00Z"/>
          <w:rFonts w:ascii="Times New Roman" w:eastAsia="Microsoft YaHei UI" w:hAnsi="Times New Roman" w:cs="Times New Roman"/>
          <w:i/>
          <w:iCs/>
          <w:color w:val="FF000F" w:themeColor="background2"/>
          <w:lang w:eastAsia="zh-CN"/>
          <w:rPrChange w:id="324" w:author="Qiao, Guan Lun (RC-CN DI FA ST&amp;PM SUP IT&amp;EDGE)" w:date="2022-02-07T15:02:00Z">
            <w:rPr>
              <w:ins w:id="325" w:author="Qiao, Guan Lun (RC-CN DI FA ST&amp;PM SUP IT&amp;EDGE)" w:date="2022-01-25T13:56:00Z"/>
              <w:rFonts w:ascii="ABBvoice CNSG" w:eastAsia="ABBvoice CNSG" w:hAnsi="ABBvoice CNSG"/>
              <w:lang w:eastAsia="zh-CN"/>
            </w:rPr>
          </w:rPrChange>
        </w:rPr>
        <w:pPrChange w:id="326" w:author="Unknown" w:date="2020-04-23T11:38:00Z">
          <w:pPr>
            <w:pStyle w:val="Body"/>
            <w:numPr>
              <w:numId w:val="4"/>
            </w:numPr>
            <w:tabs>
              <w:tab w:val="num" w:pos="284"/>
              <w:tab w:val="num" w:pos="360"/>
            </w:tabs>
            <w:ind w:left="284" w:hanging="284"/>
            <w:jc w:val="both"/>
          </w:pPr>
        </w:pPrChange>
      </w:pPr>
      <w:ins w:id="327" w:author="Qiao, Guan Lun (RC-CN DI FA ST&amp;PM SUP IT&amp;EDGE)" w:date="2022-01-25T13:56:00Z">
        <w:r w:rsidRPr="00A2596A">
          <w:rPr>
            <w:rFonts w:ascii="Times New Roman" w:eastAsia="Microsoft YaHei UI" w:hAnsi="Times New Roman" w:cs="Times New Roman" w:hint="eastAsia"/>
            <w:i/>
            <w:iCs/>
            <w:lang w:eastAsia="zh-CN"/>
            <w:rPrChange w:id="328" w:author="Qiao, Guan Lun (RC-CN DI FA ST&amp;PM SUP IT&amp;EDGE)" w:date="2022-02-07T15:02:00Z">
              <w:rPr>
                <w:rFonts w:ascii="ABBvoice CNSG" w:eastAsia="ABBvoice CNSG" w:hAnsi="ABBvoice CNSG" w:hint="eastAsia"/>
                <w:lang w:eastAsia="zh-CN"/>
              </w:rPr>
            </w:rPrChange>
          </w:rPr>
          <w:t>目的：</w:t>
        </w:r>
        <w:r w:rsidRPr="00A2596A">
          <w:rPr>
            <w:rFonts w:ascii="Times New Roman" w:eastAsia="Microsoft YaHei UI" w:hAnsi="Times New Roman" w:cs="Times New Roman" w:hint="eastAsia"/>
            <w:i/>
            <w:iCs/>
            <w:color w:val="FF000F" w:themeColor="background2"/>
            <w:lang w:eastAsia="zh-CN"/>
            <w:rPrChange w:id="329" w:author="Qiao, Guan Lun (RC-CN DI FA ST&amp;PM SUP IT&amp;EDGE)" w:date="2022-02-07T15:02:00Z">
              <w:rPr>
                <w:rFonts w:ascii="ABBvoice CNSG" w:eastAsia="ABBvoice CNSG" w:hAnsi="ABBvoice CNSG" w:hint="eastAsia"/>
                <w:i/>
                <w:iCs/>
                <w:color w:val="FF000F" w:themeColor="background2"/>
                <w:lang w:eastAsia="zh-CN"/>
              </w:rPr>
            </w:rPrChange>
          </w:rPr>
          <w:t>澄清编写此文档前期所做的客户需求调研工作，以及编写此文档的目的；例如：在完成了与生产部、品质保证部、企业发展部等部门讨论、分析的基础上，提出了这份软件需求说明书。此需求说明书对</w:t>
        </w:r>
        <w:r w:rsidRPr="00A2596A">
          <w:rPr>
            <w:rFonts w:ascii="Times New Roman" w:eastAsia="Microsoft YaHei UI" w:hAnsi="Times New Roman" w:cs="Times New Roman"/>
            <w:i/>
            <w:iCs/>
            <w:color w:val="FF000F" w:themeColor="background2"/>
            <w:lang w:eastAsia="zh-CN"/>
            <w:rPrChange w:id="330"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331" w:author="Qiao, Guan Lun (RC-CN DI FA ST&amp;PM SUP IT&amp;EDGE)" w:date="2022-02-07T15:02:00Z">
              <w:rPr>
                <w:rFonts w:ascii="ABBvoice CNSG" w:eastAsia="ABBvoice CNSG" w:hAnsi="ABBvoice CNSG" w:hint="eastAsia"/>
                <w:i/>
                <w:iCs/>
                <w:color w:val="FF000F" w:themeColor="background2"/>
                <w:lang w:eastAsia="zh-CN"/>
              </w:rPr>
            </w:rPrChange>
          </w:rPr>
          <w:t>系统做了全面的用户需求分析，编写此文档的目的是进一步明确</w:t>
        </w:r>
        <w:r w:rsidRPr="00A2596A">
          <w:rPr>
            <w:rFonts w:ascii="Times New Roman" w:eastAsia="Microsoft YaHei UI" w:hAnsi="Times New Roman" w:cs="Times New Roman"/>
            <w:i/>
            <w:iCs/>
            <w:color w:val="FF000F" w:themeColor="background2"/>
            <w:lang w:eastAsia="zh-CN"/>
            <w:rPrChange w:id="332"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333" w:author="Qiao, Guan Lun (RC-CN DI FA ST&amp;PM SUP IT&amp;EDGE)" w:date="2022-02-07T15:02:00Z">
              <w:rPr>
                <w:rFonts w:ascii="ABBvoice CNSG" w:eastAsia="ABBvoice CNSG" w:hAnsi="ABBvoice CNSG" w:hint="eastAsia"/>
                <w:i/>
                <w:iCs/>
                <w:color w:val="FF000F" w:themeColor="background2"/>
                <w:lang w:eastAsia="zh-CN"/>
              </w:rPr>
            </w:rPrChange>
          </w:rPr>
          <w:t>系统的细节问题</w:t>
        </w:r>
        <w:r w:rsidRPr="00A2596A">
          <w:rPr>
            <w:rFonts w:ascii="Times New Roman" w:eastAsia="Microsoft YaHei UI" w:hAnsi="Times New Roman" w:cs="Times New Roman"/>
            <w:i/>
            <w:iCs/>
            <w:color w:val="FF000F" w:themeColor="background2"/>
            <w:lang w:eastAsia="zh-CN"/>
            <w:rPrChange w:id="334"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335" w:author="Qiao, Guan Lun (RC-CN DI FA ST&amp;PM SUP IT&amp;EDGE)" w:date="2022-02-07T15:02:00Z">
              <w:rPr>
                <w:rFonts w:ascii="ABBvoice CNSG" w:eastAsia="ABBvoice CNSG" w:hAnsi="ABBvoice CNSG" w:hint="eastAsia"/>
                <w:i/>
                <w:iCs/>
                <w:color w:val="FF000F" w:themeColor="background2"/>
                <w:lang w:eastAsia="zh-CN"/>
              </w:rPr>
            </w:rPrChange>
          </w:rPr>
          <w:t>使管理人员、软件商能清楚地了解用户需求；使用户、软件商对</w:t>
        </w:r>
        <w:r w:rsidRPr="00A2596A">
          <w:rPr>
            <w:rFonts w:ascii="Times New Roman" w:eastAsia="Microsoft YaHei UI" w:hAnsi="Times New Roman" w:cs="Times New Roman"/>
            <w:i/>
            <w:iCs/>
            <w:color w:val="FF000F" w:themeColor="background2"/>
            <w:lang w:eastAsia="zh-CN"/>
            <w:rPrChange w:id="336"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337" w:author="Qiao, Guan Lun (RC-CN DI FA ST&amp;PM SUP IT&amp;EDGE)" w:date="2022-02-07T15:02:00Z">
              <w:rPr>
                <w:rFonts w:ascii="ABBvoice CNSG" w:eastAsia="ABBvoice CNSG" w:hAnsi="ABBvoice CNSG" w:hint="eastAsia"/>
                <w:i/>
                <w:iCs/>
                <w:color w:val="FF000F" w:themeColor="background2"/>
                <w:lang w:eastAsia="zh-CN"/>
              </w:rPr>
            </w:rPrChange>
          </w:rPr>
          <w:t>系统的需求有一个共同的理解，它说明了公司对</w:t>
        </w:r>
        <w:r w:rsidRPr="00A2596A">
          <w:rPr>
            <w:rFonts w:ascii="Times New Roman" w:eastAsia="Microsoft YaHei UI" w:hAnsi="Times New Roman" w:cs="Times New Roman"/>
            <w:i/>
            <w:iCs/>
            <w:color w:val="FF000F" w:themeColor="background2"/>
            <w:lang w:eastAsia="zh-CN"/>
            <w:rPrChange w:id="338"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339" w:author="Qiao, Guan Lun (RC-CN DI FA ST&amp;PM SUP IT&amp;EDGE)" w:date="2022-02-07T15:02:00Z">
              <w:rPr>
                <w:rFonts w:ascii="ABBvoice CNSG" w:eastAsia="ABBvoice CNSG" w:hAnsi="ABBvoice CNSG" w:hint="eastAsia"/>
                <w:i/>
                <w:iCs/>
                <w:color w:val="FF000F" w:themeColor="background2"/>
                <w:lang w:eastAsia="zh-CN"/>
              </w:rPr>
            </w:rPrChange>
          </w:rPr>
          <w:t>系统的各项功能需求、性能需求和数据要求，阐述系统应用的背景和范围。</w:t>
        </w:r>
      </w:ins>
    </w:p>
    <w:p w14:paraId="610EDA9D" w14:textId="77777777" w:rsidR="004D494D" w:rsidRPr="00A2596A" w:rsidRDefault="004D494D" w:rsidP="004D494D">
      <w:pPr>
        <w:pStyle w:val="Heading1"/>
        <w:pageBreakBefore/>
        <w:ind w:hanging="994"/>
        <w:rPr>
          <w:ins w:id="340" w:author="Qiao, Guan Lun (RC-CN DI FA ST&amp;PM SUP IT&amp;EDGE)" w:date="2022-01-25T14:00:00Z"/>
          <w:rFonts w:ascii="Times New Roman" w:eastAsia="Microsoft YaHei UI" w:hAnsi="Times New Roman" w:cs="Times New Roman"/>
          <w:i/>
          <w:iCs/>
          <w:kern w:val="0"/>
          <w:rPrChange w:id="341" w:author="Qiao, Guan Lun (RC-CN DI FA ST&amp;PM SUP IT&amp;EDGE)" w:date="2022-02-07T15:02:00Z">
            <w:rPr>
              <w:ins w:id="342" w:author="Qiao, Guan Lun (RC-CN DI FA ST&amp;PM SUP IT&amp;EDGE)" w:date="2022-01-25T14:00:00Z"/>
              <w:rFonts w:ascii="ABBvoice CNSG" w:eastAsia="ABBvoice CNSG" w:hAnsi="ABBvoice CNSG"/>
              <w:kern w:val="0"/>
            </w:rPr>
          </w:rPrChange>
        </w:rPr>
      </w:pPr>
      <w:bookmarkStart w:id="343" w:name="_Toc38533766"/>
      <w:bookmarkStart w:id="344" w:name="_Toc95207347"/>
      <w:ins w:id="345" w:author="Qiao, Guan Lun (RC-CN DI FA ST&amp;PM SUP IT&amp;EDGE)" w:date="2022-01-25T14:00:00Z">
        <w:r w:rsidRPr="00A2596A">
          <w:rPr>
            <w:rFonts w:ascii="Times New Roman" w:eastAsia="Microsoft YaHei UI" w:hAnsi="Times New Roman" w:cs="Times New Roman" w:hint="eastAsia"/>
            <w:i/>
            <w:iCs/>
            <w:kern w:val="0"/>
            <w:lang w:eastAsia="zh-CN"/>
            <w:rPrChange w:id="346" w:author="Qiao, Guan Lun (RC-CN DI FA ST&amp;PM SUP IT&amp;EDGE)" w:date="2022-02-07T15:02:00Z">
              <w:rPr>
                <w:rFonts w:ascii="ABBvoice CNSG" w:eastAsia="ABBvoice CNSG" w:hAnsi="ABBvoice CNSG" w:hint="eastAsia"/>
                <w:b w:val="0"/>
                <w:bCs w:val="0"/>
                <w:kern w:val="0"/>
                <w:lang w:eastAsia="zh-CN"/>
              </w:rPr>
            </w:rPrChange>
          </w:rPr>
          <w:lastRenderedPageBreak/>
          <w:t>软件描述</w:t>
        </w:r>
        <w:bookmarkEnd w:id="343"/>
        <w:bookmarkEnd w:id="344"/>
      </w:ins>
    </w:p>
    <w:p w14:paraId="11E5AB74" w14:textId="77777777" w:rsidR="004D494D" w:rsidRPr="00A2596A" w:rsidRDefault="004D494D" w:rsidP="004D494D">
      <w:pPr>
        <w:spacing w:after="130"/>
        <w:jc w:val="both"/>
        <w:rPr>
          <w:ins w:id="347" w:author="Qiao, Guan Lun (RC-CN DI FA ST&amp;PM SUP IT&amp;EDGE)" w:date="2022-01-25T14:00:00Z"/>
          <w:rFonts w:ascii="Times New Roman" w:eastAsia="Microsoft YaHei UI" w:hAnsi="Times New Roman" w:cs="Times New Roman"/>
          <w:i/>
          <w:iCs/>
          <w:color w:val="FF000F" w:themeColor="background2"/>
          <w:lang w:eastAsia="zh-CN"/>
          <w:rPrChange w:id="348" w:author="Qiao, Guan Lun (RC-CN DI FA ST&amp;PM SUP IT&amp;EDGE)" w:date="2022-02-07T15:02:00Z">
            <w:rPr>
              <w:ins w:id="349" w:author="Qiao, Guan Lun (RC-CN DI FA ST&amp;PM SUP IT&amp;EDGE)" w:date="2022-01-25T14:00:00Z"/>
              <w:rFonts w:ascii="ABBvoice CNSG" w:eastAsia="ABBvoice CNSG" w:hAnsi="ABBvoice CNSG"/>
              <w:i/>
              <w:iCs/>
              <w:color w:val="FF000F" w:themeColor="background2"/>
              <w:lang w:eastAsia="zh-CN"/>
            </w:rPr>
          </w:rPrChange>
        </w:rPr>
      </w:pPr>
      <w:ins w:id="350"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51" w:author="Qiao, Guan Lun (RC-CN DI FA ST&amp;PM SUP IT&amp;EDGE)" w:date="2022-02-07T15:02:00Z">
              <w:rPr>
                <w:rFonts w:ascii="ABBvoice CNSG" w:eastAsia="ABBvoice CNSG" w:hAnsi="ABBvoice CNSG" w:hint="eastAsia"/>
                <w:i/>
                <w:iCs/>
                <w:color w:val="FF000F" w:themeColor="background2"/>
                <w:lang w:eastAsia="zh-CN"/>
              </w:rPr>
            </w:rPrChange>
          </w:rPr>
          <w:t>叙述该项软件开发的意图、应用目标、作用范围以及其他应向读者说明的有关该软件开发的背景材料。解释被开发软件与其他有关软件之间的关系。如果本软件产品是一项独立的软件，而且全部内容自含，则说明这一点。如果所定义的产品是一个更大的系统的一个组成部分，则应说明本产品与该系统中其他各组成部分之间的关系，为此可使用一张方框图来说明该系统的组成和本产品同其他各部分的联系和接口。</w:t>
        </w:r>
      </w:ins>
    </w:p>
    <w:p w14:paraId="32EF42A1" w14:textId="77777777" w:rsidR="004D494D" w:rsidRPr="00A2596A" w:rsidRDefault="004D494D" w:rsidP="004D494D">
      <w:pPr>
        <w:pStyle w:val="Heading2"/>
        <w:spacing w:before="240"/>
        <w:ind w:hanging="994"/>
        <w:rPr>
          <w:ins w:id="352" w:author="Qiao, Guan Lun (RC-CN DI FA ST&amp;PM SUP IT&amp;EDGE)" w:date="2022-01-25T14:00:00Z"/>
          <w:rFonts w:ascii="Times New Roman" w:eastAsia="Microsoft YaHei UI" w:hAnsi="Times New Roman" w:cs="Times New Roman"/>
          <w:bCs/>
          <w:i/>
          <w:iCs/>
          <w:lang w:eastAsia="zh-CN"/>
          <w:rPrChange w:id="353" w:author="Qiao, Guan Lun (RC-CN DI FA ST&amp;PM SUP IT&amp;EDGE)" w:date="2022-02-07T15:02:00Z">
            <w:rPr>
              <w:ins w:id="354" w:author="Qiao, Guan Lun (RC-CN DI FA ST&amp;PM SUP IT&amp;EDGE)" w:date="2022-01-25T14:00:00Z"/>
              <w:rFonts w:ascii="ABBvoice CNSG" w:eastAsia="ABBvoice CNSG" w:hAnsi="ABBvoice CNSG"/>
              <w:lang w:eastAsia="zh-CN"/>
            </w:rPr>
          </w:rPrChange>
        </w:rPr>
      </w:pPr>
      <w:bookmarkStart w:id="355" w:name="_Toc38533767"/>
      <w:bookmarkStart w:id="356" w:name="_Toc95207348"/>
      <w:ins w:id="357" w:author="Qiao, Guan Lun (RC-CN DI FA ST&amp;PM SUP IT&amp;EDGE)" w:date="2022-01-25T14:00:00Z">
        <w:r w:rsidRPr="00A2596A">
          <w:rPr>
            <w:rFonts w:ascii="Times New Roman" w:eastAsia="Microsoft YaHei UI" w:hAnsi="Times New Roman" w:cs="Times New Roman" w:hint="eastAsia"/>
            <w:bCs/>
            <w:i/>
            <w:iCs/>
            <w:lang w:eastAsia="zh-CN"/>
            <w:rPrChange w:id="358" w:author="Qiao, Guan Lun (RC-CN DI FA ST&amp;PM SUP IT&amp;EDGE)" w:date="2022-02-07T15:02:00Z">
              <w:rPr>
                <w:rFonts w:ascii="ABBvoice CNSG" w:eastAsia="ABBvoice CNSG" w:hAnsi="ABBvoice CNSG" w:hint="eastAsia"/>
                <w:b w:val="0"/>
                <w:lang w:eastAsia="zh-CN"/>
              </w:rPr>
            </w:rPrChange>
          </w:rPr>
          <w:t>软件目标</w:t>
        </w:r>
        <w:bookmarkEnd w:id="355"/>
        <w:bookmarkEnd w:id="356"/>
      </w:ins>
    </w:p>
    <w:p w14:paraId="1FDBEAE3" w14:textId="77777777" w:rsidR="004D494D" w:rsidRPr="00A2596A" w:rsidRDefault="004D494D" w:rsidP="004D494D">
      <w:pPr>
        <w:spacing w:after="130"/>
        <w:jc w:val="both"/>
        <w:rPr>
          <w:ins w:id="359" w:author="Qiao, Guan Lun (RC-CN DI FA ST&amp;PM SUP IT&amp;EDGE)" w:date="2022-01-25T14:00:00Z"/>
          <w:rFonts w:ascii="Times New Roman" w:eastAsia="Microsoft YaHei UI" w:hAnsi="Times New Roman" w:cs="Times New Roman"/>
          <w:i/>
          <w:iCs/>
          <w:color w:val="FF0000"/>
          <w:lang w:eastAsia="zh-CN"/>
          <w:rPrChange w:id="360" w:author="Qiao, Guan Lun (RC-CN DI FA ST&amp;PM SUP IT&amp;EDGE)" w:date="2022-02-07T15:02:00Z">
            <w:rPr>
              <w:ins w:id="361" w:author="Qiao, Guan Lun (RC-CN DI FA ST&amp;PM SUP IT&amp;EDGE)" w:date="2022-01-25T14:00:00Z"/>
              <w:rFonts w:ascii="ABBvoice CNSG" w:eastAsia="ABBvoice CNSG" w:hAnsi="ABBvoice CNSG"/>
              <w:i/>
              <w:iCs/>
              <w:color w:val="FF0000"/>
              <w:lang w:eastAsia="zh-CN"/>
            </w:rPr>
          </w:rPrChange>
        </w:rPr>
      </w:pPr>
      <w:ins w:id="362" w:author="Qiao, Guan Lun (RC-CN DI FA ST&amp;PM SUP IT&amp;EDGE)" w:date="2022-01-25T14:00:00Z">
        <w:r w:rsidRPr="00A2596A">
          <w:rPr>
            <w:rFonts w:ascii="Times New Roman" w:eastAsia="Microsoft YaHei UI" w:hAnsi="Times New Roman" w:cs="Times New Roman" w:hint="eastAsia"/>
            <w:i/>
            <w:iCs/>
            <w:color w:val="FF0000"/>
            <w:lang w:eastAsia="zh-CN"/>
            <w:rPrChange w:id="363" w:author="Qiao, Guan Lun (RC-CN DI FA ST&amp;PM SUP IT&amp;EDGE)" w:date="2022-02-07T15:02:00Z">
              <w:rPr>
                <w:rFonts w:ascii="ABBvoice CNSG" w:eastAsia="ABBvoice CNSG" w:hAnsi="ABBvoice CNSG" w:hint="eastAsia"/>
                <w:i/>
                <w:iCs/>
                <w:color w:val="FF0000"/>
                <w:lang w:eastAsia="zh-CN"/>
              </w:rPr>
            </w:rPrChange>
          </w:rPr>
          <w:t>宏观描述客户对于系统的功能需求和系统部署后的效果目标。</w:t>
        </w:r>
      </w:ins>
    </w:p>
    <w:p w14:paraId="52CEDC7B" w14:textId="77777777" w:rsidR="004D494D" w:rsidRPr="00A2596A" w:rsidRDefault="004D494D" w:rsidP="004D494D">
      <w:pPr>
        <w:pStyle w:val="Heading2"/>
        <w:spacing w:before="240"/>
        <w:ind w:hanging="994"/>
        <w:rPr>
          <w:ins w:id="364" w:author="Qiao, Guan Lun (RC-CN DI FA ST&amp;PM SUP IT&amp;EDGE)" w:date="2022-01-25T14:00:00Z"/>
          <w:rFonts w:ascii="Times New Roman" w:eastAsia="Microsoft YaHei UI" w:hAnsi="Times New Roman" w:cs="Times New Roman"/>
          <w:bCs/>
          <w:i/>
          <w:iCs/>
          <w:rPrChange w:id="365" w:author="Qiao, Guan Lun (RC-CN DI FA ST&amp;PM SUP IT&amp;EDGE)" w:date="2022-02-07T15:02:00Z">
            <w:rPr>
              <w:ins w:id="366" w:author="Qiao, Guan Lun (RC-CN DI FA ST&amp;PM SUP IT&amp;EDGE)" w:date="2022-01-25T14:00:00Z"/>
              <w:rFonts w:ascii="ABBvoice CNSG" w:eastAsia="ABBvoice CNSG" w:hAnsi="ABBvoice CNSG"/>
            </w:rPr>
          </w:rPrChange>
        </w:rPr>
      </w:pPr>
      <w:bookmarkStart w:id="367" w:name="_Toc38533768"/>
      <w:bookmarkStart w:id="368" w:name="_Toc95207349"/>
      <w:ins w:id="369" w:author="Qiao, Guan Lun (RC-CN DI FA ST&amp;PM SUP IT&amp;EDGE)" w:date="2022-01-25T14:00:00Z">
        <w:r w:rsidRPr="00A2596A">
          <w:rPr>
            <w:rFonts w:ascii="Times New Roman" w:eastAsia="Microsoft YaHei UI" w:hAnsi="Times New Roman" w:cs="Times New Roman" w:hint="eastAsia"/>
            <w:bCs/>
            <w:i/>
            <w:iCs/>
            <w:lang w:eastAsia="zh-CN"/>
            <w:rPrChange w:id="370" w:author="Qiao, Guan Lun (RC-CN DI FA ST&amp;PM SUP IT&amp;EDGE)" w:date="2022-02-07T15:02:00Z">
              <w:rPr>
                <w:rFonts w:ascii="ABBvoice CNSG" w:eastAsia="ABBvoice CNSG" w:hAnsi="ABBvoice CNSG" w:hint="eastAsia"/>
                <w:b w:val="0"/>
                <w:lang w:eastAsia="zh-CN"/>
              </w:rPr>
            </w:rPrChange>
          </w:rPr>
          <w:t>软件功能</w:t>
        </w:r>
        <w:bookmarkEnd w:id="367"/>
        <w:bookmarkEnd w:id="368"/>
      </w:ins>
    </w:p>
    <w:p w14:paraId="64ED489A" w14:textId="77777777" w:rsidR="004D494D" w:rsidRPr="00A2596A" w:rsidRDefault="004D494D" w:rsidP="004D494D">
      <w:pPr>
        <w:spacing w:after="130"/>
        <w:jc w:val="both"/>
        <w:rPr>
          <w:ins w:id="371" w:author="Qiao, Guan Lun (RC-CN DI FA ST&amp;PM SUP IT&amp;EDGE)" w:date="2022-01-25T14:00:00Z"/>
          <w:rFonts w:ascii="Times New Roman" w:eastAsia="Microsoft YaHei UI" w:hAnsi="Times New Roman" w:cs="Times New Roman"/>
          <w:i/>
          <w:iCs/>
          <w:color w:val="FF000F" w:themeColor="background2"/>
          <w:lang w:eastAsia="zh-CN"/>
          <w:rPrChange w:id="372" w:author="Qiao, Guan Lun (RC-CN DI FA ST&amp;PM SUP IT&amp;EDGE)" w:date="2022-02-07T15:02:00Z">
            <w:rPr>
              <w:ins w:id="373" w:author="Qiao, Guan Lun (RC-CN DI FA ST&amp;PM SUP IT&amp;EDGE)" w:date="2022-01-25T14:00:00Z"/>
              <w:rFonts w:ascii="ABBvoice CNSG" w:eastAsia="ABBvoice CNSG" w:hAnsi="ABBvoice CNSG"/>
              <w:i/>
              <w:iCs/>
              <w:color w:val="FF000F" w:themeColor="background2"/>
              <w:lang w:eastAsia="zh-CN"/>
            </w:rPr>
          </w:rPrChange>
        </w:rPr>
      </w:pPr>
      <w:ins w:id="374"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75" w:author="Qiao, Guan Lun (RC-CN DI FA ST&amp;PM SUP IT&amp;EDGE)" w:date="2022-02-07T15:02:00Z">
              <w:rPr>
                <w:rFonts w:ascii="ABBvoice CNSG" w:eastAsia="ABBvoice CNSG" w:hAnsi="ABBvoice CNSG" w:hint="eastAsia"/>
                <w:i/>
                <w:iCs/>
                <w:color w:val="FF000F" w:themeColor="background2"/>
                <w:lang w:eastAsia="zh-CN"/>
              </w:rPr>
            </w:rPrChange>
          </w:rPr>
          <w:t>概述软件必须实现的和通过用户操作实现的主要功能。这里只需要进行简要描述（例如目录列表），详细描述在详细需求部分描述。</w:t>
        </w:r>
      </w:ins>
    </w:p>
    <w:p w14:paraId="7E0727B0" w14:textId="77777777" w:rsidR="004D494D" w:rsidRPr="00A2596A" w:rsidRDefault="004D494D" w:rsidP="004D494D">
      <w:pPr>
        <w:spacing w:after="130"/>
        <w:jc w:val="both"/>
        <w:rPr>
          <w:ins w:id="376" w:author="Qiao, Guan Lun (RC-CN DI FA ST&amp;PM SUP IT&amp;EDGE)" w:date="2022-01-25T14:00:00Z"/>
          <w:rFonts w:ascii="Times New Roman" w:eastAsia="Microsoft YaHei UI" w:hAnsi="Times New Roman" w:cs="Times New Roman"/>
          <w:i/>
          <w:iCs/>
          <w:color w:val="FF000F" w:themeColor="background2"/>
          <w:lang w:eastAsia="zh-CN"/>
          <w:rPrChange w:id="377" w:author="Qiao, Guan Lun (RC-CN DI FA ST&amp;PM SUP IT&amp;EDGE)" w:date="2022-02-07T15:02:00Z">
            <w:rPr>
              <w:ins w:id="378" w:author="Qiao, Guan Lun (RC-CN DI FA ST&amp;PM SUP IT&amp;EDGE)" w:date="2022-01-25T14:00:00Z"/>
              <w:rFonts w:ascii="ABBvoice CNSG" w:eastAsia="ABBvoice CNSG" w:hAnsi="ABBvoice CNSG"/>
              <w:i/>
              <w:iCs/>
              <w:color w:val="FF000F" w:themeColor="background2"/>
              <w:lang w:eastAsia="zh-CN"/>
            </w:rPr>
          </w:rPrChange>
        </w:rPr>
      </w:pPr>
      <w:ins w:id="379"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80" w:author="Qiao, Guan Lun (RC-CN DI FA ST&amp;PM SUP IT&amp;EDGE)" w:date="2022-02-07T15:02:00Z">
              <w:rPr>
                <w:rFonts w:ascii="ABBvoice CNSG" w:eastAsia="ABBvoice CNSG" w:hAnsi="ABBvoice CNSG" w:hint="eastAsia"/>
                <w:i/>
                <w:iCs/>
                <w:color w:val="FF000F" w:themeColor="background2"/>
                <w:lang w:eastAsia="zh-CN"/>
              </w:rPr>
            </w:rPrChange>
          </w:rPr>
          <w:t>有时，如果存在较高层次的规格说明时，则功能摘要可从中取得，这个较高层次的规格说明为软件产品分配了特殊的功能，为了清晰起见，请注意：</w:t>
        </w:r>
      </w:ins>
    </w:p>
    <w:p w14:paraId="738A92C8" w14:textId="77777777" w:rsidR="004D494D" w:rsidRPr="00A2596A" w:rsidRDefault="004D494D" w:rsidP="004D494D">
      <w:pPr>
        <w:spacing w:after="130"/>
        <w:jc w:val="both"/>
        <w:rPr>
          <w:ins w:id="381" w:author="Qiao, Guan Lun (RC-CN DI FA ST&amp;PM SUP IT&amp;EDGE)" w:date="2022-01-25T14:00:00Z"/>
          <w:rFonts w:ascii="Times New Roman" w:eastAsia="Microsoft YaHei UI" w:hAnsi="Times New Roman" w:cs="Times New Roman"/>
          <w:i/>
          <w:iCs/>
          <w:color w:val="FF000F" w:themeColor="background2"/>
          <w:lang w:eastAsia="zh-CN"/>
          <w:rPrChange w:id="382" w:author="Qiao, Guan Lun (RC-CN DI FA ST&amp;PM SUP IT&amp;EDGE)" w:date="2022-02-07T15:02:00Z">
            <w:rPr>
              <w:ins w:id="383" w:author="Qiao, Guan Lun (RC-CN DI FA ST&amp;PM SUP IT&amp;EDGE)" w:date="2022-01-25T14:00:00Z"/>
              <w:rFonts w:ascii="ABBvoice CNSG" w:eastAsia="ABBvoice CNSG" w:hAnsi="ABBvoice CNSG"/>
              <w:i/>
              <w:iCs/>
              <w:color w:val="FF000F" w:themeColor="background2"/>
              <w:lang w:eastAsia="zh-CN"/>
            </w:rPr>
          </w:rPrChange>
        </w:rPr>
      </w:pPr>
      <w:ins w:id="384" w:author="Qiao, Guan Lun (RC-CN DI FA ST&amp;PM SUP IT&amp;EDGE)" w:date="2022-01-25T14:00:00Z">
        <w:r w:rsidRPr="00A2596A">
          <w:rPr>
            <w:rFonts w:ascii="Times New Roman" w:eastAsia="Microsoft YaHei UI" w:hAnsi="Times New Roman" w:cs="Times New Roman"/>
            <w:i/>
            <w:iCs/>
            <w:color w:val="FF000F" w:themeColor="background2"/>
            <w:lang w:eastAsia="zh-CN"/>
            <w:rPrChange w:id="385" w:author="Qiao, Guan Lun (RC-CN DI FA ST&amp;PM SUP IT&amp;EDGE)" w:date="2022-02-07T15:02:00Z">
              <w:rPr>
                <w:rFonts w:ascii="ABBvoice CNSG" w:eastAsia="ABBvoice CNSG" w:hAnsi="ABBvoice CNSG"/>
                <w:i/>
                <w:iCs/>
                <w:color w:val="FF000F" w:themeColor="background2"/>
                <w:lang w:eastAsia="zh-CN"/>
              </w:rPr>
            </w:rPrChange>
          </w:rPr>
          <w:t>a</w:t>
        </w:r>
        <w:r w:rsidRPr="00A2596A">
          <w:rPr>
            <w:rFonts w:ascii="Times New Roman" w:eastAsia="Microsoft YaHei UI" w:hAnsi="Times New Roman" w:cs="Times New Roman" w:hint="eastAsia"/>
            <w:i/>
            <w:iCs/>
            <w:color w:val="FF000F" w:themeColor="background2"/>
            <w:lang w:eastAsia="zh-CN"/>
            <w:rPrChange w:id="386" w:author="Qiao, Guan Lun (RC-CN DI FA ST&amp;PM SUP IT&amp;EDGE)" w:date="2022-02-07T15:02:00Z">
              <w:rPr>
                <w:rFonts w:ascii="ABBvoice CNSG" w:eastAsia="ABBvoice CNSG" w:hAnsi="ABBvoice CNSG" w:hint="eastAsia"/>
                <w:i/>
                <w:iCs/>
                <w:color w:val="FF000F" w:themeColor="background2"/>
                <w:lang w:eastAsia="zh-CN"/>
              </w:rPr>
            </w:rPrChange>
          </w:rPr>
          <w:t>．编制功能的一种方法是制作功能表，以便客户或者第一次读这个文件的人都可以理解；</w:t>
        </w:r>
      </w:ins>
    </w:p>
    <w:p w14:paraId="262DE8A3" w14:textId="77777777" w:rsidR="004D494D" w:rsidRPr="00A2596A" w:rsidRDefault="004D494D" w:rsidP="004D494D">
      <w:pPr>
        <w:spacing w:after="130"/>
        <w:jc w:val="both"/>
        <w:rPr>
          <w:ins w:id="387" w:author="Qiao, Guan Lun (RC-CN DI FA ST&amp;PM SUP IT&amp;EDGE)" w:date="2022-01-25T14:00:00Z"/>
          <w:rFonts w:ascii="Times New Roman" w:eastAsia="Microsoft YaHei UI" w:hAnsi="Times New Roman" w:cs="Times New Roman"/>
          <w:i/>
          <w:iCs/>
          <w:color w:val="FF000F" w:themeColor="background2"/>
          <w:lang w:eastAsia="zh-CN"/>
          <w:rPrChange w:id="388" w:author="Qiao, Guan Lun (RC-CN DI FA ST&amp;PM SUP IT&amp;EDGE)" w:date="2022-02-07T15:02:00Z">
            <w:rPr>
              <w:ins w:id="389" w:author="Qiao, Guan Lun (RC-CN DI FA ST&amp;PM SUP IT&amp;EDGE)" w:date="2022-01-25T14:00:00Z"/>
              <w:rFonts w:ascii="ABBvoice CNSG" w:eastAsia="ABBvoice CNSG" w:hAnsi="ABBvoice CNSG"/>
              <w:i/>
              <w:iCs/>
              <w:color w:val="FF000F" w:themeColor="background2"/>
              <w:lang w:eastAsia="zh-CN"/>
            </w:rPr>
          </w:rPrChange>
        </w:rPr>
      </w:pPr>
      <w:ins w:id="390" w:author="Qiao, Guan Lun (RC-CN DI FA ST&amp;PM SUP IT&amp;EDGE)" w:date="2022-01-25T14:00:00Z">
        <w:r w:rsidRPr="00A2596A">
          <w:rPr>
            <w:rFonts w:ascii="Times New Roman" w:eastAsia="Microsoft YaHei UI" w:hAnsi="Times New Roman" w:cs="Times New Roman"/>
            <w:i/>
            <w:iCs/>
            <w:color w:val="FF000F" w:themeColor="background2"/>
            <w:lang w:eastAsia="zh-CN"/>
            <w:rPrChange w:id="391" w:author="Qiao, Guan Lun (RC-CN DI FA ST&amp;PM SUP IT&amp;EDGE)" w:date="2022-02-07T15:02:00Z">
              <w:rPr>
                <w:rFonts w:ascii="ABBvoice CNSG" w:eastAsia="ABBvoice CNSG" w:hAnsi="ABBvoice CNSG"/>
                <w:i/>
                <w:iCs/>
                <w:color w:val="FF000F" w:themeColor="background2"/>
                <w:lang w:eastAsia="zh-CN"/>
              </w:rPr>
            </w:rPrChange>
          </w:rPr>
          <w:t>b</w:t>
        </w:r>
        <w:r w:rsidRPr="00A2596A">
          <w:rPr>
            <w:rFonts w:ascii="Times New Roman" w:eastAsia="Microsoft YaHei UI" w:hAnsi="Times New Roman" w:cs="Times New Roman" w:hint="eastAsia"/>
            <w:i/>
            <w:iCs/>
            <w:color w:val="FF000F" w:themeColor="background2"/>
            <w:lang w:eastAsia="zh-CN"/>
            <w:rPrChange w:id="392" w:author="Qiao, Guan Lun (RC-CN DI FA ST&amp;PM SUP IT&amp;EDGE)" w:date="2022-02-07T15:02:00Z">
              <w:rPr>
                <w:rFonts w:ascii="ABBvoice CNSG" w:eastAsia="ABBvoice CNSG" w:hAnsi="ABBvoice CNSG" w:hint="eastAsia"/>
                <w:i/>
                <w:iCs/>
                <w:color w:val="FF000F" w:themeColor="background2"/>
                <w:lang w:eastAsia="zh-CN"/>
              </w:rPr>
            </w:rPrChange>
          </w:rPr>
          <w:t>．用方框图来表达不同的功能和它们的关系也是有帮助的。但应牢记，这样的图不是产品设计时所需求的，而只是一种有效的解释性的工具。</w:t>
        </w:r>
      </w:ins>
    </w:p>
    <w:p w14:paraId="4A4270EF" w14:textId="77777777" w:rsidR="004D494D" w:rsidRPr="00A2596A" w:rsidRDefault="004D494D" w:rsidP="004D494D">
      <w:pPr>
        <w:pStyle w:val="Heading2"/>
        <w:spacing w:before="240"/>
        <w:ind w:hanging="994"/>
        <w:rPr>
          <w:ins w:id="393" w:author="Qiao, Guan Lun (RC-CN DI FA ST&amp;PM SUP IT&amp;EDGE)" w:date="2022-01-25T14:00:00Z"/>
          <w:rFonts w:ascii="Times New Roman" w:eastAsia="Microsoft YaHei UI" w:hAnsi="Times New Roman" w:cs="Times New Roman"/>
          <w:bCs/>
          <w:i/>
          <w:iCs/>
          <w:rPrChange w:id="394" w:author="Qiao, Guan Lun (RC-CN DI FA ST&amp;PM SUP IT&amp;EDGE)" w:date="2022-02-07T15:02:00Z">
            <w:rPr>
              <w:ins w:id="395" w:author="Qiao, Guan Lun (RC-CN DI FA ST&amp;PM SUP IT&amp;EDGE)" w:date="2022-01-25T14:00:00Z"/>
              <w:rFonts w:ascii="ABBvoice CNSG" w:eastAsia="ABBvoice CNSG" w:hAnsi="ABBvoice CNSG"/>
            </w:rPr>
          </w:rPrChange>
        </w:rPr>
      </w:pPr>
      <w:bookmarkStart w:id="396" w:name="_Toc38533769"/>
      <w:bookmarkStart w:id="397" w:name="_Toc95207350"/>
      <w:ins w:id="398" w:author="Qiao, Guan Lun (RC-CN DI FA ST&amp;PM SUP IT&amp;EDGE)" w:date="2022-01-25T14:00:00Z">
        <w:r w:rsidRPr="00A2596A">
          <w:rPr>
            <w:rFonts w:ascii="Times New Roman" w:eastAsia="Microsoft YaHei UI" w:hAnsi="Times New Roman" w:cs="Times New Roman" w:hint="eastAsia"/>
            <w:bCs/>
            <w:i/>
            <w:iCs/>
            <w:lang w:eastAsia="zh-CN"/>
            <w:rPrChange w:id="399" w:author="Qiao, Guan Lun (RC-CN DI FA ST&amp;PM SUP IT&amp;EDGE)" w:date="2022-02-07T15:02:00Z">
              <w:rPr>
                <w:rFonts w:ascii="ABBvoice CNSG" w:eastAsia="ABBvoice CNSG" w:hAnsi="ABBvoice CNSG" w:hint="eastAsia"/>
                <w:b w:val="0"/>
                <w:lang w:eastAsia="zh-CN"/>
              </w:rPr>
            </w:rPrChange>
          </w:rPr>
          <w:t>用户特点</w:t>
        </w:r>
        <w:bookmarkEnd w:id="396"/>
        <w:bookmarkEnd w:id="397"/>
      </w:ins>
    </w:p>
    <w:p w14:paraId="71F351BE" w14:textId="77777777" w:rsidR="004D494D" w:rsidRPr="00A2596A" w:rsidRDefault="004D494D" w:rsidP="004D494D">
      <w:pPr>
        <w:spacing w:after="130"/>
        <w:jc w:val="both"/>
        <w:rPr>
          <w:ins w:id="400" w:author="Qiao, Guan Lun (RC-CN DI FA ST&amp;PM SUP IT&amp;EDGE)" w:date="2022-01-25T14:00:00Z"/>
          <w:rFonts w:ascii="Times New Roman" w:eastAsia="Microsoft YaHei UI" w:hAnsi="Times New Roman" w:cs="Times New Roman"/>
          <w:i/>
          <w:iCs/>
          <w:color w:val="FF000F" w:themeColor="background2"/>
          <w:lang w:eastAsia="zh-CN"/>
          <w:rPrChange w:id="401" w:author="Qiao, Guan Lun (RC-CN DI FA ST&amp;PM SUP IT&amp;EDGE)" w:date="2022-02-07T15:02:00Z">
            <w:rPr>
              <w:ins w:id="402" w:author="Qiao, Guan Lun (RC-CN DI FA ST&amp;PM SUP IT&amp;EDGE)" w:date="2022-01-25T14:00:00Z"/>
              <w:rFonts w:ascii="ABBvoice CNSG" w:eastAsia="ABBvoice CNSG" w:hAnsi="ABBvoice CNSG"/>
              <w:i/>
              <w:iCs/>
              <w:color w:val="FF000F" w:themeColor="background2"/>
              <w:lang w:eastAsia="zh-CN"/>
            </w:rPr>
          </w:rPrChange>
        </w:rPr>
      </w:pPr>
      <w:ins w:id="40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04" w:author="Qiao, Guan Lun (RC-CN DI FA ST&amp;PM SUP IT&amp;EDGE)" w:date="2022-02-07T15:02:00Z">
              <w:rPr>
                <w:rFonts w:ascii="ABBvoice CNSG" w:eastAsia="ABBvoice CNSG" w:hAnsi="ABBvoice CNSG" w:hint="eastAsia"/>
                <w:i/>
                <w:iCs/>
                <w:color w:val="FF000F" w:themeColor="background2"/>
                <w:lang w:eastAsia="zh-CN"/>
              </w:rPr>
            </w:rPrChange>
          </w:rPr>
          <w:t>例子：</w:t>
        </w:r>
      </w:ins>
    </w:p>
    <w:p w14:paraId="1E93ECD2" w14:textId="77777777" w:rsidR="004D494D" w:rsidRPr="00A2596A" w:rsidRDefault="004D494D" w:rsidP="004D494D">
      <w:pPr>
        <w:spacing w:after="130"/>
        <w:jc w:val="both"/>
        <w:rPr>
          <w:ins w:id="405" w:author="Qiao, Guan Lun (RC-CN DI FA ST&amp;PM SUP IT&amp;EDGE)" w:date="2022-01-25T14:00:00Z"/>
          <w:rFonts w:ascii="Times New Roman" w:eastAsia="Microsoft YaHei UI" w:hAnsi="Times New Roman" w:cs="Times New Roman"/>
          <w:i/>
          <w:iCs/>
          <w:color w:val="FF000F" w:themeColor="background2"/>
          <w:lang w:eastAsia="zh-CN"/>
          <w:rPrChange w:id="406" w:author="Qiao, Guan Lun (RC-CN DI FA ST&amp;PM SUP IT&amp;EDGE)" w:date="2022-02-07T15:02:00Z">
            <w:rPr>
              <w:ins w:id="407" w:author="Qiao, Guan Lun (RC-CN DI FA ST&amp;PM SUP IT&amp;EDGE)" w:date="2022-01-25T14:00:00Z"/>
              <w:rFonts w:ascii="ABBvoice CNSG" w:eastAsia="ABBvoice CNSG" w:hAnsi="ABBvoice CNSG"/>
              <w:i/>
              <w:iCs/>
              <w:color w:val="FF000F" w:themeColor="background2"/>
              <w:lang w:eastAsia="zh-CN"/>
            </w:rPr>
          </w:rPrChange>
        </w:rPr>
      </w:pPr>
      <w:ins w:id="408"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09" w:author="Qiao, Guan Lun (RC-CN DI FA ST&amp;PM SUP IT&amp;EDGE)" w:date="2022-02-07T15:02:00Z">
              <w:rPr>
                <w:rFonts w:ascii="ABBvoice CNSG" w:eastAsia="ABBvoice CNSG" w:hAnsi="ABBvoice CNSG" w:hint="eastAsia"/>
                <w:i/>
                <w:iCs/>
                <w:color w:val="FF000F" w:themeColor="background2"/>
                <w:lang w:eastAsia="zh-CN"/>
              </w:rPr>
            </w:rPrChange>
          </w:rPr>
          <w:t>本系统用户：系统管理、生产部管理、品质部管理、车间作业员、车间检验员、星宇本社品质部管理。</w:t>
        </w:r>
      </w:ins>
    </w:p>
    <w:p w14:paraId="2BF10570" w14:textId="77777777" w:rsidR="004D494D" w:rsidRPr="00A2596A" w:rsidRDefault="004D494D" w:rsidP="004D494D">
      <w:pPr>
        <w:spacing w:after="130"/>
        <w:jc w:val="both"/>
        <w:rPr>
          <w:ins w:id="410" w:author="Qiao, Guan Lun (RC-CN DI FA ST&amp;PM SUP IT&amp;EDGE)" w:date="2022-01-25T14:00:00Z"/>
          <w:rFonts w:ascii="Times New Roman" w:eastAsia="Microsoft YaHei UI" w:hAnsi="Times New Roman" w:cs="Times New Roman"/>
          <w:i/>
          <w:iCs/>
          <w:color w:val="FF000F" w:themeColor="background2"/>
          <w:lang w:eastAsia="zh-CN"/>
          <w:rPrChange w:id="411" w:author="Qiao, Guan Lun (RC-CN DI FA ST&amp;PM SUP IT&amp;EDGE)" w:date="2022-02-07T15:02:00Z">
            <w:rPr>
              <w:ins w:id="412" w:author="Qiao, Guan Lun (RC-CN DI FA ST&amp;PM SUP IT&amp;EDGE)" w:date="2022-01-25T14:00:00Z"/>
              <w:rFonts w:ascii="ABBvoice CNSG" w:eastAsia="ABBvoice CNSG" w:hAnsi="ABBvoice CNSG"/>
              <w:i/>
              <w:iCs/>
              <w:color w:val="FF000F" w:themeColor="background2"/>
              <w:lang w:eastAsia="zh-CN"/>
            </w:rPr>
          </w:rPrChange>
        </w:rPr>
      </w:pPr>
      <w:ins w:id="41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14" w:author="Qiao, Guan Lun (RC-CN DI FA ST&amp;PM SUP IT&amp;EDGE)" w:date="2022-02-07T15:02:00Z">
              <w:rPr>
                <w:rFonts w:ascii="ABBvoice CNSG" w:eastAsia="ABBvoice CNSG" w:hAnsi="ABBvoice CNSG" w:hint="eastAsia"/>
                <w:i/>
                <w:iCs/>
                <w:color w:val="FF000F" w:themeColor="background2"/>
                <w:lang w:eastAsia="zh-CN"/>
              </w:rPr>
            </w:rPrChange>
          </w:rPr>
          <w:t>车间作业员、车间检验员使用数据采集功能，对快速响应的性能要求高。</w:t>
        </w:r>
      </w:ins>
    </w:p>
    <w:p w14:paraId="586A68A9" w14:textId="77777777" w:rsidR="004D494D" w:rsidRPr="00A2596A" w:rsidRDefault="004D494D" w:rsidP="004D494D">
      <w:pPr>
        <w:spacing w:after="130"/>
        <w:jc w:val="both"/>
        <w:rPr>
          <w:ins w:id="415" w:author="Qiao, Guan Lun (RC-CN DI FA ST&amp;PM SUP IT&amp;EDGE)" w:date="2022-01-25T14:00:00Z"/>
          <w:rFonts w:ascii="Times New Roman" w:eastAsia="Microsoft YaHei UI" w:hAnsi="Times New Roman" w:cs="Times New Roman"/>
          <w:i/>
          <w:iCs/>
          <w:color w:val="FF000F" w:themeColor="background2"/>
          <w:lang w:eastAsia="zh-CN"/>
          <w:rPrChange w:id="416" w:author="Qiao, Guan Lun (RC-CN DI FA ST&amp;PM SUP IT&amp;EDGE)" w:date="2022-02-07T15:02:00Z">
            <w:rPr>
              <w:ins w:id="417" w:author="Qiao, Guan Lun (RC-CN DI FA ST&amp;PM SUP IT&amp;EDGE)" w:date="2022-01-25T14:00:00Z"/>
              <w:rFonts w:ascii="ABBvoice CNSG" w:eastAsia="ABBvoice CNSG" w:hAnsi="ABBvoice CNSG"/>
              <w:i/>
              <w:iCs/>
              <w:color w:val="FF000F" w:themeColor="background2"/>
              <w:lang w:eastAsia="zh-CN"/>
            </w:rPr>
          </w:rPrChange>
        </w:rPr>
      </w:pPr>
      <w:ins w:id="418"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19" w:author="Qiao, Guan Lun (RC-CN DI FA ST&amp;PM SUP IT&amp;EDGE)" w:date="2022-02-07T15:02:00Z">
              <w:rPr>
                <w:rFonts w:ascii="ABBvoice CNSG" w:eastAsia="ABBvoice CNSG" w:hAnsi="ABBvoice CNSG" w:hint="eastAsia"/>
                <w:i/>
                <w:iCs/>
                <w:color w:val="FF000F" w:themeColor="background2"/>
                <w:lang w:eastAsia="zh-CN"/>
              </w:rPr>
            </w:rPrChange>
          </w:rPr>
          <w:t>星宇本社品质管理使用统计分析功能，因此对快速响应的性能要求不高，但对数据的准确性有要求。</w:t>
        </w:r>
      </w:ins>
    </w:p>
    <w:p w14:paraId="053E0679" w14:textId="77777777" w:rsidR="004D494D" w:rsidRPr="00A2596A" w:rsidRDefault="004D494D" w:rsidP="004D494D">
      <w:pPr>
        <w:spacing w:after="130"/>
        <w:jc w:val="both"/>
        <w:rPr>
          <w:ins w:id="420" w:author="Qiao, Guan Lun (RC-CN DI FA ST&amp;PM SUP IT&amp;EDGE)" w:date="2022-01-25T14:00:00Z"/>
          <w:rFonts w:ascii="Times New Roman" w:eastAsia="Microsoft YaHei UI" w:hAnsi="Times New Roman" w:cs="Times New Roman"/>
          <w:i/>
          <w:iCs/>
          <w:color w:val="FF000F" w:themeColor="background2"/>
          <w:lang w:eastAsia="zh-CN"/>
          <w:rPrChange w:id="421" w:author="Qiao, Guan Lun (RC-CN DI FA ST&amp;PM SUP IT&amp;EDGE)" w:date="2022-02-07T15:02:00Z">
            <w:rPr>
              <w:ins w:id="422" w:author="Qiao, Guan Lun (RC-CN DI FA ST&amp;PM SUP IT&amp;EDGE)" w:date="2022-01-25T14:00:00Z"/>
              <w:rFonts w:ascii="ABBvoice CNSG" w:eastAsia="ABBvoice CNSG" w:hAnsi="ABBvoice CNSG"/>
              <w:i/>
              <w:iCs/>
              <w:color w:val="FF000F" w:themeColor="background2"/>
              <w:lang w:eastAsia="zh-CN"/>
            </w:rPr>
          </w:rPrChange>
        </w:rPr>
      </w:pPr>
      <w:ins w:id="42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24" w:author="Qiao, Guan Lun (RC-CN DI FA ST&amp;PM SUP IT&amp;EDGE)" w:date="2022-02-07T15:02:00Z">
              <w:rPr>
                <w:rFonts w:ascii="ABBvoice CNSG" w:eastAsia="ABBvoice CNSG" w:hAnsi="ABBvoice CNSG" w:hint="eastAsia"/>
                <w:i/>
                <w:iCs/>
                <w:color w:val="FF000F" w:themeColor="background2"/>
                <w:lang w:eastAsia="zh-CN"/>
              </w:rPr>
            </w:rPrChange>
          </w:rPr>
          <w:t>预计用户数量：品质</w:t>
        </w:r>
        <w:r w:rsidRPr="00A2596A">
          <w:rPr>
            <w:rFonts w:ascii="Times New Roman" w:eastAsia="Microsoft YaHei UI" w:hAnsi="Times New Roman" w:cs="Times New Roman"/>
            <w:i/>
            <w:iCs/>
            <w:color w:val="FF000F" w:themeColor="background2"/>
            <w:lang w:eastAsia="zh-CN"/>
            <w:rPrChange w:id="425" w:author="Qiao, Guan Lun (RC-CN DI FA ST&amp;PM SUP IT&amp;EDGE)" w:date="2022-02-07T15:02:00Z">
              <w:rPr>
                <w:rFonts w:ascii="ABBvoice CNSG" w:eastAsia="ABBvoice CNSG" w:hAnsi="ABBvoice CNSG"/>
                <w:i/>
                <w:iCs/>
                <w:color w:val="FF000F" w:themeColor="background2"/>
                <w:lang w:eastAsia="zh-CN"/>
              </w:rPr>
            </w:rPrChange>
          </w:rPr>
          <w:t>4</w:t>
        </w:r>
        <w:r w:rsidRPr="00A2596A">
          <w:rPr>
            <w:rFonts w:ascii="Times New Roman" w:eastAsia="Microsoft YaHei UI" w:hAnsi="Times New Roman" w:cs="Times New Roman" w:hint="eastAsia"/>
            <w:i/>
            <w:iCs/>
            <w:color w:val="FF000F" w:themeColor="background2"/>
            <w:lang w:eastAsia="zh-CN"/>
            <w:rPrChange w:id="426" w:author="Qiao, Guan Lun (RC-CN DI FA ST&amp;PM SUP IT&amp;EDGE)" w:date="2022-02-07T15:02:00Z">
              <w:rPr>
                <w:rFonts w:ascii="ABBvoice CNSG" w:eastAsia="ABBvoice CNSG" w:hAnsi="ABBvoice CNSG" w:hint="eastAsia"/>
                <w:i/>
                <w:iCs/>
                <w:color w:val="FF000F" w:themeColor="background2"/>
                <w:lang w:eastAsia="zh-CN"/>
              </w:rPr>
            </w:rPrChange>
          </w:rPr>
          <w:t>用户</w:t>
        </w:r>
        <w:r w:rsidRPr="00A2596A">
          <w:rPr>
            <w:rFonts w:ascii="Times New Roman" w:eastAsia="Microsoft YaHei UI" w:hAnsi="Times New Roman" w:cs="Times New Roman"/>
            <w:i/>
            <w:iCs/>
            <w:color w:val="FF000F" w:themeColor="background2"/>
            <w:lang w:eastAsia="zh-CN"/>
            <w:rPrChange w:id="427"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428" w:author="Qiao, Guan Lun (RC-CN DI FA ST&amp;PM SUP IT&amp;EDGE)" w:date="2022-02-07T15:02:00Z">
              <w:rPr>
                <w:rFonts w:ascii="ABBvoice CNSG" w:eastAsia="ABBvoice CNSG" w:hAnsi="ABBvoice CNSG" w:hint="eastAsia"/>
                <w:i/>
                <w:iCs/>
                <w:color w:val="FF000F" w:themeColor="background2"/>
                <w:lang w:eastAsia="zh-CN"/>
              </w:rPr>
            </w:rPrChange>
          </w:rPr>
          <w:t>生产</w:t>
        </w:r>
        <w:r w:rsidRPr="00A2596A">
          <w:rPr>
            <w:rFonts w:ascii="Times New Roman" w:eastAsia="Microsoft YaHei UI" w:hAnsi="Times New Roman" w:cs="Times New Roman"/>
            <w:i/>
            <w:iCs/>
            <w:color w:val="FF000F" w:themeColor="background2"/>
            <w:lang w:eastAsia="zh-CN"/>
            <w:rPrChange w:id="429" w:author="Qiao, Guan Lun (RC-CN DI FA ST&amp;PM SUP IT&amp;EDGE)" w:date="2022-02-07T15:02:00Z">
              <w:rPr>
                <w:rFonts w:ascii="ABBvoice CNSG" w:eastAsia="ABBvoice CNSG" w:hAnsi="ABBvoice CNSG"/>
                <w:i/>
                <w:iCs/>
                <w:color w:val="FF000F" w:themeColor="background2"/>
                <w:lang w:eastAsia="zh-CN"/>
              </w:rPr>
            </w:rPrChange>
          </w:rPr>
          <w:t>8</w:t>
        </w:r>
        <w:r w:rsidRPr="00A2596A">
          <w:rPr>
            <w:rFonts w:ascii="Times New Roman" w:eastAsia="Microsoft YaHei UI" w:hAnsi="Times New Roman" w:cs="Times New Roman" w:hint="eastAsia"/>
            <w:i/>
            <w:iCs/>
            <w:color w:val="FF000F" w:themeColor="background2"/>
            <w:lang w:eastAsia="zh-CN"/>
            <w:rPrChange w:id="430" w:author="Qiao, Guan Lun (RC-CN DI FA ST&amp;PM SUP IT&amp;EDGE)" w:date="2022-02-07T15:02:00Z">
              <w:rPr>
                <w:rFonts w:ascii="ABBvoice CNSG" w:eastAsia="ABBvoice CNSG" w:hAnsi="ABBvoice CNSG" w:hint="eastAsia"/>
                <w:i/>
                <w:iCs/>
                <w:color w:val="FF000F" w:themeColor="background2"/>
                <w:lang w:eastAsia="zh-CN"/>
              </w:rPr>
            </w:rPrChange>
          </w:rPr>
          <w:t>用户</w:t>
        </w:r>
        <w:r w:rsidRPr="00A2596A">
          <w:rPr>
            <w:rFonts w:ascii="Times New Roman" w:eastAsia="Microsoft YaHei UI" w:hAnsi="Times New Roman" w:cs="Times New Roman"/>
            <w:i/>
            <w:iCs/>
            <w:color w:val="FF000F" w:themeColor="background2"/>
            <w:lang w:eastAsia="zh-CN"/>
            <w:rPrChange w:id="431"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432" w:author="Qiao, Guan Lun (RC-CN DI FA ST&amp;PM SUP IT&amp;EDGE)" w:date="2022-02-07T15:02:00Z">
              <w:rPr>
                <w:rFonts w:ascii="ABBvoice CNSG" w:eastAsia="ABBvoice CNSG" w:hAnsi="ABBvoice CNSG" w:hint="eastAsia"/>
                <w:i/>
                <w:iCs/>
                <w:color w:val="FF000F" w:themeColor="background2"/>
                <w:lang w:eastAsia="zh-CN"/>
              </w:rPr>
            </w:rPrChange>
          </w:rPr>
          <w:t>管理</w:t>
        </w:r>
        <w:r w:rsidRPr="00A2596A">
          <w:rPr>
            <w:rFonts w:ascii="Times New Roman" w:eastAsia="Microsoft YaHei UI" w:hAnsi="Times New Roman" w:cs="Times New Roman"/>
            <w:i/>
            <w:iCs/>
            <w:color w:val="FF000F" w:themeColor="background2"/>
            <w:lang w:eastAsia="zh-CN"/>
            <w:rPrChange w:id="433" w:author="Qiao, Guan Lun (RC-CN DI FA ST&amp;PM SUP IT&amp;EDGE)" w:date="2022-02-07T15:02:00Z">
              <w:rPr>
                <w:rFonts w:ascii="ABBvoice CNSG" w:eastAsia="ABBvoice CNSG" w:hAnsi="ABBvoice CNSG"/>
                <w:i/>
                <w:iCs/>
                <w:color w:val="FF000F" w:themeColor="background2"/>
                <w:lang w:eastAsia="zh-CN"/>
              </w:rPr>
            </w:rPrChange>
          </w:rPr>
          <w:t>3</w:t>
        </w:r>
        <w:r w:rsidRPr="00A2596A">
          <w:rPr>
            <w:rFonts w:ascii="Times New Roman" w:eastAsia="Microsoft YaHei UI" w:hAnsi="Times New Roman" w:cs="Times New Roman" w:hint="eastAsia"/>
            <w:i/>
            <w:iCs/>
            <w:color w:val="FF000F" w:themeColor="background2"/>
            <w:lang w:eastAsia="zh-CN"/>
            <w:rPrChange w:id="434" w:author="Qiao, Guan Lun (RC-CN DI FA ST&amp;PM SUP IT&amp;EDGE)" w:date="2022-02-07T15:02:00Z">
              <w:rPr>
                <w:rFonts w:ascii="ABBvoice CNSG" w:eastAsia="ABBvoice CNSG" w:hAnsi="ABBvoice CNSG" w:hint="eastAsia"/>
                <w:i/>
                <w:iCs/>
                <w:color w:val="FF000F" w:themeColor="background2"/>
                <w:lang w:eastAsia="zh-CN"/>
              </w:rPr>
            </w:rPrChange>
          </w:rPr>
          <w:t>用户</w:t>
        </w:r>
      </w:ins>
    </w:p>
    <w:p w14:paraId="378AF2B9" w14:textId="77777777" w:rsidR="004D494D" w:rsidRPr="00A2596A" w:rsidRDefault="004D494D" w:rsidP="004D494D">
      <w:pPr>
        <w:pStyle w:val="Heading2"/>
        <w:spacing w:before="240"/>
        <w:ind w:hanging="994"/>
        <w:rPr>
          <w:ins w:id="435" w:author="Qiao, Guan Lun (RC-CN DI FA ST&amp;PM SUP IT&amp;EDGE)" w:date="2022-01-25T14:00:00Z"/>
          <w:rFonts w:ascii="Times New Roman" w:eastAsia="Microsoft YaHei UI" w:hAnsi="Times New Roman" w:cs="Times New Roman"/>
          <w:bCs/>
          <w:i/>
          <w:iCs/>
          <w:rPrChange w:id="436" w:author="Qiao, Guan Lun (RC-CN DI FA ST&amp;PM SUP IT&amp;EDGE)" w:date="2022-02-07T15:02:00Z">
            <w:rPr>
              <w:ins w:id="437" w:author="Qiao, Guan Lun (RC-CN DI FA ST&amp;PM SUP IT&amp;EDGE)" w:date="2022-01-25T14:00:00Z"/>
              <w:rFonts w:ascii="ABBvoice CNSG" w:eastAsia="ABBvoice CNSG" w:hAnsi="ABBvoice CNSG"/>
            </w:rPr>
          </w:rPrChange>
        </w:rPr>
      </w:pPr>
      <w:bookmarkStart w:id="438" w:name="_Toc38533770"/>
      <w:bookmarkStart w:id="439" w:name="_Toc95207351"/>
      <w:ins w:id="440" w:author="Qiao, Guan Lun (RC-CN DI FA ST&amp;PM SUP IT&amp;EDGE)" w:date="2022-01-25T14:00:00Z">
        <w:r w:rsidRPr="00A2596A">
          <w:rPr>
            <w:rFonts w:ascii="Times New Roman" w:eastAsia="Microsoft YaHei UI" w:hAnsi="Times New Roman" w:cs="Times New Roman" w:hint="eastAsia"/>
            <w:bCs/>
            <w:i/>
            <w:iCs/>
            <w:lang w:eastAsia="zh-CN"/>
            <w:rPrChange w:id="441" w:author="Qiao, Guan Lun (RC-CN DI FA ST&amp;PM SUP IT&amp;EDGE)" w:date="2022-02-07T15:02:00Z">
              <w:rPr>
                <w:rFonts w:ascii="ABBvoice CNSG" w:eastAsia="ABBvoice CNSG" w:hAnsi="ABBvoice CNSG" w:hint="eastAsia"/>
                <w:b w:val="0"/>
                <w:lang w:eastAsia="zh-CN"/>
              </w:rPr>
            </w:rPrChange>
          </w:rPr>
          <w:t>运行环境</w:t>
        </w:r>
        <w:bookmarkEnd w:id="438"/>
        <w:bookmarkEnd w:id="439"/>
      </w:ins>
    </w:p>
    <w:p w14:paraId="688E87D5" w14:textId="77777777" w:rsidR="004D494D" w:rsidRPr="00A2596A" w:rsidRDefault="004D494D">
      <w:pPr>
        <w:pStyle w:val="ListParagraph"/>
        <w:numPr>
          <w:ilvl w:val="0"/>
          <w:numId w:val="37"/>
        </w:numPr>
        <w:spacing w:after="130"/>
        <w:jc w:val="both"/>
        <w:rPr>
          <w:ins w:id="442" w:author="Qiao, Guan Lun (RC-CN DI FA ST&amp;PM SUP IT&amp;EDGE)" w:date="2022-01-25T14:00:00Z"/>
          <w:rFonts w:ascii="Times New Roman" w:eastAsia="Microsoft YaHei UI" w:hAnsi="Times New Roman" w:cs="Times New Roman"/>
          <w:i/>
          <w:iCs/>
          <w:color w:val="FF000F" w:themeColor="background2"/>
          <w:lang w:eastAsia="zh-CN"/>
          <w:rPrChange w:id="443" w:author="Qiao, Guan Lun (RC-CN DI FA ST&amp;PM SUP IT&amp;EDGE)" w:date="2022-02-07T15:02:00Z">
            <w:rPr>
              <w:ins w:id="444" w:author="Qiao, Guan Lun (RC-CN DI FA ST&amp;PM SUP IT&amp;EDGE)" w:date="2022-01-25T14:00:00Z"/>
              <w:rFonts w:ascii="ABBvoice CNSG" w:eastAsia="ABBvoice CNSG" w:hAnsi="ABBvoice CNSG"/>
              <w:i/>
              <w:iCs/>
              <w:color w:val="FF000F" w:themeColor="background2"/>
              <w:lang w:eastAsia="zh-CN"/>
            </w:rPr>
          </w:rPrChange>
        </w:rPr>
        <w:pPrChange w:id="445" w:author="Unknown" w:date="2020-04-23T11:38:00Z">
          <w:pPr>
            <w:pStyle w:val="ListParagraph"/>
            <w:numPr>
              <w:numId w:val="4"/>
            </w:numPr>
            <w:tabs>
              <w:tab w:val="num" w:pos="284"/>
              <w:tab w:val="num" w:pos="360"/>
            </w:tabs>
            <w:spacing w:after="130"/>
            <w:ind w:hanging="284"/>
            <w:jc w:val="both"/>
          </w:pPr>
        </w:pPrChange>
      </w:pPr>
      <w:ins w:id="44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47" w:author="Qiao, Guan Lun (RC-CN DI FA ST&amp;PM SUP IT&amp;EDGE)" w:date="2022-02-07T15:02:00Z">
              <w:rPr>
                <w:rFonts w:ascii="ABBvoice CNSG" w:eastAsia="ABBvoice CNSG" w:hAnsi="ABBvoice CNSG" w:hint="eastAsia"/>
                <w:i/>
                <w:iCs/>
                <w:color w:val="FF000F" w:themeColor="background2"/>
                <w:lang w:eastAsia="zh-CN"/>
              </w:rPr>
            </w:rPrChange>
          </w:rPr>
          <w:t>服务器、客户端软件运行环境</w:t>
        </w:r>
      </w:ins>
    </w:p>
    <w:p w14:paraId="3EFDF469" w14:textId="77777777" w:rsidR="004D494D" w:rsidRPr="00A2596A" w:rsidRDefault="004D494D" w:rsidP="004D494D">
      <w:pPr>
        <w:pStyle w:val="ListParagraph"/>
        <w:spacing w:after="130"/>
        <w:ind w:left="360"/>
        <w:jc w:val="both"/>
        <w:rPr>
          <w:ins w:id="448" w:author="Qiao, Guan Lun (RC-CN DI FA ST&amp;PM SUP IT&amp;EDGE)" w:date="2022-01-25T14:00:00Z"/>
          <w:rFonts w:ascii="Times New Roman" w:eastAsia="Microsoft YaHei UI" w:hAnsi="Times New Roman" w:cs="Times New Roman"/>
          <w:i/>
          <w:iCs/>
          <w:color w:val="FF000F" w:themeColor="background2"/>
          <w:lang w:eastAsia="zh-CN"/>
          <w:rPrChange w:id="449" w:author="Qiao, Guan Lun (RC-CN DI FA ST&amp;PM SUP IT&amp;EDGE)" w:date="2022-02-07T15:02:00Z">
            <w:rPr>
              <w:ins w:id="450" w:author="Qiao, Guan Lun (RC-CN DI FA ST&amp;PM SUP IT&amp;EDGE)" w:date="2022-01-25T14:00:00Z"/>
              <w:rFonts w:ascii="ABBvoice CNSG" w:eastAsia="ABBvoice CNSG" w:hAnsi="ABBvoice CNSG"/>
              <w:i/>
              <w:iCs/>
              <w:color w:val="FF000F" w:themeColor="background2"/>
              <w:lang w:eastAsia="zh-CN"/>
            </w:rPr>
          </w:rPrChange>
        </w:rPr>
      </w:pPr>
    </w:p>
    <w:p w14:paraId="2F96278D" w14:textId="77777777" w:rsidR="004D494D" w:rsidRPr="00A2596A" w:rsidRDefault="004D494D">
      <w:pPr>
        <w:pStyle w:val="ListParagraph"/>
        <w:numPr>
          <w:ilvl w:val="0"/>
          <w:numId w:val="37"/>
        </w:numPr>
        <w:spacing w:after="130"/>
        <w:jc w:val="both"/>
        <w:rPr>
          <w:ins w:id="451" w:author="Qiao, Guan Lun (RC-CN DI FA ST&amp;PM SUP IT&amp;EDGE)" w:date="2022-01-25T14:00:00Z"/>
          <w:rFonts w:ascii="Times New Roman" w:eastAsia="Microsoft YaHei UI" w:hAnsi="Times New Roman" w:cs="Times New Roman"/>
          <w:i/>
          <w:iCs/>
          <w:color w:val="FF000F" w:themeColor="background2"/>
          <w:lang w:eastAsia="zh-CN"/>
          <w:rPrChange w:id="452" w:author="Qiao, Guan Lun (RC-CN DI FA ST&amp;PM SUP IT&amp;EDGE)" w:date="2022-02-07T15:02:00Z">
            <w:rPr>
              <w:ins w:id="453" w:author="Qiao, Guan Lun (RC-CN DI FA ST&amp;PM SUP IT&amp;EDGE)" w:date="2022-01-25T14:00:00Z"/>
              <w:rFonts w:ascii="ABBvoice CNSG" w:eastAsia="ABBvoice CNSG" w:hAnsi="ABBvoice CNSG"/>
              <w:i/>
              <w:iCs/>
              <w:color w:val="FF000F" w:themeColor="background2"/>
              <w:lang w:eastAsia="zh-CN"/>
            </w:rPr>
          </w:rPrChange>
        </w:rPr>
        <w:pPrChange w:id="454" w:author="Unknown" w:date="2020-04-23T11:38:00Z">
          <w:pPr>
            <w:pStyle w:val="ListParagraph"/>
            <w:numPr>
              <w:numId w:val="4"/>
            </w:numPr>
            <w:tabs>
              <w:tab w:val="num" w:pos="284"/>
              <w:tab w:val="num" w:pos="360"/>
            </w:tabs>
            <w:spacing w:after="130"/>
            <w:ind w:hanging="284"/>
            <w:jc w:val="both"/>
          </w:pPr>
        </w:pPrChange>
      </w:pPr>
      <w:ins w:id="455"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56" w:author="Qiao, Guan Lun (RC-CN DI FA ST&amp;PM SUP IT&amp;EDGE)" w:date="2022-02-07T15:02:00Z">
              <w:rPr>
                <w:rFonts w:ascii="ABBvoice CNSG" w:eastAsia="ABBvoice CNSG" w:hAnsi="ABBvoice CNSG" w:hint="eastAsia"/>
                <w:i/>
                <w:iCs/>
                <w:color w:val="FF000F" w:themeColor="background2"/>
                <w:lang w:eastAsia="zh-CN"/>
              </w:rPr>
            </w:rPrChange>
          </w:rPr>
          <w:t>服务器、客户端硬件运行环境</w:t>
        </w:r>
      </w:ins>
    </w:p>
    <w:p w14:paraId="2E782A09" w14:textId="77777777" w:rsidR="004D494D" w:rsidRPr="00A2596A" w:rsidRDefault="004D494D" w:rsidP="004D494D">
      <w:pPr>
        <w:pStyle w:val="ListParagraph"/>
        <w:spacing w:after="130"/>
        <w:ind w:left="360"/>
        <w:jc w:val="both"/>
        <w:rPr>
          <w:ins w:id="457" w:author="Qiao, Guan Lun (RC-CN DI FA ST&amp;PM SUP IT&amp;EDGE)" w:date="2022-01-25T14:00:00Z"/>
          <w:rFonts w:ascii="Times New Roman" w:eastAsia="Microsoft YaHei UI" w:hAnsi="Times New Roman" w:cs="Times New Roman"/>
          <w:i/>
          <w:iCs/>
          <w:color w:val="FF000F" w:themeColor="background2"/>
          <w:lang w:eastAsia="zh-CN"/>
          <w:rPrChange w:id="458" w:author="Qiao, Guan Lun (RC-CN DI FA ST&amp;PM SUP IT&amp;EDGE)" w:date="2022-02-07T15:02:00Z">
            <w:rPr>
              <w:ins w:id="459" w:author="Qiao, Guan Lun (RC-CN DI FA ST&amp;PM SUP IT&amp;EDGE)" w:date="2022-01-25T14:00:00Z"/>
              <w:rFonts w:ascii="ABBvoice CNSG" w:eastAsia="ABBvoice CNSG" w:hAnsi="ABBvoice CNSG"/>
              <w:i/>
              <w:iCs/>
              <w:color w:val="FF000F" w:themeColor="background2"/>
              <w:lang w:eastAsia="zh-CN"/>
            </w:rPr>
          </w:rPrChange>
        </w:rPr>
      </w:pPr>
    </w:p>
    <w:p w14:paraId="52F15EA1" w14:textId="77777777" w:rsidR="004D494D" w:rsidRPr="00A2596A" w:rsidRDefault="004D494D" w:rsidP="004D494D">
      <w:pPr>
        <w:pStyle w:val="Heading2"/>
        <w:spacing w:before="240"/>
        <w:ind w:hanging="994"/>
        <w:rPr>
          <w:ins w:id="460" w:author="Qiao, Guan Lun (RC-CN DI FA ST&amp;PM SUP IT&amp;EDGE)" w:date="2022-01-25T14:00:00Z"/>
          <w:rFonts w:ascii="Times New Roman" w:eastAsia="Microsoft YaHei UI" w:hAnsi="Times New Roman" w:cs="Times New Roman"/>
          <w:bCs/>
          <w:i/>
          <w:iCs/>
          <w:lang w:eastAsia="zh-CN"/>
          <w:rPrChange w:id="461" w:author="Qiao, Guan Lun (RC-CN DI FA ST&amp;PM SUP IT&amp;EDGE)" w:date="2022-02-07T15:02:00Z">
            <w:rPr>
              <w:ins w:id="462" w:author="Qiao, Guan Lun (RC-CN DI FA ST&amp;PM SUP IT&amp;EDGE)" w:date="2022-01-25T14:00:00Z"/>
              <w:rFonts w:ascii="ABBvoice CNSG" w:eastAsia="ABBvoice CNSG" w:hAnsi="ABBvoice CNSG"/>
              <w:lang w:eastAsia="zh-CN"/>
            </w:rPr>
          </w:rPrChange>
        </w:rPr>
      </w:pPr>
      <w:bookmarkStart w:id="463" w:name="_Toc38533771"/>
      <w:bookmarkStart w:id="464" w:name="_Toc95207352"/>
      <w:ins w:id="465" w:author="Qiao, Guan Lun (RC-CN DI FA ST&amp;PM SUP IT&amp;EDGE)" w:date="2022-01-25T14:00:00Z">
        <w:r w:rsidRPr="00A2596A">
          <w:rPr>
            <w:rFonts w:ascii="Times New Roman" w:eastAsia="Microsoft YaHei UI" w:hAnsi="Times New Roman" w:cs="Times New Roman" w:hint="eastAsia"/>
            <w:bCs/>
            <w:i/>
            <w:iCs/>
            <w:lang w:eastAsia="zh-CN"/>
            <w:rPrChange w:id="466" w:author="Qiao, Guan Lun (RC-CN DI FA ST&amp;PM SUP IT&amp;EDGE)" w:date="2022-02-07T15:02:00Z">
              <w:rPr>
                <w:rFonts w:ascii="ABBvoice CNSG" w:eastAsia="ABBvoice CNSG" w:hAnsi="ABBvoice CNSG" w:hint="eastAsia"/>
                <w:b w:val="0"/>
                <w:lang w:eastAsia="zh-CN"/>
              </w:rPr>
            </w:rPrChange>
          </w:rPr>
          <w:t>一般约束</w:t>
        </w:r>
        <w:bookmarkEnd w:id="463"/>
        <w:bookmarkEnd w:id="464"/>
      </w:ins>
    </w:p>
    <w:p w14:paraId="10C82BA5" w14:textId="77777777" w:rsidR="004D494D" w:rsidRPr="00A2596A" w:rsidRDefault="004D494D" w:rsidP="004D494D">
      <w:pPr>
        <w:spacing w:after="130"/>
        <w:jc w:val="both"/>
        <w:rPr>
          <w:ins w:id="467" w:author="Qiao, Guan Lun (RC-CN DI FA ST&amp;PM SUP IT&amp;EDGE)" w:date="2022-01-25T14:00:00Z"/>
          <w:rFonts w:ascii="Times New Roman" w:eastAsia="Microsoft YaHei UI" w:hAnsi="Times New Roman" w:cs="Times New Roman"/>
          <w:i/>
          <w:iCs/>
          <w:color w:val="FF000F" w:themeColor="background2"/>
          <w:lang w:eastAsia="zh-CN"/>
          <w:rPrChange w:id="468" w:author="Qiao, Guan Lun (RC-CN DI FA ST&amp;PM SUP IT&amp;EDGE)" w:date="2022-02-07T15:02:00Z">
            <w:rPr>
              <w:ins w:id="469" w:author="Qiao, Guan Lun (RC-CN DI FA ST&amp;PM SUP IT&amp;EDGE)" w:date="2022-01-25T14:00:00Z"/>
              <w:rFonts w:ascii="ABBvoice CNSG" w:eastAsia="ABBvoice CNSG" w:hAnsi="ABBvoice CNSG"/>
              <w:i/>
              <w:iCs/>
              <w:color w:val="FF000F" w:themeColor="background2"/>
              <w:lang w:eastAsia="zh-CN"/>
            </w:rPr>
          </w:rPrChange>
        </w:rPr>
      </w:pPr>
      <w:ins w:id="470"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71" w:author="Qiao, Guan Lun (RC-CN DI FA ST&amp;PM SUP IT&amp;EDGE)" w:date="2022-02-07T15:02:00Z">
              <w:rPr>
                <w:rFonts w:ascii="ABBvoice CNSG" w:eastAsia="ABBvoice CNSG" w:hAnsi="ABBvoice CNSG" w:hint="eastAsia"/>
                <w:i/>
                <w:iCs/>
                <w:color w:val="FF000F" w:themeColor="background2"/>
                <w:lang w:eastAsia="zh-CN"/>
              </w:rPr>
            </w:rPrChange>
          </w:rPr>
          <w:t>对设计系统时限制开发者选择的其他一些项作一般性描述（具体需求或具体设计约束在具体需求和设计约束章节叙述）。这些包括：</w:t>
        </w:r>
      </w:ins>
    </w:p>
    <w:p w14:paraId="6A3F14A8" w14:textId="77777777" w:rsidR="004D494D" w:rsidRPr="00A2596A" w:rsidRDefault="004D494D">
      <w:pPr>
        <w:pStyle w:val="ListParagraph"/>
        <w:numPr>
          <w:ilvl w:val="0"/>
          <w:numId w:val="38"/>
        </w:numPr>
        <w:spacing w:after="130"/>
        <w:jc w:val="both"/>
        <w:rPr>
          <w:ins w:id="472" w:author="Qiao, Guan Lun (RC-CN DI FA ST&amp;PM SUP IT&amp;EDGE)" w:date="2022-01-25T14:00:00Z"/>
          <w:rFonts w:ascii="Times New Roman" w:eastAsia="Microsoft YaHei UI" w:hAnsi="Times New Roman" w:cs="Times New Roman"/>
          <w:i/>
          <w:iCs/>
          <w:color w:val="FF000F" w:themeColor="background2"/>
          <w:lang w:eastAsia="zh-CN"/>
          <w:rPrChange w:id="473" w:author="Qiao, Guan Lun (RC-CN DI FA ST&amp;PM SUP IT&amp;EDGE)" w:date="2022-02-07T15:02:00Z">
            <w:rPr>
              <w:ins w:id="474" w:author="Qiao, Guan Lun (RC-CN DI FA ST&amp;PM SUP IT&amp;EDGE)" w:date="2022-01-25T14:00:00Z"/>
              <w:rFonts w:ascii="ABBvoice CNSG" w:eastAsia="ABBvoice CNSG" w:hAnsi="ABBvoice CNSG"/>
              <w:i/>
              <w:iCs/>
              <w:color w:val="FF000F" w:themeColor="background2"/>
              <w:lang w:eastAsia="zh-CN"/>
            </w:rPr>
          </w:rPrChange>
        </w:rPr>
        <w:pPrChange w:id="475" w:author="Unknown" w:date="2020-04-23T11:38:00Z">
          <w:pPr>
            <w:pStyle w:val="ListParagraph"/>
            <w:numPr>
              <w:numId w:val="6"/>
            </w:numPr>
            <w:tabs>
              <w:tab w:val="num" w:pos="360"/>
            </w:tabs>
            <w:spacing w:after="130"/>
            <w:ind w:left="0" w:hanging="992"/>
            <w:jc w:val="both"/>
          </w:pPr>
        </w:pPrChange>
      </w:pPr>
      <w:ins w:id="47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77" w:author="Qiao, Guan Lun (RC-CN DI FA ST&amp;PM SUP IT&amp;EDGE)" w:date="2022-02-07T15:02:00Z">
              <w:rPr>
                <w:rFonts w:ascii="ABBvoice CNSG" w:eastAsia="ABBvoice CNSG" w:hAnsi="ABBvoice CNSG" w:hint="eastAsia"/>
                <w:i/>
                <w:iCs/>
                <w:color w:val="FF000F" w:themeColor="background2"/>
                <w:lang w:eastAsia="zh-CN"/>
              </w:rPr>
            </w:rPrChange>
          </w:rPr>
          <w:lastRenderedPageBreak/>
          <w:t>管理方针</w:t>
        </w:r>
      </w:ins>
    </w:p>
    <w:p w14:paraId="11086852" w14:textId="77777777" w:rsidR="004D494D" w:rsidRPr="00A2596A" w:rsidRDefault="004D494D" w:rsidP="004D494D">
      <w:pPr>
        <w:pStyle w:val="ListParagraph"/>
        <w:spacing w:after="130"/>
        <w:ind w:left="360"/>
        <w:jc w:val="both"/>
        <w:rPr>
          <w:ins w:id="478" w:author="Qiao, Guan Lun (RC-CN DI FA ST&amp;PM SUP IT&amp;EDGE)" w:date="2022-01-25T14:00:00Z"/>
          <w:rFonts w:ascii="Times New Roman" w:eastAsia="Microsoft YaHei UI" w:hAnsi="Times New Roman" w:cs="Times New Roman"/>
          <w:i/>
          <w:iCs/>
          <w:color w:val="FF000F" w:themeColor="background2"/>
          <w:lang w:eastAsia="zh-CN"/>
          <w:rPrChange w:id="479" w:author="Qiao, Guan Lun (RC-CN DI FA ST&amp;PM SUP IT&amp;EDGE)" w:date="2022-02-07T15:02:00Z">
            <w:rPr>
              <w:ins w:id="480" w:author="Qiao, Guan Lun (RC-CN DI FA ST&amp;PM SUP IT&amp;EDGE)" w:date="2022-01-25T14:00:00Z"/>
              <w:rFonts w:ascii="ABBvoice CNSG" w:eastAsia="ABBvoice CNSG" w:hAnsi="ABBvoice CNSG"/>
              <w:i/>
              <w:iCs/>
              <w:color w:val="FF000F" w:themeColor="background2"/>
              <w:lang w:eastAsia="zh-CN"/>
            </w:rPr>
          </w:rPrChange>
        </w:rPr>
      </w:pPr>
    </w:p>
    <w:p w14:paraId="0A96CBDD" w14:textId="77777777" w:rsidR="004D494D" w:rsidRPr="00A2596A" w:rsidRDefault="004D494D">
      <w:pPr>
        <w:pStyle w:val="ListParagraph"/>
        <w:numPr>
          <w:ilvl w:val="0"/>
          <w:numId w:val="38"/>
        </w:numPr>
        <w:spacing w:after="130"/>
        <w:jc w:val="both"/>
        <w:rPr>
          <w:ins w:id="481" w:author="Qiao, Guan Lun (RC-CN DI FA ST&amp;PM SUP IT&amp;EDGE)" w:date="2022-01-25T14:00:00Z"/>
          <w:rFonts w:ascii="Times New Roman" w:eastAsia="Microsoft YaHei UI" w:hAnsi="Times New Roman" w:cs="Times New Roman"/>
          <w:i/>
          <w:iCs/>
          <w:color w:val="FF000F" w:themeColor="background2"/>
          <w:lang w:eastAsia="zh-CN"/>
          <w:rPrChange w:id="482" w:author="Qiao, Guan Lun (RC-CN DI FA ST&amp;PM SUP IT&amp;EDGE)" w:date="2022-02-07T15:02:00Z">
            <w:rPr>
              <w:ins w:id="483" w:author="Qiao, Guan Lun (RC-CN DI FA ST&amp;PM SUP IT&amp;EDGE)" w:date="2022-01-25T14:00:00Z"/>
              <w:rFonts w:ascii="ABBvoice CNSG" w:eastAsia="ABBvoice CNSG" w:hAnsi="ABBvoice CNSG"/>
              <w:i/>
              <w:iCs/>
              <w:color w:val="FF000F" w:themeColor="background2"/>
              <w:lang w:eastAsia="zh-CN"/>
            </w:rPr>
          </w:rPrChange>
        </w:rPr>
        <w:pPrChange w:id="484" w:author="Unknown" w:date="2020-04-23T11:38:00Z">
          <w:pPr>
            <w:pStyle w:val="ListParagraph"/>
            <w:numPr>
              <w:numId w:val="6"/>
            </w:numPr>
            <w:tabs>
              <w:tab w:val="num" w:pos="360"/>
            </w:tabs>
            <w:spacing w:after="130"/>
            <w:ind w:left="0" w:hanging="992"/>
            <w:jc w:val="both"/>
          </w:pPr>
        </w:pPrChange>
      </w:pPr>
      <w:ins w:id="485"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86" w:author="Qiao, Guan Lun (RC-CN DI FA ST&amp;PM SUP IT&amp;EDGE)" w:date="2022-02-07T15:02:00Z">
              <w:rPr>
                <w:rFonts w:ascii="ABBvoice CNSG" w:eastAsia="ABBvoice CNSG" w:hAnsi="ABBvoice CNSG" w:hint="eastAsia"/>
                <w:i/>
                <w:iCs/>
                <w:color w:val="FF000F" w:themeColor="background2"/>
                <w:lang w:eastAsia="zh-CN"/>
              </w:rPr>
            </w:rPrChange>
          </w:rPr>
          <w:t>硬件的限制</w:t>
        </w:r>
      </w:ins>
    </w:p>
    <w:p w14:paraId="561787FE" w14:textId="77777777" w:rsidR="004D494D" w:rsidRPr="00A2596A" w:rsidRDefault="004D494D" w:rsidP="004D494D">
      <w:pPr>
        <w:pStyle w:val="ListParagraph"/>
        <w:spacing w:after="130"/>
        <w:ind w:left="360"/>
        <w:jc w:val="both"/>
        <w:rPr>
          <w:ins w:id="487" w:author="Qiao, Guan Lun (RC-CN DI FA ST&amp;PM SUP IT&amp;EDGE)" w:date="2022-01-25T14:00:00Z"/>
          <w:rFonts w:ascii="Times New Roman" w:eastAsia="Microsoft YaHei UI" w:hAnsi="Times New Roman" w:cs="Times New Roman"/>
          <w:i/>
          <w:iCs/>
          <w:color w:val="FF000F" w:themeColor="background2"/>
          <w:lang w:eastAsia="zh-CN"/>
          <w:rPrChange w:id="488" w:author="Qiao, Guan Lun (RC-CN DI FA ST&amp;PM SUP IT&amp;EDGE)" w:date="2022-02-07T15:02:00Z">
            <w:rPr>
              <w:ins w:id="489" w:author="Qiao, Guan Lun (RC-CN DI FA ST&amp;PM SUP IT&amp;EDGE)" w:date="2022-01-25T14:00:00Z"/>
              <w:rFonts w:ascii="ABBvoice CNSG" w:eastAsia="ABBvoice CNSG" w:hAnsi="ABBvoice CNSG"/>
              <w:i/>
              <w:iCs/>
              <w:color w:val="FF000F" w:themeColor="background2"/>
              <w:lang w:eastAsia="zh-CN"/>
            </w:rPr>
          </w:rPrChange>
        </w:rPr>
      </w:pPr>
    </w:p>
    <w:p w14:paraId="5FC909A4" w14:textId="77777777" w:rsidR="004D494D" w:rsidRPr="00A2596A" w:rsidRDefault="004D494D">
      <w:pPr>
        <w:pStyle w:val="ListParagraph"/>
        <w:numPr>
          <w:ilvl w:val="0"/>
          <w:numId w:val="38"/>
        </w:numPr>
        <w:spacing w:after="130"/>
        <w:jc w:val="both"/>
        <w:rPr>
          <w:ins w:id="490" w:author="Qiao, Guan Lun (RC-CN DI FA ST&amp;PM SUP IT&amp;EDGE)" w:date="2022-01-25T14:00:00Z"/>
          <w:rFonts w:ascii="Times New Roman" w:eastAsia="Microsoft YaHei UI" w:hAnsi="Times New Roman" w:cs="Times New Roman"/>
          <w:i/>
          <w:iCs/>
          <w:color w:val="FF000F" w:themeColor="background2"/>
          <w:lang w:eastAsia="zh-CN"/>
          <w:rPrChange w:id="491" w:author="Qiao, Guan Lun (RC-CN DI FA ST&amp;PM SUP IT&amp;EDGE)" w:date="2022-02-07T15:02:00Z">
            <w:rPr>
              <w:ins w:id="492" w:author="Qiao, Guan Lun (RC-CN DI FA ST&amp;PM SUP IT&amp;EDGE)" w:date="2022-01-25T14:00:00Z"/>
              <w:rFonts w:ascii="ABBvoice CNSG" w:eastAsia="ABBvoice CNSG" w:hAnsi="ABBvoice CNSG"/>
              <w:i/>
              <w:iCs/>
              <w:color w:val="FF000F" w:themeColor="background2"/>
              <w:lang w:eastAsia="zh-CN"/>
            </w:rPr>
          </w:rPrChange>
        </w:rPr>
        <w:pPrChange w:id="493" w:author="Unknown" w:date="2020-04-23T11:38:00Z">
          <w:pPr>
            <w:pStyle w:val="ListParagraph"/>
            <w:numPr>
              <w:numId w:val="6"/>
            </w:numPr>
            <w:tabs>
              <w:tab w:val="num" w:pos="360"/>
            </w:tabs>
            <w:spacing w:after="130"/>
            <w:ind w:left="0" w:hanging="992"/>
            <w:jc w:val="both"/>
          </w:pPr>
        </w:pPrChange>
      </w:pPr>
      <w:ins w:id="494"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95" w:author="Qiao, Guan Lun (RC-CN DI FA ST&amp;PM SUP IT&amp;EDGE)" w:date="2022-02-07T15:02:00Z">
              <w:rPr>
                <w:rFonts w:ascii="ABBvoice CNSG" w:eastAsia="ABBvoice CNSG" w:hAnsi="ABBvoice CNSG" w:hint="eastAsia"/>
                <w:i/>
                <w:iCs/>
                <w:color w:val="FF000F" w:themeColor="background2"/>
                <w:lang w:eastAsia="zh-CN"/>
              </w:rPr>
            </w:rPrChange>
          </w:rPr>
          <w:t>与其他应用间的接口</w:t>
        </w:r>
      </w:ins>
    </w:p>
    <w:p w14:paraId="3E83C7C6" w14:textId="77777777" w:rsidR="004D494D" w:rsidRPr="00A2596A" w:rsidRDefault="004D494D" w:rsidP="004D494D">
      <w:pPr>
        <w:pStyle w:val="ListParagraph"/>
        <w:spacing w:after="130"/>
        <w:ind w:left="360"/>
        <w:jc w:val="both"/>
        <w:rPr>
          <w:ins w:id="496" w:author="Qiao, Guan Lun (RC-CN DI FA ST&amp;PM SUP IT&amp;EDGE)" w:date="2022-01-25T14:00:00Z"/>
          <w:rFonts w:ascii="Times New Roman" w:eastAsia="Microsoft YaHei UI" w:hAnsi="Times New Roman" w:cs="Times New Roman"/>
          <w:i/>
          <w:iCs/>
          <w:color w:val="FF000F" w:themeColor="background2"/>
          <w:lang w:eastAsia="zh-CN"/>
          <w:rPrChange w:id="497" w:author="Qiao, Guan Lun (RC-CN DI FA ST&amp;PM SUP IT&amp;EDGE)" w:date="2022-02-07T15:02:00Z">
            <w:rPr>
              <w:ins w:id="498" w:author="Qiao, Guan Lun (RC-CN DI FA ST&amp;PM SUP IT&amp;EDGE)" w:date="2022-01-25T14:00:00Z"/>
              <w:rFonts w:ascii="ABBvoice CNSG" w:eastAsia="ABBvoice CNSG" w:hAnsi="ABBvoice CNSG"/>
              <w:i/>
              <w:iCs/>
              <w:color w:val="FF000F" w:themeColor="background2"/>
              <w:lang w:eastAsia="zh-CN"/>
            </w:rPr>
          </w:rPrChange>
        </w:rPr>
      </w:pPr>
    </w:p>
    <w:p w14:paraId="6093BFAF" w14:textId="77777777" w:rsidR="004D494D" w:rsidRPr="00A2596A" w:rsidRDefault="004D494D">
      <w:pPr>
        <w:pStyle w:val="ListParagraph"/>
        <w:numPr>
          <w:ilvl w:val="0"/>
          <w:numId w:val="38"/>
        </w:numPr>
        <w:spacing w:after="130"/>
        <w:jc w:val="both"/>
        <w:rPr>
          <w:ins w:id="499" w:author="Qiao, Guan Lun (RC-CN DI FA ST&amp;PM SUP IT&amp;EDGE)" w:date="2022-01-25T14:00:00Z"/>
          <w:rFonts w:ascii="Times New Roman" w:eastAsia="Microsoft YaHei UI" w:hAnsi="Times New Roman" w:cs="Times New Roman"/>
          <w:i/>
          <w:iCs/>
          <w:color w:val="FF000F" w:themeColor="background2"/>
          <w:lang w:eastAsia="zh-CN"/>
          <w:rPrChange w:id="500" w:author="Qiao, Guan Lun (RC-CN DI FA ST&amp;PM SUP IT&amp;EDGE)" w:date="2022-02-07T15:02:00Z">
            <w:rPr>
              <w:ins w:id="501" w:author="Qiao, Guan Lun (RC-CN DI FA ST&amp;PM SUP IT&amp;EDGE)" w:date="2022-01-25T14:00:00Z"/>
              <w:rFonts w:ascii="ABBvoice CNSG" w:eastAsia="ABBvoice CNSG" w:hAnsi="ABBvoice CNSG"/>
              <w:i/>
              <w:iCs/>
              <w:color w:val="FF000F" w:themeColor="background2"/>
              <w:lang w:eastAsia="zh-CN"/>
            </w:rPr>
          </w:rPrChange>
        </w:rPr>
        <w:pPrChange w:id="502" w:author="Unknown" w:date="2020-04-23T11:38:00Z">
          <w:pPr>
            <w:pStyle w:val="ListParagraph"/>
            <w:numPr>
              <w:numId w:val="6"/>
            </w:numPr>
            <w:tabs>
              <w:tab w:val="num" w:pos="360"/>
            </w:tabs>
            <w:spacing w:after="130"/>
            <w:ind w:left="0" w:hanging="992"/>
            <w:jc w:val="both"/>
          </w:pPr>
        </w:pPrChange>
      </w:pPr>
      <w:ins w:id="50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04" w:author="Qiao, Guan Lun (RC-CN DI FA ST&amp;PM SUP IT&amp;EDGE)" w:date="2022-02-07T15:02:00Z">
              <w:rPr>
                <w:rFonts w:ascii="ABBvoice CNSG" w:eastAsia="ABBvoice CNSG" w:hAnsi="ABBvoice CNSG" w:hint="eastAsia"/>
                <w:i/>
                <w:iCs/>
                <w:color w:val="FF000F" w:themeColor="background2"/>
                <w:lang w:eastAsia="zh-CN"/>
              </w:rPr>
            </w:rPrChange>
          </w:rPr>
          <w:t>并行操作</w:t>
        </w:r>
      </w:ins>
    </w:p>
    <w:p w14:paraId="1F2D84BA" w14:textId="77777777" w:rsidR="004D494D" w:rsidRPr="00A2596A" w:rsidRDefault="004D494D" w:rsidP="004D494D">
      <w:pPr>
        <w:pStyle w:val="ListParagraph"/>
        <w:spacing w:after="130"/>
        <w:ind w:left="360"/>
        <w:jc w:val="both"/>
        <w:rPr>
          <w:ins w:id="505" w:author="Qiao, Guan Lun (RC-CN DI FA ST&amp;PM SUP IT&amp;EDGE)" w:date="2022-01-25T14:00:00Z"/>
          <w:rFonts w:ascii="Times New Roman" w:eastAsia="Microsoft YaHei UI" w:hAnsi="Times New Roman" w:cs="Times New Roman"/>
          <w:i/>
          <w:iCs/>
          <w:color w:val="FF000F" w:themeColor="background2"/>
          <w:lang w:eastAsia="zh-CN"/>
          <w:rPrChange w:id="506" w:author="Qiao, Guan Lun (RC-CN DI FA ST&amp;PM SUP IT&amp;EDGE)" w:date="2022-02-07T15:02:00Z">
            <w:rPr>
              <w:ins w:id="507" w:author="Qiao, Guan Lun (RC-CN DI FA ST&amp;PM SUP IT&amp;EDGE)" w:date="2022-01-25T14:00:00Z"/>
              <w:rFonts w:ascii="ABBvoice CNSG" w:eastAsia="ABBvoice CNSG" w:hAnsi="ABBvoice CNSG"/>
              <w:i/>
              <w:iCs/>
              <w:color w:val="FF000F" w:themeColor="background2"/>
              <w:lang w:eastAsia="zh-CN"/>
            </w:rPr>
          </w:rPrChange>
        </w:rPr>
      </w:pPr>
    </w:p>
    <w:p w14:paraId="3049997B" w14:textId="77777777" w:rsidR="004D494D" w:rsidRPr="00A2596A" w:rsidRDefault="004D494D">
      <w:pPr>
        <w:pStyle w:val="ListParagraph"/>
        <w:numPr>
          <w:ilvl w:val="0"/>
          <w:numId w:val="38"/>
        </w:numPr>
        <w:spacing w:after="130"/>
        <w:jc w:val="both"/>
        <w:rPr>
          <w:ins w:id="508" w:author="Qiao, Guan Lun (RC-CN DI FA ST&amp;PM SUP IT&amp;EDGE)" w:date="2022-01-25T14:00:00Z"/>
          <w:rFonts w:ascii="Times New Roman" w:eastAsia="Microsoft YaHei UI" w:hAnsi="Times New Roman" w:cs="Times New Roman"/>
          <w:i/>
          <w:iCs/>
          <w:color w:val="FF000F" w:themeColor="background2"/>
          <w:lang w:eastAsia="zh-CN"/>
          <w:rPrChange w:id="509" w:author="Qiao, Guan Lun (RC-CN DI FA ST&amp;PM SUP IT&amp;EDGE)" w:date="2022-02-07T15:02:00Z">
            <w:rPr>
              <w:ins w:id="510" w:author="Qiao, Guan Lun (RC-CN DI FA ST&amp;PM SUP IT&amp;EDGE)" w:date="2022-01-25T14:00:00Z"/>
              <w:rFonts w:ascii="ABBvoice CNSG" w:eastAsia="ABBvoice CNSG" w:hAnsi="ABBvoice CNSG"/>
              <w:i/>
              <w:iCs/>
              <w:color w:val="FF000F" w:themeColor="background2"/>
              <w:lang w:eastAsia="zh-CN"/>
            </w:rPr>
          </w:rPrChange>
        </w:rPr>
        <w:pPrChange w:id="511" w:author="Unknown" w:date="2020-04-23T11:38:00Z">
          <w:pPr>
            <w:pStyle w:val="ListParagraph"/>
            <w:numPr>
              <w:numId w:val="6"/>
            </w:numPr>
            <w:tabs>
              <w:tab w:val="num" w:pos="360"/>
            </w:tabs>
            <w:spacing w:after="130"/>
            <w:ind w:left="0" w:hanging="992"/>
            <w:jc w:val="both"/>
          </w:pPr>
        </w:pPrChange>
      </w:pPr>
      <w:ins w:id="512"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13" w:author="Qiao, Guan Lun (RC-CN DI FA ST&amp;PM SUP IT&amp;EDGE)" w:date="2022-02-07T15:02:00Z">
              <w:rPr>
                <w:rFonts w:ascii="ABBvoice CNSG" w:eastAsia="ABBvoice CNSG" w:hAnsi="ABBvoice CNSG" w:hint="eastAsia"/>
                <w:i/>
                <w:iCs/>
                <w:color w:val="FF000F" w:themeColor="background2"/>
                <w:lang w:eastAsia="zh-CN"/>
              </w:rPr>
            </w:rPrChange>
          </w:rPr>
          <w:t>审查功能</w:t>
        </w:r>
      </w:ins>
    </w:p>
    <w:p w14:paraId="1291C938" w14:textId="77777777" w:rsidR="004D494D" w:rsidRPr="00A2596A" w:rsidRDefault="004D494D" w:rsidP="004D494D">
      <w:pPr>
        <w:pStyle w:val="ListParagraph"/>
        <w:spacing w:after="130"/>
        <w:ind w:left="360"/>
        <w:jc w:val="both"/>
        <w:rPr>
          <w:ins w:id="514" w:author="Qiao, Guan Lun (RC-CN DI FA ST&amp;PM SUP IT&amp;EDGE)" w:date="2022-01-25T14:00:00Z"/>
          <w:rFonts w:ascii="Times New Roman" w:eastAsia="Microsoft YaHei UI" w:hAnsi="Times New Roman" w:cs="Times New Roman"/>
          <w:i/>
          <w:iCs/>
          <w:color w:val="FF000F" w:themeColor="background2"/>
          <w:lang w:eastAsia="zh-CN"/>
          <w:rPrChange w:id="515" w:author="Qiao, Guan Lun (RC-CN DI FA ST&amp;PM SUP IT&amp;EDGE)" w:date="2022-02-07T15:02:00Z">
            <w:rPr>
              <w:ins w:id="516" w:author="Qiao, Guan Lun (RC-CN DI FA ST&amp;PM SUP IT&amp;EDGE)" w:date="2022-01-25T14:00:00Z"/>
              <w:rFonts w:ascii="ABBvoice CNSG" w:eastAsia="ABBvoice CNSG" w:hAnsi="ABBvoice CNSG"/>
              <w:i/>
              <w:iCs/>
              <w:color w:val="FF000F" w:themeColor="background2"/>
              <w:lang w:eastAsia="zh-CN"/>
            </w:rPr>
          </w:rPrChange>
        </w:rPr>
      </w:pPr>
    </w:p>
    <w:p w14:paraId="7DE13265" w14:textId="77777777" w:rsidR="004D494D" w:rsidRPr="00A2596A" w:rsidRDefault="004D494D">
      <w:pPr>
        <w:pStyle w:val="ListParagraph"/>
        <w:numPr>
          <w:ilvl w:val="0"/>
          <w:numId w:val="38"/>
        </w:numPr>
        <w:spacing w:after="130"/>
        <w:jc w:val="both"/>
        <w:rPr>
          <w:ins w:id="517" w:author="Qiao, Guan Lun (RC-CN DI FA ST&amp;PM SUP IT&amp;EDGE)" w:date="2022-01-25T14:00:00Z"/>
          <w:rFonts w:ascii="Times New Roman" w:eastAsia="Microsoft YaHei UI" w:hAnsi="Times New Roman" w:cs="Times New Roman"/>
          <w:i/>
          <w:iCs/>
          <w:color w:val="FF000F" w:themeColor="background2"/>
          <w:lang w:eastAsia="zh-CN"/>
          <w:rPrChange w:id="518" w:author="Qiao, Guan Lun (RC-CN DI FA ST&amp;PM SUP IT&amp;EDGE)" w:date="2022-02-07T15:02:00Z">
            <w:rPr>
              <w:ins w:id="519" w:author="Qiao, Guan Lun (RC-CN DI FA ST&amp;PM SUP IT&amp;EDGE)" w:date="2022-01-25T14:00:00Z"/>
              <w:rFonts w:ascii="ABBvoice CNSG" w:eastAsia="ABBvoice CNSG" w:hAnsi="ABBvoice CNSG"/>
              <w:i/>
              <w:iCs/>
              <w:color w:val="FF000F" w:themeColor="background2"/>
              <w:lang w:eastAsia="zh-CN"/>
            </w:rPr>
          </w:rPrChange>
        </w:rPr>
        <w:pPrChange w:id="520" w:author="Unknown" w:date="2020-04-23T11:38:00Z">
          <w:pPr>
            <w:pStyle w:val="ListParagraph"/>
            <w:numPr>
              <w:numId w:val="6"/>
            </w:numPr>
            <w:tabs>
              <w:tab w:val="num" w:pos="360"/>
            </w:tabs>
            <w:spacing w:after="130"/>
            <w:ind w:left="0" w:hanging="992"/>
            <w:jc w:val="both"/>
          </w:pPr>
        </w:pPrChange>
      </w:pPr>
      <w:ins w:id="521"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22" w:author="Qiao, Guan Lun (RC-CN DI FA ST&amp;PM SUP IT&amp;EDGE)" w:date="2022-02-07T15:02:00Z">
              <w:rPr>
                <w:rFonts w:ascii="ABBvoice CNSG" w:eastAsia="ABBvoice CNSG" w:hAnsi="ABBvoice CNSG" w:hint="eastAsia"/>
                <w:i/>
                <w:iCs/>
                <w:color w:val="FF000F" w:themeColor="background2"/>
                <w:lang w:eastAsia="zh-CN"/>
              </w:rPr>
            </w:rPrChange>
          </w:rPr>
          <w:t>控制功能</w:t>
        </w:r>
      </w:ins>
    </w:p>
    <w:p w14:paraId="435750B7" w14:textId="77777777" w:rsidR="004D494D" w:rsidRPr="00A2596A" w:rsidRDefault="004D494D" w:rsidP="004D494D">
      <w:pPr>
        <w:pStyle w:val="ListParagraph"/>
        <w:spacing w:after="130"/>
        <w:ind w:left="360"/>
        <w:jc w:val="both"/>
        <w:rPr>
          <w:ins w:id="523" w:author="Qiao, Guan Lun (RC-CN DI FA ST&amp;PM SUP IT&amp;EDGE)" w:date="2022-01-25T14:00:00Z"/>
          <w:rFonts w:ascii="Times New Roman" w:eastAsia="Microsoft YaHei UI" w:hAnsi="Times New Roman" w:cs="Times New Roman"/>
          <w:i/>
          <w:iCs/>
          <w:color w:val="FF000F" w:themeColor="background2"/>
          <w:lang w:eastAsia="zh-CN"/>
          <w:rPrChange w:id="524" w:author="Qiao, Guan Lun (RC-CN DI FA ST&amp;PM SUP IT&amp;EDGE)" w:date="2022-02-07T15:02:00Z">
            <w:rPr>
              <w:ins w:id="525" w:author="Qiao, Guan Lun (RC-CN DI FA ST&amp;PM SUP IT&amp;EDGE)" w:date="2022-01-25T14:00:00Z"/>
              <w:rFonts w:ascii="ABBvoice CNSG" w:eastAsia="ABBvoice CNSG" w:hAnsi="ABBvoice CNSG"/>
              <w:i/>
              <w:iCs/>
              <w:color w:val="FF000F" w:themeColor="background2"/>
              <w:lang w:eastAsia="zh-CN"/>
            </w:rPr>
          </w:rPrChange>
        </w:rPr>
      </w:pPr>
    </w:p>
    <w:p w14:paraId="07C0586C" w14:textId="77777777" w:rsidR="004D494D" w:rsidRPr="00A2596A" w:rsidRDefault="004D494D">
      <w:pPr>
        <w:pStyle w:val="ListParagraph"/>
        <w:numPr>
          <w:ilvl w:val="0"/>
          <w:numId w:val="38"/>
        </w:numPr>
        <w:spacing w:after="130"/>
        <w:jc w:val="both"/>
        <w:rPr>
          <w:ins w:id="526" w:author="Qiao, Guan Lun (RC-CN DI FA ST&amp;PM SUP IT&amp;EDGE)" w:date="2022-01-25T14:00:00Z"/>
          <w:rFonts w:ascii="Times New Roman" w:eastAsia="Microsoft YaHei UI" w:hAnsi="Times New Roman" w:cs="Times New Roman"/>
          <w:i/>
          <w:iCs/>
          <w:color w:val="FF000F" w:themeColor="background2"/>
          <w:lang w:eastAsia="zh-CN"/>
          <w:rPrChange w:id="527" w:author="Qiao, Guan Lun (RC-CN DI FA ST&amp;PM SUP IT&amp;EDGE)" w:date="2022-02-07T15:02:00Z">
            <w:rPr>
              <w:ins w:id="528" w:author="Qiao, Guan Lun (RC-CN DI FA ST&amp;PM SUP IT&amp;EDGE)" w:date="2022-01-25T14:00:00Z"/>
              <w:rFonts w:ascii="ABBvoice CNSG" w:eastAsia="ABBvoice CNSG" w:hAnsi="ABBvoice CNSG"/>
              <w:i/>
              <w:iCs/>
              <w:color w:val="FF000F" w:themeColor="background2"/>
              <w:lang w:eastAsia="zh-CN"/>
            </w:rPr>
          </w:rPrChange>
        </w:rPr>
        <w:pPrChange w:id="529" w:author="Unknown" w:date="2020-04-23T11:38:00Z">
          <w:pPr>
            <w:pStyle w:val="ListParagraph"/>
            <w:numPr>
              <w:numId w:val="6"/>
            </w:numPr>
            <w:tabs>
              <w:tab w:val="num" w:pos="360"/>
            </w:tabs>
            <w:spacing w:after="130"/>
            <w:ind w:left="0" w:hanging="992"/>
            <w:jc w:val="both"/>
          </w:pPr>
        </w:pPrChange>
      </w:pPr>
      <w:ins w:id="530"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31" w:author="Qiao, Guan Lun (RC-CN DI FA ST&amp;PM SUP IT&amp;EDGE)" w:date="2022-02-07T15:02:00Z">
              <w:rPr>
                <w:rFonts w:ascii="ABBvoice CNSG" w:eastAsia="ABBvoice CNSG" w:hAnsi="ABBvoice CNSG" w:hint="eastAsia"/>
                <w:i/>
                <w:iCs/>
                <w:color w:val="FF000F" w:themeColor="background2"/>
                <w:lang w:eastAsia="zh-CN"/>
              </w:rPr>
            </w:rPrChange>
          </w:rPr>
          <w:t>所需的高级语言</w:t>
        </w:r>
      </w:ins>
    </w:p>
    <w:p w14:paraId="790CD5D6" w14:textId="77777777" w:rsidR="004D494D" w:rsidRPr="00A2596A" w:rsidRDefault="004D494D" w:rsidP="004D494D">
      <w:pPr>
        <w:pStyle w:val="ListParagraph"/>
        <w:spacing w:after="130"/>
        <w:ind w:left="360"/>
        <w:jc w:val="both"/>
        <w:rPr>
          <w:ins w:id="532" w:author="Qiao, Guan Lun (RC-CN DI FA ST&amp;PM SUP IT&amp;EDGE)" w:date="2022-01-25T14:00:00Z"/>
          <w:rFonts w:ascii="Times New Roman" w:eastAsia="Microsoft YaHei UI" w:hAnsi="Times New Roman" w:cs="Times New Roman"/>
          <w:i/>
          <w:iCs/>
          <w:color w:val="FF000F" w:themeColor="background2"/>
          <w:lang w:eastAsia="zh-CN"/>
          <w:rPrChange w:id="533" w:author="Qiao, Guan Lun (RC-CN DI FA ST&amp;PM SUP IT&amp;EDGE)" w:date="2022-02-07T15:02:00Z">
            <w:rPr>
              <w:ins w:id="534" w:author="Qiao, Guan Lun (RC-CN DI FA ST&amp;PM SUP IT&amp;EDGE)" w:date="2022-01-25T14:00:00Z"/>
              <w:rFonts w:ascii="ABBvoice CNSG" w:eastAsia="ABBvoice CNSG" w:hAnsi="ABBvoice CNSG"/>
              <w:i/>
              <w:iCs/>
              <w:color w:val="FF000F" w:themeColor="background2"/>
              <w:lang w:eastAsia="zh-CN"/>
            </w:rPr>
          </w:rPrChange>
        </w:rPr>
      </w:pPr>
    </w:p>
    <w:p w14:paraId="7C747231" w14:textId="77777777" w:rsidR="004D494D" w:rsidRPr="00A2596A" w:rsidRDefault="004D494D">
      <w:pPr>
        <w:pStyle w:val="ListParagraph"/>
        <w:numPr>
          <w:ilvl w:val="0"/>
          <w:numId w:val="38"/>
        </w:numPr>
        <w:spacing w:after="130"/>
        <w:jc w:val="both"/>
        <w:rPr>
          <w:ins w:id="535" w:author="Qiao, Guan Lun (RC-CN DI FA ST&amp;PM SUP IT&amp;EDGE)" w:date="2022-01-25T14:00:00Z"/>
          <w:rFonts w:ascii="Times New Roman" w:eastAsia="Microsoft YaHei UI" w:hAnsi="Times New Roman" w:cs="Times New Roman"/>
          <w:i/>
          <w:iCs/>
          <w:color w:val="FF000F" w:themeColor="background2"/>
          <w:lang w:eastAsia="zh-CN"/>
          <w:rPrChange w:id="536" w:author="Qiao, Guan Lun (RC-CN DI FA ST&amp;PM SUP IT&amp;EDGE)" w:date="2022-02-07T15:02:00Z">
            <w:rPr>
              <w:ins w:id="537" w:author="Qiao, Guan Lun (RC-CN DI FA ST&amp;PM SUP IT&amp;EDGE)" w:date="2022-01-25T14:00:00Z"/>
              <w:rFonts w:ascii="ABBvoice CNSG" w:eastAsia="ABBvoice CNSG" w:hAnsi="ABBvoice CNSG"/>
              <w:i/>
              <w:iCs/>
              <w:color w:val="FF000F" w:themeColor="background2"/>
              <w:lang w:eastAsia="zh-CN"/>
            </w:rPr>
          </w:rPrChange>
        </w:rPr>
        <w:pPrChange w:id="538" w:author="Unknown" w:date="2020-04-23T11:38:00Z">
          <w:pPr>
            <w:pStyle w:val="ListParagraph"/>
            <w:numPr>
              <w:numId w:val="6"/>
            </w:numPr>
            <w:tabs>
              <w:tab w:val="num" w:pos="360"/>
            </w:tabs>
            <w:spacing w:after="130"/>
            <w:ind w:left="0" w:hanging="992"/>
            <w:jc w:val="both"/>
          </w:pPr>
        </w:pPrChange>
      </w:pPr>
      <w:ins w:id="539"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40" w:author="Qiao, Guan Lun (RC-CN DI FA ST&amp;PM SUP IT&amp;EDGE)" w:date="2022-02-07T15:02:00Z">
              <w:rPr>
                <w:rFonts w:ascii="ABBvoice CNSG" w:eastAsia="ABBvoice CNSG" w:hAnsi="ABBvoice CNSG" w:hint="eastAsia"/>
                <w:i/>
                <w:iCs/>
                <w:color w:val="FF000F" w:themeColor="background2"/>
                <w:lang w:eastAsia="zh-CN"/>
              </w:rPr>
            </w:rPrChange>
          </w:rPr>
          <w:t>通信协议</w:t>
        </w:r>
      </w:ins>
    </w:p>
    <w:p w14:paraId="1A4DC0F5" w14:textId="77777777" w:rsidR="004D494D" w:rsidRPr="00A2596A" w:rsidRDefault="004D494D" w:rsidP="004D494D">
      <w:pPr>
        <w:pStyle w:val="ListParagraph"/>
        <w:spacing w:after="130"/>
        <w:ind w:left="360"/>
        <w:jc w:val="both"/>
        <w:rPr>
          <w:ins w:id="541" w:author="Qiao, Guan Lun (RC-CN DI FA ST&amp;PM SUP IT&amp;EDGE)" w:date="2022-01-25T14:00:00Z"/>
          <w:rFonts w:ascii="Times New Roman" w:eastAsia="Microsoft YaHei UI" w:hAnsi="Times New Roman" w:cs="Times New Roman"/>
          <w:i/>
          <w:iCs/>
          <w:color w:val="FF000F" w:themeColor="background2"/>
          <w:lang w:eastAsia="zh-CN"/>
          <w:rPrChange w:id="542" w:author="Qiao, Guan Lun (RC-CN DI FA ST&amp;PM SUP IT&amp;EDGE)" w:date="2022-02-07T15:02:00Z">
            <w:rPr>
              <w:ins w:id="543" w:author="Qiao, Guan Lun (RC-CN DI FA ST&amp;PM SUP IT&amp;EDGE)" w:date="2022-01-25T14:00:00Z"/>
              <w:rFonts w:ascii="ABBvoice CNSG" w:eastAsia="ABBvoice CNSG" w:hAnsi="ABBvoice CNSG"/>
              <w:i/>
              <w:iCs/>
              <w:color w:val="FF000F" w:themeColor="background2"/>
              <w:lang w:eastAsia="zh-CN"/>
            </w:rPr>
          </w:rPrChange>
        </w:rPr>
      </w:pPr>
    </w:p>
    <w:p w14:paraId="33F033EC" w14:textId="77777777" w:rsidR="004D494D" w:rsidRPr="00A2596A" w:rsidRDefault="004D494D">
      <w:pPr>
        <w:pStyle w:val="ListParagraph"/>
        <w:numPr>
          <w:ilvl w:val="0"/>
          <w:numId w:val="38"/>
        </w:numPr>
        <w:spacing w:after="130"/>
        <w:jc w:val="both"/>
        <w:rPr>
          <w:ins w:id="544" w:author="Qiao, Guan Lun (RC-CN DI FA ST&amp;PM SUP IT&amp;EDGE)" w:date="2022-01-25T14:00:00Z"/>
          <w:rFonts w:ascii="Times New Roman" w:eastAsia="Microsoft YaHei UI" w:hAnsi="Times New Roman" w:cs="Times New Roman"/>
          <w:i/>
          <w:iCs/>
          <w:color w:val="FF000F" w:themeColor="background2"/>
          <w:lang w:eastAsia="zh-CN"/>
          <w:rPrChange w:id="545" w:author="Qiao, Guan Lun (RC-CN DI FA ST&amp;PM SUP IT&amp;EDGE)" w:date="2022-02-07T15:02:00Z">
            <w:rPr>
              <w:ins w:id="546" w:author="Qiao, Guan Lun (RC-CN DI FA ST&amp;PM SUP IT&amp;EDGE)" w:date="2022-01-25T14:00:00Z"/>
              <w:rFonts w:ascii="ABBvoice CNSG" w:eastAsia="ABBvoice CNSG" w:hAnsi="ABBvoice CNSG"/>
              <w:i/>
              <w:iCs/>
              <w:color w:val="FF000F" w:themeColor="background2"/>
              <w:lang w:eastAsia="zh-CN"/>
            </w:rPr>
          </w:rPrChange>
        </w:rPr>
        <w:pPrChange w:id="547" w:author="Unknown" w:date="2020-04-23T11:38:00Z">
          <w:pPr>
            <w:pStyle w:val="ListParagraph"/>
            <w:numPr>
              <w:numId w:val="6"/>
            </w:numPr>
            <w:tabs>
              <w:tab w:val="num" w:pos="360"/>
            </w:tabs>
            <w:spacing w:after="130"/>
            <w:ind w:left="0" w:hanging="992"/>
            <w:jc w:val="both"/>
          </w:pPr>
        </w:pPrChange>
      </w:pPr>
      <w:ins w:id="548"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49" w:author="Qiao, Guan Lun (RC-CN DI FA ST&amp;PM SUP IT&amp;EDGE)" w:date="2022-02-07T15:02:00Z">
              <w:rPr>
                <w:rFonts w:ascii="ABBvoice CNSG" w:eastAsia="ABBvoice CNSG" w:hAnsi="ABBvoice CNSG" w:hint="eastAsia"/>
                <w:i/>
                <w:iCs/>
                <w:color w:val="FF000F" w:themeColor="background2"/>
                <w:lang w:eastAsia="zh-CN"/>
              </w:rPr>
            </w:rPrChange>
          </w:rPr>
          <w:t>应用的临界点</w:t>
        </w:r>
      </w:ins>
    </w:p>
    <w:p w14:paraId="2104B210" w14:textId="77777777" w:rsidR="004D494D" w:rsidRPr="00A2596A" w:rsidRDefault="004D494D" w:rsidP="004D494D">
      <w:pPr>
        <w:pStyle w:val="ListParagraph"/>
        <w:spacing w:after="130"/>
        <w:ind w:left="360"/>
        <w:jc w:val="both"/>
        <w:rPr>
          <w:ins w:id="550" w:author="Qiao, Guan Lun (RC-CN DI FA ST&amp;PM SUP IT&amp;EDGE)" w:date="2022-01-25T14:00:00Z"/>
          <w:rFonts w:ascii="Times New Roman" w:eastAsia="Microsoft YaHei UI" w:hAnsi="Times New Roman" w:cs="Times New Roman"/>
          <w:i/>
          <w:iCs/>
          <w:color w:val="FF000F" w:themeColor="background2"/>
          <w:lang w:eastAsia="zh-CN"/>
          <w:rPrChange w:id="551" w:author="Qiao, Guan Lun (RC-CN DI FA ST&amp;PM SUP IT&amp;EDGE)" w:date="2022-02-07T15:02:00Z">
            <w:rPr>
              <w:ins w:id="552" w:author="Qiao, Guan Lun (RC-CN DI FA ST&amp;PM SUP IT&amp;EDGE)" w:date="2022-01-25T14:00:00Z"/>
              <w:rFonts w:ascii="ABBvoice CNSG" w:eastAsia="ABBvoice CNSG" w:hAnsi="ABBvoice CNSG"/>
              <w:i/>
              <w:iCs/>
              <w:color w:val="FF000F" w:themeColor="background2"/>
              <w:lang w:eastAsia="zh-CN"/>
            </w:rPr>
          </w:rPrChange>
        </w:rPr>
      </w:pPr>
    </w:p>
    <w:p w14:paraId="4C2FD4AC" w14:textId="77777777" w:rsidR="004D494D" w:rsidRPr="00A2596A" w:rsidRDefault="004D494D">
      <w:pPr>
        <w:pStyle w:val="ListParagraph"/>
        <w:numPr>
          <w:ilvl w:val="0"/>
          <w:numId w:val="38"/>
        </w:numPr>
        <w:spacing w:after="130"/>
        <w:jc w:val="both"/>
        <w:rPr>
          <w:ins w:id="553" w:author="Qiao, Guan Lun (RC-CN DI FA ST&amp;PM SUP IT&amp;EDGE)" w:date="2022-01-25T14:00:00Z"/>
          <w:rFonts w:ascii="Times New Roman" w:eastAsia="Microsoft YaHei UI" w:hAnsi="Times New Roman" w:cs="Times New Roman"/>
          <w:i/>
          <w:iCs/>
          <w:color w:val="FF000F" w:themeColor="background2"/>
          <w:lang w:eastAsia="zh-CN"/>
          <w:rPrChange w:id="554" w:author="Qiao, Guan Lun (RC-CN DI FA ST&amp;PM SUP IT&amp;EDGE)" w:date="2022-02-07T15:02:00Z">
            <w:rPr>
              <w:ins w:id="555" w:author="Qiao, Guan Lun (RC-CN DI FA ST&amp;PM SUP IT&amp;EDGE)" w:date="2022-01-25T14:00:00Z"/>
              <w:rFonts w:ascii="ABBvoice CNSG" w:eastAsia="ABBvoice CNSG" w:hAnsi="ABBvoice CNSG"/>
              <w:i/>
              <w:iCs/>
              <w:color w:val="FF000F" w:themeColor="background2"/>
              <w:lang w:eastAsia="zh-CN"/>
            </w:rPr>
          </w:rPrChange>
        </w:rPr>
        <w:pPrChange w:id="556" w:author="Unknown" w:date="2020-04-23T11:38:00Z">
          <w:pPr>
            <w:pStyle w:val="ListParagraph"/>
            <w:numPr>
              <w:numId w:val="6"/>
            </w:numPr>
            <w:tabs>
              <w:tab w:val="num" w:pos="360"/>
            </w:tabs>
            <w:spacing w:after="130"/>
            <w:ind w:left="0" w:hanging="992"/>
            <w:jc w:val="both"/>
          </w:pPr>
        </w:pPrChange>
      </w:pPr>
      <w:ins w:id="557"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58" w:author="Qiao, Guan Lun (RC-CN DI FA ST&amp;PM SUP IT&amp;EDGE)" w:date="2022-02-07T15:02:00Z">
              <w:rPr>
                <w:rFonts w:ascii="ABBvoice CNSG" w:eastAsia="ABBvoice CNSG" w:hAnsi="ABBvoice CNSG" w:hint="eastAsia"/>
                <w:i/>
                <w:iCs/>
                <w:color w:val="FF000F" w:themeColor="background2"/>
                <w:lang w:eastAsia="zh-CN"/>
              </w:rPr>
            </w:rPrChange>
          </w:rPr>
          <w:t>安全和保密方面的考虑</w:t>
        </w:r>
      </w:ins>
    </w:p>
    <w:p w14:paraId="61FEA18D" w14:textId="77777777" w:rsidR="004D494D" w:rsidRPr="00A2596A" w:rsidRDefault="004D494D" w:rsidP="004D494D">
      <w:pPr>
        <w:pStyle w:val="ListParagraph"/>
        <w:spacing w:after="130"/>
        <w:ind w:left="360"/>
        <w:jc w:val="both"/>
        <w:rPr>
          <w:ins w:id="559" w:author="Qiao, Guan Lun (RC-CN DI FA ST&amp;PM SUP IT&amp;EDGE)" w:date="2022-01-25T14:00:00Z"/>
          <w:rFonts w:ascii="Times New Roman" w:eastAsia="Microsoft YaHei UI" w:hAnsi="Times New Roman" w:cs="Times New Roman"/>
          <w:i/>
          <w:iCs/>
          <w:color w:val="FF000F" w:themeColor="background2"/>
          <w:lang w:eastAsia="zh-CN"/>
          <w:rPrChange w:id="560" w:author="Qiao, Guan Lun (RC-CN DI FA ST&amp;PM SUP IT&amp;EDGE)" w:date="2022-02-07T15:02:00Z">
            <w:rPr>
              <w:ins w:id="561" w:author="Qiao, Guan Lun (RC-CN DI FA ST&amp;PM SUP IT&amp;EDGE)" w:date="2022-01-25T14:00:00Z"/>
              <w:rFonts w:ascii="ABBvoice CNSG" w:eastAsia="ABBvoice CNSG" w:hAnsi="ABBvoice CNSG"/>
              <w:i/>
              <w:iCs/>
              <w:color w:val="FF000F" w:themeColor="background2"/>
              <w:lang w:eastAsia="zh-CN"/>
            </w:rPr>
          </w:rPrChange>
        </w:rPr>
      </w:pPr>
    </w:p>
    <w:p w14:paraId="00887A9D" w14:textId="77777777" w:rsidR="004D494D" w:rsidRPr="00A2596A" w:rsidRDefault="004D494D" w:rsidP="004D494D">
      <w:pPr>
        <w:pStyle w:val="Heading2"/>
        <w:spacing w:before="240"/>
        <w:ind w:hanging="994"/>
        <w:rPr>
          <w:ins w:id="562" w:author="Qiao, Guan Lun (RC-CN DI FA ST&amp;PM SUP IT&amp;EDGE)" w:date="2022-01-25T14:00:00Z"/>
          <w:rFonts w:ascii="Times New Roman" w:eastAsia="Microsoft YaHei UI" w:hAnsi="Times New Roman" w:cs="Times New Roman"/>
          <w:bCs/>
          <w:i/>
          <w:iCs/>
          <w:lang w:eastAsia="zh-CN"/>
          <w:rPrChange w:id="563" w:author="Qiao, Guan Lun (RC-CN DI FA ST&amp;PM SUP IT&amp;EDGE)" w:date="2022-02-07T15:02:00Z">
            <w:rPr>
              <w:ins w:id="564" w:author="Qiao, Guan Lun (RC-CN DI FA ST&amp;PM SUP IT&amp;EDGE)" w:date="2022-01-25T14:00:00Z"/>
              <w:rFonts w:ascii="ABBvoice CNSG" w:eastAsia="ABBvoice CNSG" w:hAnsi="ABBvoice CNSG"/>
              <w:lang w:eastAsia="zh-CN"/>
            </w:rPr>
          </w:rPrChange>
        </w:rPr>
      </w:pPr>
      <w:bookmarkStart w:id="565" w:name="_Toc38533772"/>
      <w:bookmarkStart w:id="566" w:name="_Toc95207353"/>
      <w:ins w:id="567" w:author="Qiao, Guan Lun (RC-CN DI FA ST&amp;PM SUP IT&amp;EDGE)" w:date="2022-01-25T14:00:00Z">
        <w:r w:rsidRPr="00A2596A">
          <w:rPr>
            <w:rFonts w:ascii="Times New Roman" w:eastAsia="Microsoft YaHei UI" w:hAnsi="Times New Roman" w:cs="Times New Roman" w:hint="eastAsia"/>
            <w:bCs/>
            <w:i/>
            <w:iCs/>
            <w:lang w:eastAsia="zh-CN"/>
            <w:rPrChange w:id="568" w:author="Qiao, Guan Lun (RC-CN DI FA ST&amp;PM SUP IT&amp;EDGE)" w:date="2022-02-07T15:02:00Z">
              <w:rPr>
                <w:rFonts w:ascii="ABBvoice CNSG" w:eastAsia="ABBvoice CNSG" w:hAnsi="ABBvoice CNSG" w:hint="eastAsia"/>
                <w:b w:val="0"/>
                <w:lang w:eastAsia="zh-CN"/>
              </w:rPr>
            </w:rPrChange>
          </w:rPr>
          <w:t>假设和依赖</w:t>
        </w:r>
        <w:bookmarkEnd w:id="565"/>
        <w:bookmarkEnd w:id="566"/>
      </w:ins>
    </w:p>
    <w:p w14:paraId="0ED48B17" w14:textId="77777777" w:rsidR="004D494D" w:rsidRPr="00A2596A" w:rsidRDefault="004D494D" w:rsidP="004D494D">
      <w:pPr>
        <w:spacing w:after="130"/>
        <w:jc w:val="both"/>
        <w:rPr>
          <w:ins w:id="569" w:author="Qiao, Guan Lun (RC-CN DI FA ST&amp;PM SUP IT&amp;EDGE)" w:date="2022-01-25T14:00:00Z"/>
          <w:rFonts w:ascii="Times New Roman" w:eastAsia="Microsoft YaHei UI" w:hAnsi="Times New Roman" w:cs="Times New Roman"/>
          <w:i/>
          <w:iCs/>
          <w:color w:val="FF000F" w:themeColor="background2"/>
          <w:lang w:eastAsia="zh-CN"/>
          <w:rPrChange w:id="570" w:author="Qiao, Guan Lun (RC-CN DI FA ST&amp;PM SUP IT&amp;EDGE)" w:date="2022-02-07T15:02:00Z">
            <w:rPr>
              <w:ins w:id="571" w:author="Qiao, Guan Lun (RC-CN DI FA ST&amp;PM SUP IT&amp;EDGE)" w:date="2022-01-25T14:00:00Z"/>
              <w:rFonts w:ascii="ABBvoice CNSG" w:eastAsia="ABBvoice CNSG" w:hAnsi="ABBvoice CNSG"/>
              <w:i/>
              <w:iCs/>
              <w:color w:val="FF000F" w:themeColor="background2"/>
              <w:lang w:eastAsia="zh-CN"/>
            </w:rPr>
          </w:rPrChange>
        </w:rPr>
      </w:pPr>
      <w:ins w:id="572"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73" w:author="Qiao, Guan Lun (RC-CN DI FA ST&amp;PM SUP IT&amp;EDGE)" w:date="2022-02-07T15:02:00Z">
              <w:rPr>
                <w:rFonts w:ascii="ABBvoice CNSG" w:eastAsia="ABBvoice CNSG" w:hAnsi="ABBvoice CNSG" w:hint="eastAsia"/>
                <w:i/>
                <w:iCs/>
                <w:color w:val="FF000F" w:themeColor="background2"/>
                <w:lang w:eastAsia="zh-CN"/>
              </w:rPr>
            </w:rPrChange>
          </w:rPr>
          <w:t>列出可能影响需求的所有的假设因素（与已知事实相对而言），包括准备使用的第三方或商业组件，操作和开发环境的问题约束等。如果上述假设不正确、没有被告知或者改变了都将对项目产生影响。列出项目对外部条件的依赖，例如重用其他项目的模块等。如果在其他文档（例如项目计划或范围文档等）里已经描述了，在这里可以不用描述。</w:t>
        </w:r>
      </w:ins>
    </w:p>
    <w:p w14:paraId="6976F879" w14:textId="57F99864" w:rsidR="00245719" w:rsidRPr="00A2596A" w:rsidRDefault="00602AE8" w:rsidP="005C3A5F">
      <w:pPr>
        <w:pStyle w:val="Heading1"/>
        <w:pageBreakBefore/>
        <w:spacing w:before="600"/>
        <w:ind w:hanging="994"/>
        <w:contextualSpacing w:val="0"/>
        <w:rPr>
          <w:rFonts w:ascii="Times New Roman" w:eastAsia="Microsoft YaHei UI" w:hAnsi="Times New Roman" w:cs="Times New Roman"/>
          <w:kern w:val="0"/>
        </w:rPr>
      </w:pPr>
      <w:bookmarkStart w:id="574" w:name="_Toc95207354"/>
      <w:r w:rsidRPr="00A2596A">
        <w:rPr>
          <w:rFonts w:ascii="Times New Roman" w:eastAsia="Microsoft YaHei UI" w:hAnsi="Times New Roman" w:cs="Times New Roman"/>
          <w:kern w:val="0"/>
          <w:lang w:eastAsia="zh-CN"/>
        </w:rPr>
        <w:lastRenderedPageBreak/>
        <w:t>调研</w:t>
      </w:r>
      <w:bookmarkEnd w:id="574"/>
    </w:p>
    <w:p w14:paraId="2A2616C0" w14:textId="743B2929" w:rsidR="00EB3BA4" w:rsidRPr="00A2596A" w:rsidDel="00116520" w:rsidRDefault="007232D9" w:rsidP="00EB3BA4">
      <w:pPr>
        <w:pStyle w:val="Heading2"/>
        <w:rPr>
          <w:del w:id="575" w:author="Qiao, Guan Lun (RC-CN DI FA ST&amp;PM SUP IT&amp;EDGE)" w:date="2022-02-07T15:03:00Z"/>
          <w:rFonts w:ascii="Times New Roman" w:eastAsia="Microsoft YaHei UI" w:hAnsi="Times New Roman" w:cs="Times New Roman"/>
          <w:lang w:eastAsia="zh-CN"/>
        </w:rPr>
      </w:pPr>
      <w:bookmarkStart w:id="576" w:name="_Toc184711995"/>
      <w:bookmarkEnd w:id="279"/>
      <w:del w:id="577" w:author="Qiao, Guan Lun (RC-CN DI FA ST&amp;PM SUP IT&amp;EDGE)" w:date="2022-02-07T15:03:00Z">
        <w:r w:rsidRPr="00A2596A" w:rsidDel="00116520">
          <w:rPr>
            <w:rFonts w:ascii="Times New Roman" w:eastAsia="Microsoft YaHei UI" w:hAnsi="Times New Roman" w:cs="Times New Roman"/>
            <w:lang w:eastAsia="zh-CN"/>
          </w:rPr>
          <w:delText>AGV</w:delText>
        </w:r>
        <w:r w:rsidR="00F95309" w:rsidRPr="00A2596A" w:rsidDel="00116520">
          <w:rPr>
            <w:rFonts w:ascii="Times New Roman" w:eastAsia="Microsoft YaHei UI" w:hAnsi="Times New Roman" w:cs="Times New Roman"/>
            <w:lang w:eastAsia="zh-CN"/>
          </w:rPr>
          <w:delText xml:space="preserve"> APP </w:delText>
        </w:r>
        <w:r w:rsidR="00EB3BA4" w:rsidRPr="00A2596A" w:rsidDel="00116520">
          <w:rPr>
            <w:rFonts w:ascii="Times New Roman" w:eastAsia="Microsoft YaHei UI" w:hAnsi="Times New Roman" w:cs="Times New Roman"/>
            <w:lang w:eastAsia="zh-CN"/>
          </w:rPr>
          <w:delText>基本功能</w:delText>
        </w:r>
        <w:bookmarkStart w:id="578" w:name="_Toc95207336"/>
        <w:bookmarkStart w:id="579" w:name="_Toc95207355"/>
        <w:bookmarkEnd w:id="578"/>
        <w:bookmarkEnd w:id="579"/>
      </w:del>
    </w:p>
    <w:p w14:paraId="442BE863" w14:textId="4A8B45DB" w:rsidR="00EB3BA4" w:rsidRPr="00A2596A" w:rsidDel="00116520" w:rsidRDefault="00247E4D">
      <w:pPr>
        <w:pStyle w:val="ListParagraph"/>
        <w:numPr>
          <w:ilvl w:val="0"/>
          <w:numId w:val="50"/>
        </w:numPr>
        <w:spacing w:after="130"/>
        <w:contextualSpacing w:val="0"/>
        <w:jc w:val="both"/>
        <w:rPr>
          <w:del w:id="580" w:author="Qiao, Guan Lun (RC-CN DI FA ST&amp;PM SUP IT&amp;EDGE)" w:date="2022-02-07T15:03:00Z"/>
          <w:rFonts w:ascii="Times New Roman" w:eastAsia="Microsoft YaHei UI" w:hAnsi="Times New Roman" w:cs="Times New Roman"/>
          <w:color w:val="000000" w:themeColor="text1"/>
          <w:lang w:eastAsia="zh-CN"/>
        </w:rPr>
        <w:pPrChange w:id="581" w:author="Qiao, Guan Lun (RC-CN DI FA ST&amp;PM SUP IT&amp;EDGE)" w:date="2022-01-25T15:07:00Z">
          <w:pPr>
            <w:pStyle w:val="ListParagraph"/>
            <w:numPr>
              <w:numId w:val="17"/>
            </w:numPr>
            <w:spacing w:after="130"/>
            <w:ind w:left="360" w:hanging="360"/>
            <w:contextualSpacing w:val="0"/>
            <w:jc w:val="both"/>
          </w:pPr>
        </w:pPrChange>
      </w:pPr>
      <w:del w:id="582"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控制</w:delText>
        </w:r>
        <w:r w:rsidR="00AB667F" w:rsidRPr="00A2596A" w:rsidDel="00116520">
          <w:rPr>
            <w:rFonts w:ascii="Times New Roman" w:eastAsia="Microsoft YaHei UI" w:hAnsi="Times New Roman" w:cs="Times New Roman"/>
            <w:color w:val="000000" w:themeColor="text1"/>
            <w:lang w:eastAsia="zh-CN"/>
          </w:rPr>
          <w:delText>：</w:delText>
        </w:r>
        <w:r w:rsidR="007E1F72" w:rsidRPr="00A2596A" w:rsidDel="00116520">
          <w:rPr>
            <w:rFonts w:ascii="Times New Roman" w:eastAsia="Microsoft YaHei UI" w:hAnsi="Times New Roman" w:cs="Times New Roman"/>
            <w:color w:val="000000" w:themeColor="text1"/>
            <w:lang w:eastAsia="zh-CN"/>
          </w:rPr>
          <w:delText>对</w:delText>
        </w:r>
        <w:r w:rsidR="007E1F72" w:rsidRPr="00A2596A" w:rsidDel="00116520">
          <w:rPr>
            <w:rFonts w:ascii="Times New Roman" w:eastAsia="Microsoft YaHei UI" w:hAnsi="Times New Roman" w:cs="Times New Roman"/>
            <w:color w:val="000000" w:themeColor="text1"/>
            <w:lang w:eastAsia="zh-CN"/>
          </w:rPr>
          <w:delText>AGV</w:delText>
        </w:r>
        <w:r w:rsidR="007E1F72" w:rsidRPr="00A2596A" w:rsidDel="00116520">
          <w:rPr>
            <w:rFonts w:ascii="Times New Roman" w:eastAsia="Microsoft YaHei UI" w:hAnsi="Times New Roman" w:cs="Times New Roman"/>
            <w:color w:val="000000" w:themeColor="text1"/>
            <w:lang w:eastAsia="zh-CN"/>
          </w:rPr>
          <w:delText>的</w:delText>
        </w:r>
        <w:r w:rsidR="00AB667F" w:rsidRPr="00A2596A" w:rsidDel="00116520">
          <w:rPr>
            <w:rFonts w:ascii="Times New Roman" w:eastAsia="Microsoft YaHei UI" w:hAnsi="Times New Roman" w:cs="Times New Roman"/>
            <w:color w:val="000000" w:themeColor="text1"/>
            <w:lang w:eastAsia="zh-CN"/>
          </w:rPr>
          <w:delText>运动控制</w:delText>
        </w:r>
        <w:r w:rsidR="00C702EC" w:rsidRPr="00A2596A" w:rsidDel="00116520">
          <w:rPr>
            <w:rFonts w:ascii="Times New Roman" w:eastAsia="Microsoft YaHei UI" w:hAnsi="Times New Roman" w:cs="Times New Roman"/>
            <w:color w:val="000000" w:themeColor="text1"/>
            <w:lang w:eastAsia="zh-CN"/>
          </w:rPr>
          <w:delText>，实现物理</w:delText>
        </w:r>
        <w:r w:rsidR="00881AA8" w:rsidRPr="00A2596A" w:rsidDel="00116520">
          <w:rPr>
            <w:rFonts w:ascii="Times New Roman" w:eastAsia="Microsoft YaHei UI" w:hAnsi="Times New Roman" w:cs="Times New Roman"/>
            <w:color w:val="000000" w:themeColor="text1"/>
            <w:lang w:eastAsia="zh-CN"/>
          </w:rPr>
          <w:delText>遥控器所具备的功能</w:delText>
        </w:r>
        <w:bookmarkStart w:id="583" w:name="_Toc95207337"/>
        <w:bookmarkStart w:id="584" w:name="_Toc95207356"/>
        <w:bookmarkEnd w:id="583"/>
        <w:bookmarkEnd w:id="584"/>
      </w:del>
    </w:p>
    <w:p w14:paraId="17A23AC5" w14:textId="78A0ED67" w:rsidR="00EB3BA4" w:rsidRPr="00A2596A" w:rsidDel="00116520" w:rsidRDefault="00F746CE">
      <w:pPr>
        <w:pStyle w:val="ListParagraph"/>
        <w:numPr>
          <w:ilvl w:val="0"/>
          <w:numId w:val="50"/>
        </w:numPr>
        <w:spacing w:after="130"/>
        <w:contextualSpacing w:val="0"/>
        <w:jc w:val="both"/>
        <w:rPr>
          <w:del w:id="585" w:author="Qiao, Guan Lun (RC-CN DI FA ST&amp;PM SUP IT&amp;EDGE)" w:date="2022-02-07T15:03:00Z"/>
          <w:rFonts w:ascii="Times New Roman" w:eastAsia="Microsoft YaHei UI" w:hAnsi="Times New Roman" w:cs="Times New Roman"/>
          <w:color w:val="000000" w:themeColor="text1"/>
          <w:lang w:eastAsia="zh-CN"/>
        </w:rPr>
        <w:pPrChange w:id="586" w:author="Qiao, Guan Lun (RC-CN DI FA ST&amp;PM SUP IT&amp;EDGE)" w:date="2022-01-25T15:07:00Z">
          <w:pPr>
            <w:pStyle w:val="ListParagraph"/>
            <w:numPr>
              <w:numId w:val="17"/>
            </w:numPr>
            <w:spacing w:after="130"/>
            <w:ind w:left="360" w:hanging="360"/>
            <w:contextualSpacing w:val="0"/>
            <w:jc w:val="both"/>
          </w:pPr>
        </w:pPrChange>
      </w:pPr>
      <w:del w:id="587"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监察</w:delText>
        </w:r>
        <w:r w:rsidR="00AB667F" w:rsidRPr="00A2596A" w:rsidDel="00116520">
          <w:rPr>
            <w:rFonts w:ascii="Times New Roman" w:eastAsia="Microsoft YaHei UI" w:hAnsi="Times New Roman" w:cs="Times New Roman"/>
            <w:color w:val="000000" w:themeColor="text1"/>
            <w:lang w:eastAsia="zh-CN"/>
          </w:rPr>
          <w:delText>：监控</w:delText>
        </w:r>
        <w:r w:rsidR="00AB667F" w:rsidRPr="00A2596A" w:rsidDel="00116520">
          <w:rPr>
            <w:rFonts w:ascii="Times New Roman" w:eastAsia="Microsoft YaHei UI" w:hAnsi="Times New Roman" w:cs="Times New Roman"/>
            <w:color w:val="000000" w:themeColor="text1"/>
            <w:lang w:eastAsia="zh-CN"/>
          </w:rPr>
          <w:delText>AGV</w:delText>
        </w:r>
        <w:r w:rsidR="00AB667F" w:rsidRPr="00A2596A" w:rsidDel="00116520">
          <w:rPr>
            <w:rFonts w:ascii="Times New Roman" w:eastAsia="Microsoft YaHei UI" w:hAnsi="Times New Roman" w:cs="Times New Roman"/>
            <w:color w:val="000000" w:themeColor="text1"/>
            <w:lang w:eastAsia="zh-CN"/>
          </w:rPr>
          <w:delText>各项传感器</w:delText>
        </w:r>
        <w:r w:rsidR="00881AA8" w:rsidRPr="00A2596A" w:rsidDel="00116520">
          <w:rPr>
            <w:rFonts w:ascii="Times New Roman" w:eastAsia="Microsoft YaHei UI" w:hAnsi="Times New Roman" w:cs="Times New Roman"/>
            <w:color w:val="000000" w:themeColor="text1"/>
            <w:lang w:eastAsia="zh-CN"/>
          </w:rPr>
          <w:delText>实时</w:delText>
        </w:r>
        <w:r w:rsidR="00AB667F" w:rsidRPr="00A2596A" w:rsidDel="00116520">
          <w:rPr>
            <w:rFonts w:ascii="Times New Roman" w:eastAsia="Microsoft YaHei UI" w:hAnsi="Times New Roman" w:cs="Times New Roman"/>
            <w:color w:val="000000" w:themeColor="text1"/>
            <w:lang w:eastAsia="zh-CN"/>
          </w:rPr>
          <w:delText>信息</w:delText>
        </w:r>
        <w:bookmarkStart w:id="588" w:name="_Toc95207338"/>
        <w:bookmarkStart w:id="589" w:name="_Toc95207357"/>
        <w:bookmarkEnd w:id="588"/>
        <w:bookmarkEnd w:id="589"/>
      </w:del>
    </w:p>
    <w:p w14:paraId="5ADE0AB2" w14:textId="4C1D612B" w:rsidR="00EB3BA4" w:rsidRPr="00A2596A" w:rsidDel="00134913" w:rsidRDefault="00247E4D" w:rsidP="00134913">
      <w:pPr>
        <w:pStyle w:val="ListParagraph"/>
        <w:numPr>
          <w:ilvl w:val="0"/>
          <w:numId w:val="50"/>
        </w:numPr>
        <w:spacing w:after="130"/>
        <w:contextualSpacing w:val="0"/>
        <w:jc w:val="both"/>
        <w:rPr>
          <w:del w:id="590" w:author="Qiao, Guan Lun (RC-CN DI FA ST&amp;PM SUP IT&amp;EDGE)" w:date="2022-01-25T15:07:00Z"/>
          <w:rFonts w:ascii="Times New Roman" w:eastAsia="Microsoft YaHei UI" w:hAnsi="Times New Roman" w:cs="Times New Roman"/>
          <w:color w:val="000000" w:themeColor="text1"/>
          <w:lang w:eastAsia="zh-CN"/>
        </w:rPr>
      </w:pPr>
      <w:del w:id="591"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图形化</w:delText>
        </w:r>
        <w:r w:rsidR="00AB667F" w:rsidRPr="00A2596A" w:rsidDel="00116520">
          <w:rPr>
            <w:rFonts w:ascii="Times New Roman" w:eastAsia="Microsoft YaHei UI" w:hAnsi="Times New Roman" w:cs="Times New Roman"/>
            <w:color w:val="000000" w:themeColor="text1"/>
            <w:lang w:eastAsia="zh-CN"/>
          </w:rPr>
          <w:delText>：</w:delText>
        </w:r>
        <w:r w:rsidR="009D6897" w:rsidRPr="00A2596A" w:rsidDel="00116520">
          <w:rPr>
            <w:rFonts w:ascii="Times New Roman" w:eastAsia="Microsoft YaHei UI" w:hAnsi="Times New Roman" w:cs="Times New Roman"/>
            <w:color w:val="000000" w:themeColor="text1"/>
            <w:lang w:eastAsia="zh-CN"/>
          </w:rPr>
          <w:delText>将</w:delText>
        </w:r>
        <w:r w:rsidR="009D6897" w:rsidRPr="00A2596A" w:rsidDel="00116520">
          <w:rPr>
            <w:rFonts w:ascii="Times New Roman" w:eastAsia="Microsoft YaHei UI" w:hAnsi="Times New Roman" w:cs="Times New Roman"/>
            <w:color w:val="000000" w:themeColor="text1"/>
            <w:lang w:eastAsia="zh-CN"/>
          </w:rPr>
          <w:delText>AGV</w:delText>
        </w:r>
        <w:r w:rsidR="009D6897" w:rsidRPr="00A2596A" w:rsidDel="00116520">
          <w:rPr>
            <w:rFonts w:ascii="Times New Roman" w:eastAsia="Microsoft YaHei UI" w:hAnsi="Times New Roman" w:cs="Times New Roman"/>
            <w:color w:val="000000" w:themeColor="text1"/>
            <w:lang w:eastAsia="zh-CN"/>
          </w:rPr>
          <w:delText>传感器采集</w:delText>
        </w:r>
        <w:r w:rsidR="00881AA8" w:rsidRPr="00A2596A" w:rsidDel="00116520">
          <w:rPr>
            <w:rFonts w:ascii="Times New Roman" w:eastAsia="Microsoft YaHei UI" w:hAnsi="Times New Roman" w:cs="Times New Roman"/>
            <w:color w:val="000000" w:themeColor="text1"/>
            <w:lang w:eastAsia="zh-CN"/>
          </w:rPr>
          <w:delText>数据集中</w:delText>
        </w:r>
        <w:r w:rsidR="00216FDA" w:rsidRPr="00A2596A" w:rsidDel="00116520">
          <w:rPr>
            <w:rFonts w:ascii="Times New Roman" w:eastAsia="Microsoft YaHei UI" w:hAnsi="Times New Roman" w:cs="Times New Roman"/>
            <w:color w:val="000000" w:themeColor="text1"/>
            <w:lang w:eastAsia="zh-CN"/>
          </w:rPr>
          <w:delText>可视化处理</w:delText>
        </w:r>
      </w:del>
      <w:bookmarkStart w:id="592" w:name="_Toc95207339"/>
      <w:bookmarkStart w:id="593" w:name="_Toc95207358"/>
      <w:bookmarkEnd w:id="592"/>
      <w:bookmarkEnd w:id="593"/>
    </w:p>
    <w:p w14:paraId="68619CC5" w14:textId="7CDBD4E4" w:rsidR="00830FF4" w:rsidRPr="00A2596A" w:rsidDel="00830FF4" w:rsidRDefault="00247E4D">
      <w:pPr>
        <w:pStyle w:val="ListParagraph"/>
        <w:numPr>
          <w:ilvl w:val="0"/>
          <w:numId w:val="50"/>
        </w:numPr>
        <w:spacing w:after="130"/>
        <w:contextualSpacing w:val="0"/>
        <w:jc w:val="both"/>
        <w:rPr>
          <w:del w:id="594" w:author="Qiao, Guan Lun (RC-CN DI FA ST&amp;PM SUP IT&amp;EDGE)" w:date="2022-01-25T13:46:00Z"/>
          <w:rFonts w:ascii="Times New Roman" w:eastAsia="Microsoft YaHei UI" w:hAnsi="Times New Roman" w:cs="Times New Roman"/>
          <w:color w:val="000000" w:themeColor="text1"/>
          <w:lang w:eastAsia="zh-CN"/>
        </w:rPr>
        <w:pPrChange w:id="595" w:author="Qiao, Guan Lun (RC-CN DI FA ST&amp;PM SUP IT&amp;EDGE)" w:date="2022-01-25T15:07:00Z">
          <w:pPr>
            <w:pStyle w:val="ListParagraph"/>
            <w:numPr>
              <w:numId w:val="17"/>
            </w:numPr>
            <w:spacing w:after="130"/>
            <w:ind w:left="360" w:hanging="360"/>
            <w:contextualSpacing w:val="0"/>
            <w:jc w:val="both"/>
          </w:pPr>
        </w:pPrChange>
      </w:pPr>
      <w:del w:id="596"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调试</w:delText>
        </w:r>
        <w:r w:rsidR="001B4F18" w:rsidRPr="00A2596A" w:rsidDel="00116520">
          <w:rPr>
            <w:rFonts w:ascii="Times New Roman" w:eastAsia="Microsoft YaHei UI" w:hAnsi="Times New Roman" w:cs="Times New Roman"/>
            <w:color w:val="000000" w:themeColor="text1"/>
            <w:lang w:eastAsia="zh-CN"/>
          </w:rPr>
          <w:delText>：显示</w:delText>
        </w:r>
        <w:r w:rsidR="00216FDA" w:rsidRPr="00A2596A" w:rsidDel="00116520">
          <w:rPr>
            <w:rFonts w:ascii="Times New Roman" w:eastAsia="Microsoft YaHei UI" w:hAnsi="Times New Roman" w:cs="Times New Roman"/>
            <w:color w:val="000000" w:themeColor="text1"/>
            <w:lang w:eastAsia="zh-CN"/>
          </w:rPr>
          <w:delText>ROS</w:delText>
        </w:r>
        <w:r w:rsidR="00216FDA" w:rsidRPr="00A2596A" w:rsidDel="00116520">
          <w:rPr>
            <w:rFonts w:ascii="Times New Roman" w:eastAsia="Microsoft YaHei UI" w:hAnsi="Times New Roman" w:cs="Times New Roman"/>
            <w:color w:val="000000" w:themeColor="text1"/>
            <w:lang w:eastAsia="zh-CN"/>
          </w:rPr>
          <w:delText>信息通道中的数据信息</w:delText>
        </w:r>
      </w:del>
      <w:bookmarkStart w:id="597" w:name="_Toc95207340"/>
      <w:bookmarkStart w:id="598" w:name="_Toc95207359"/>
      <w:bookmarkEnd w:id="597"/>
      <w:bookmarkEnd w:id="598"/>
    </w:p>
    <w:p w14:paraId="0F44400E" w14:textId="0BE0DB1C" w:rsidR="00FB44E5" w:rsidRPr="00A2596A" w:rsidRDefault="00FB44E5" w:rsidP="002311DB">
      <w:pPr>
        <w:pStyle w:val="Heading2"/>
        <w:rPr>
          <w:rFonts w:ascii="Times New Roman" w:eastAsia="Microsoft YaHei UI" w:hAnsi="Times New Roman" w:cs="Times New Roman"/>
          <w:lang w:eastAsia="zh-CN"/>
        </w:rPr>
      </w:pPr>
      <w:del w:id="599" w:author="Qiao, Guan Lun (RC-CN DI FA ST&amp;PM SUP IT&amp;EDGE)" w:date="2022-02-07T15:14:00Z">
        <w:r w:rsidRPr="00A2596A" w:rsidDel="00D617EF">
          <w:rPr>
            <w:rFonts w:ascii="Times New Roman" w:eastAsia="Microsoft YaHei UI" w:hAnsi="Times New Roman" w:cs="Times New Roman"/>
            <w:lang w:eastAsia="zh-CN"/>
          </w:rPr>
          <w:delText>现有</w:delText>
        </w:r>
      </w:del>
      <w:bookmarkStart w:id="600" w:name="_Toc95207360"/>
      <w:ins w:id="601" w:author="Qiao, Guan Lun (RC-CN DI FA ST&amp;PM SUP IT&amp;EDGE)" w:date="2022-02-07T15:03:00Z">
        <w:r w:rsidR="00116520">
          <w:rPr>
            <w:rFonts w:ascii="Times New Roman" w:eastAsia="Microsoft YaHei UI" w:hAnsi="Times New Roman" w:cs="Times New Roman" w:hint="eastAsia"/>
            <w:lang w:eastAsia="zh-CN"/>
          </w:rPr>
          <w:t>R</w:t>
        </w:r>
        <w:r w:rsidR="00116520">
          <w:rPr>
            <w:rFonts w:ascii="Times New Roman" w:eastAsia="Microsoft YaHei UI" w:hAnsi="Times New Roman" w:cs="Times New Roman"/>
            <w:lang w:eastAsia="zh-CN"/>
          </w:rPr>
          <w:t>OS</w:t>
        </w:r>
      </w:ins>
      <w:del w:id="602" w:author="Qiao, Guan Lun (RC-CN DI FA ST&amp;PM SUP IT&amp;EDGE)" w:date="2022-01-25T13:45:00Z">
        <w:r w:rsidRPr="00A2596A" w:rsidDel="00830FF4">
          <w:rPr>
            <w:rFonts w:ascii="Times New Roman" w:eastAsia="Microsoft YaHei UI" w:hAnsi="Times New Roman" w:cs="Times New Roman"/>
            <w:lang w:eastAsia="zh-CN"/>
          </w:rPr>
          <w:delText>ROS</w:delText>
        </w:r>
      </w:del>
      <w:r w:rsidRPr="00A2596A">
        <w:rPr>
          <w:rFonts w:ascii="Times New Roman" w:eastAsia="Microsoft YaHei UI" w:hAnsi="Times New Roman" w:cs="Times New Roman"/>
          <w:lang w:eastAsia="zh-CN"/>
        </w:rPr>
        <w:t xml:space="preserve"> </w:t>
      </w:r>
      <w:ins w:id="603" w:author="Qiao, Guan Lun (RC-CN DI FA ST&amp;PM SUP IT&amp;EDGE)" w:date="2022-02-07T15:14:00Z">
        <w:r w:rsidR="000D6663">
          <w:rPr>
            <w:rFonts w:ascii="Times New Roman" w:eastAsia="Microsoft YaHei UI" w:hAnsi="Times New Roman" w:cs="Times New Roman"/>
            <w:lang w:eastAsia="zh-CN"/>
          </w:rPr>
          <w:t xml:space="preserve">AGV </w:t>
        </w:r>
      </w:ins>
      <w:r w:rsidRPr="00A2596A">
        <w:rPr>
          <w:rFonts w:ascii="Times New Roman" w:eastAsia="Microsoft YaHei UI" w:hAnsi="Times New Roman" w:cs="Times New Roman"/>
          <w:lang w:eastAsia="zh-CN"/>
        </w:rPr>
        <w:t>APP</w:t>
      </w:r>
      <w:r w:rsidRPr="00A2596A">
        <w:rPr>
          <w:rFonts w:ascii="Times New Roman" w:eastAsia="Microsoft YaHei UI" w:hAnsi="Times New Roman" w:cs="Times New Roman"/>
          <w:lang w:eastAsia="zh-CN"/>
        </w:rPr>
        <w:t>功能</w:t>
      </w:r>
      <w:ins w:id="604" w:author="Qiao, Guan Lun (RC-CN DI FA ST&amp;PM SUP IT&amp;EDGE)" w:date="2022-02-07T15:14:00Z">
        <w:r w:rsidR="00D617EF">
          <w:rPr>
            <w:rFonts w:ascii="Times New Roman" w:eastAsia="Microsoft YaHei UI" w:hAnsi="Times New Roman" w:cs="Times New Roman" w:hint="eastAsia"/>
            <w:lang w:eastAsia="zh-CN"/>
          </w:rPr>
          <w:t>调研</w:t>
        </w:r>
      </w:ins>
      <w:bookmarkEnd w:id="600"/>
    </w:p>
    <w:p w14:paraId="3C0B9E90" w14:textId="74E61DA7" w:rsidR="00FB44E5" w:rsidRPr="00A2596A" w:rsidRDefault="00FB44E5" w:rsidP="00FB44E5">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ROS Web Tools</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开源</w:t>
      </w:r>
      <w:r w:rsidR="002745E4" w:rsidRPr="00A2596A">
        <w:rPr>
          <w:rFonts w:ascii="Times New Roman" w:eastAsia="Microsoft YaHei UI" w:hAnsi="Times New Roman" w:cs="Times New Roman"/>
          <w:lang w:eastAsia="zh-CN"/>
        </w:rPr>
        <w:t xml:space="preserve"> HTML</w:t>
      </w:r>
      <w:r w:rsidR="002745E4" w:rsidRPr="00A2596A">
        <w:rPr>
          <w:rFonts w:ascii="Times New Roman" w:eastAsia="Microsoft YaHei UI" w:hAnsi="Times New Roman" w:cs="Times New Roman"/>
          <w:lang w:eastAsia="zh-CN"/>
        </w:rPr>
        <w:t>网页</w:t>
      </w:r>
    </w:p>
    <w:p w14:paraId="3B0C81A2" w14:textId="5B530748" w:rsidR="00ED29B1" w:rsidRPr="00A2596A" w:rsidRDefault="00ED29B1" w:rsidP="00ED29B1">
      <w:pPr>
        <w:pStyle w:val="Num1"/>
        <w:numPr>
          <w:ilvl w:val="0"/>
          <w:numId w:val="0"/>
        </w:numPr>
        <w:ind w:left="284"/>
        <w:rPr>
          <w:ins w:id="605" w:author="Qiao, Guan Lun (RC-CN DI FA ST&amp;PM SUP IT&amp;EDGE)" w:date="2022-01-25T13:45:00Z"/>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606" w:author="Qiao, Guan Lun (RC-CN DI FA ST&amp;PM SUP IT&amp;EDGE)" w:date="2022-02-07T14:19:00Z">
        <w:r w:rsidR="00F077C6" w:rsidRPr="00A2596A">
          <w:rPr>
            <w:rFonts w:ascii="Times New Roman" w:eastAsia="Microsoft YaHei UI" w:hAnsi="Times New Roman" w:cs="Times New Roman"/>
            <w:lang w:eastAsia="zh-CN"/>
          </w:rPr>
          <w:t>AGV</w:t>
        </w:r>
        <w:r w:rsidR="002279F0" w:rsidRPr="00A2596A">
          <w:rPr>
            <w:rFonts w:ascii="Times New Roman" w:eastAsia="Microsoft YaHei UI" w:hAnsi="Times New Roman" w:cs="Times New Roman" w:hint="eastAsia"/>
            <w:lang w:eastAsia="zh-CN"/>
          </w:rPr>
          <w:t>调试、</w:t>
        </w:r>
      </w:ins>
      <w:r w:rsidRPr="00A2596A">
        <w:rPr>
          <w:rFonts w:ascii="Times New Roman" w:eastAsia="Microsoft YaHei UI" w:hAnsi="Times New Roman" w:cs="Times New Roman"/>
          <w:lang w:eastAsia="zh-CN"/>
        </w:rPr>
        <w:t>控制</w:t>
      </w:r>
      <w:ins w:id="607" w:author="Qiao, Guan Lun (RC-CN DI FA ST&amp;PM SUP IT&amp;EDGE)" w:date="2022-02-07T14:19:00Z">
        <w:r w:rsidR="002279F0" w:rsidRPr="00A2596A">
          <w:rPr>
            <w:rFonts w:ascii="Times New Roman" w:eastAsia="Microsoft YaHei UI" w:hAnsi="Times New Roman" w:cs="Times New Roman" w:hint="eastAsia"/>
            <w:lang w:eastAsia="zh-CN"/>
          </w:rPr>
          <w:t>和</w:t>
        </w:r>
      </w:ins>
      <w:del w:id="608" w:author="Qiao, Guan Lun (RC-CN DI FA ST&amp;PM SUP IT&amp;EDGE)" w:date="2022-02-07T14:19:00Z">
        <w:r w:rsidRPr="00A2596A" w:rsidDel="002279F0">
          <w:rPr>
            <w:rFonts w:ascii="Times New Roman" w:eastAsia="Microsoft YaHei UI" w:hAnsi="Times New Roman" w:cs="Times New Roman"/>
            <w:lang w:eastAsia="zh-CN"/>
          </w:rPr>
          <w:delText>，监察，</w:delText>
        </w:r>
      </w:del>
      <w:r w:rsidRPr="00A2596A">
        <w:rPr>
          <w:rFonts w:ascii="Times New Roman" w:eastAsia="Microsoft YaHei UI" w:hAnsi="Times New Roman" w:cs="Times New Roman"/>
          <w:lang w:eastAsia="zh-CN"/>
        </w:rPr>
        <w:t>图形化</w:t>
      </w:r>
      <w:ins w:id="609" w:author="Qiao, Guan Lun (RC-CN DI FA ST&amp;PM SUP IT&amp;EDGE)" w:date="2022-02-07T14:19:00Z">
        <w:r w:rsidR="002279F0" w:rsidRPr="00A2596A">
          <w:rPr>
            <w:rFonts w:ascii="Times New Roman" w:eastAsia="Microsoft YaHei UI" w:hAnsi="Times New Roman" w:cs="Times New Roman" w:hint="eastAsia"/>
            <w:lang w:eastAsia="zh-CN"/>
          </w:rPr>
          <w:t>监测</w:t>
        </w:r>
      </w:ins>
      <w:del w:id="610" w:author="Qiao, Guan Lun (RC-CN DI FA ST&amp;PM SUP IT&amp;EDGE)" w:date="2022-02-07T14:20:00Z">
        <w:r w:rsidRPr="00A2596A" w:rsidDel="002279F0">
          <w:rPr>
            <w:rFonts w:ascii="Times New Roman" w:eastAsia="Microsoft YaHei UI" w:hAnsi="Times New Roman" w:cs="Times New Roman"/>
            <w:lang w:eastAsia="zh-CN"/>
          </w:rPr>
          <w:delText>和调试</w:delText>
        </w:r>
      </w:del>
      <w:r w:rsidRPr="00A2596A">
        <w:rPr>
          <w:rFonts w:ascii="Times New Roman" w:eastAsia="Microsoft YaHei UI" w:hAnsi="Times New Roman" w:cs="Times New Roman"/>
          <w:lang w:eastAsia="zh-CN"/>
        </w:rPr>
        <w:t>的大部分功能</w:t>
      </w:r>
    </w:p>
    <w:p w14:paraId="4BFDF317" w14:textId="3C820393" w:rsidR="00830FF4" w:rsidRPr="00A2596A" w:rsidRDefault="00830FF4" w:rsidP="00ED29B1">
      <w:pPr>
        <w:pStyle w:val="Num1"/>
        <w:numPr>
          <w:ilvl w:val="0"/>
          <w:numId w:val="0"/>
        </w:numPr>
        <w:ind w:left="284"/>
        <w:rPr>
          <w:ins w:id="611" w:author="Qiao, Guan Lun (RC-CN DI FA ST&amp;PM SUP IT&amp;EDGE)" w:date="2022-02-07T14:15:00Z"/>
          <w:rFonts w:ascii="Times New Roman" w:eastAsia="Microsoft YaHei UI" w:hAnsi="Times New Roman" w:cs="Times New Roman"/>
          <w:lang w:eastAsia="zh-CN"/>
        </w:rPr>
      </w:pPr>
      <w:ins w:id="612" w:author="Qiao, Guan Lun (RC-CN DI FA ST&amp;PM SUP IT&amp;EDGE)" w:date="2022-01-25T13:45:00Z">
        <w:r w:rsidRPr="00A2596A">
          <w:rPr>
            <w:rFonts w:ascii="Times New Roman" w:eastAsia="Microsoft YaHei UI" w:hAnsi="Times New Roman" w:cs="Times New Roman" w:hint="eastAsia"/>
            <w:lang w:eastAsia="zh-CN"/>
          </w:rPr>
          <w:t>链接：</w:t>
        </w:r>
      </w:ins>
      <w:ins w:id="613" w:author="Qiao, Guan Lun (RC-CN DI FA ST&amp;PM SUP IT&amp;EDGE)" w:date="2022-02-07T14:15:00Z">
        <w:r w:rsidR="00BE2024" w:rsidRPr="00A2596A">
          <w:rPr>
            <w:rFonts w:ascii="Times New Roman" w:eastAsia="Microsoft YaHei UI" w:hAnsi="Times New Roman" w:cs="Times New Roman"/>
            <w:lang w:eastAsia="zh-CN"/>
          </w:rPr>
          <w:fldChar w:fldCharType="begin"/>
        </w:r>
        <w:r w:rsidR="00BE2024" w:rsidRPr="00A2596A">
          <w:rPr>
            <w:rFonts w:ascii="Times New Roman" w:eastAsia="Microsoft YaHei UI" w:hAnsi="Times New Roman" w:cs="Times New Roman"/>
            <w:lang w:eastAsia="zh-CN"/>
          </w:rPr>
          <w:instrText xml:space="preserve"> HYPERLINK "</w:instrText>
        </w:r>
      </w:ins>
      <w:ins w:id="614" w:author="Sun, Qingyi (EXT) (RC-CN DI FA ST&amp;PM SUP IT&amp;EDGE)" w:date="2022-01-26T14:18:00Z">
        <w:r w:rsidR="00BE2024" w:rsidRPr="00A2596A">
          <w:rPr>
            <w:rFonts w:ascii="Times New Roman" w:eastAsia="Microsoft YaHei UI" w:hAnsi="Times New Roman" w:cs="Times New Roman"/>
            <w:lang w:eastAsia="zh-CN"/>
          </w:rPr>
          <w:instrText>http://robotwebtools.org/</w:instrText>
        </w:r>
      </w:ins>
      <w:ins w:id="615" w:author="Qiao, Guan Lun (RC-CN DI FA ST&amp;PM SUP IT&amp;EDGE)" w:date="2022-02-07T14:15:00Z">
        <w:r w:rsidR="00BE2024" w:rsidRPr="00A2596A">
          <w:rPr>
            <w:rFonts w:ascii="Times New Roman" w:eastAsia="Microsoft YaHei UI" w:hAnsi="Times New Roman" w:cs="Times New Roman"/>
            <w:lang w:eastAsia="zh-CN"/>
          </w:rPr>
          <w:instrText xml:space="preserve">" </w:instrText>
        </w:r>
        <w:r w:rsidR="00BE2024" w:rsidRPr="00A2596A">
          <w:rPr>
            <w:rFonts w:ascii="Times New Roman" w:eastAsia="Microsoft YaHei UI" w:hAnsi="Times New Roman" w:cs="Times New Roman"/>
            <w:lang w:eastAsia="zh-CN"/>
          </w:rPr>
          <w:fldChar w:fldCharType="separate"/>
        </w:r>
      </w:ins>
      <w:ins w:id="616" w:author="Sun, Qingyi (EXT) (RC-CN DI FA ST&amp;PM SUP IT&amp;EDGE)" w:date="2022-01-26T14:18:00Z">
        <w:r w:rsidR="00BE2024" w:rsidRPr="00A2596A">
          <w:rPr>
            <w:rStyle w:val="Hyperlink"/>
            <w:rFonts w:ascii="Times New Roman" w:eastAsia="Microsoft YaHei UI" w:hAnsi="Times New Roman" w:cs="Times New Roman"/>
            <w:color w:val="auto"/>
            <w:lang w:eastAsia="zh-CN"/>
            <w:rPrChange w:id="617" w:author="Qiao, Guan Lun (RC-CN DI FA ST&amp;PM SUP IT&amp;EDGE)" w:date="2022-02-07T15:02:00Z">
              <w:rPr>
                <w:rStyle w:val="Hyperlink"/>
                <w:rFonts w:ascii="Times New Roman" w:eastAsia="Microsoft YaHei UI" w:hAnsi="Times New Roman" w:cs="Times New Roman"/>
                <w:lang w:eastAsia="zh-CN"/>
              </w:rPr>
            </w:rPrChange>
          </w:rPr>
          <w:t>http://robotwebtools.org/</w:t>
        </w:r>
      </w:ins>
      <w:ins w:id="618" w:author="Qiao, Guan Lun (RC-CN DI FA ST&amp;PM SUP IT&amp;EDGE)" w:date="2022-02-07T14:15:00Z">
        <w:r w:rsidR="00BE2024" w:rsidRPr="00A2596A">
          <w:rPr>
            <w:rFonts w:ascii="Times New Roman" w:eastAsia="Microsoft YaHei UI" w:hAnsi="Times New Roman" w:cs="Times New Roman"/>
            <w:lang w:eastAsia="zh-CN"/>
          </w:rPr>
          <w:fldChar w:fldCharType="end"/>
        </w:r>
      </w:ins>
    </w:p>
    <w:tbl>
      <w:tblPr>
        <w:tblStyle w:val="ABBTableStyle"/>
        <w:tblW w:w="5000" w:type="pct"/>
        <w:tblLook w:val="04A0" w:firstRow="1" w:lastRow="0" w:firstColumn="1" w:lastColumn="0" w:noHBand="0" w:noVBand="1"/>
      </w:tblPr>
      <w:tblGrid>
        <w:gridCol w:w="672"/>
        <w:gridCol w:w="1515"/>
        <w:gridCol w:w="3088"/>
        <w:gridCol w:w="3088"/>
        <w:tblGridChange w:id="619">
          <w:tblGrid>
            <w:gridCol w:w="672"/>
            <w:gridCol w:w="1515"/>
            <w:gridCol w:w="3088"/>
            <w:gridCol w:w="3088"/>
          </w:tblGrid>
        </w:tblGridChange>
      </w:tblGrid>
      <w:tr w:rsidR="00965BE7" w:rsidRPr="00A2596A" w14:paraId="40F6FDB6" w14:textId="5AC350E2" w:rsidTr="004F509F">
        <w:trPr>
          <w:cnfStyle w:val="100000000000" w:firstRow="1" w:lastRow="0" w:firstColumn="0" w:lastColumn="0" w:oddVBand="0" w:evenVBand="0" w:oddHBand="0" w:evenHBand="0" w:firstRowFirstColumn="0" w:firstRowLastColumn="0" w:lastRowFirstColumn="0" w:lastRowLastColumn="0"/>
          <w:tblHeader/>
          <w:ins w:id="620"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hideMark/>
          </w:tcPr>
          <w:p w14:paraId="0188BFAD" w14:textId="77777777" w:rsidR="004F509F" w:rsidRPr="00A2596A" w:rsidRDefault="004F509F" w:rsidP="00BC13F3">
            <w:pPr>
              <w:pStyle w:val="TableText"/>
              <w:keepLines w:val="0"/>
              <w:rPr>
                <w:ins w:id="621" w:author="Qiao, Guan Lun (RC-CN DI FA ST&amp;PM SUP IT&amp;EDGE)" w:date="2022-02-07T14:15:00Z"/>
                <w:rFonts w:ascii="Times New Roman" w:eastAsia="Microsoft YaHei UI" w:hAnsi="Times New Roman" w:cs="Times New Roman"/>
                <w:lang w:val="de-DE" w:eastAsia="zh-CN"/>
                <w:rPrChange w:id="622" w:author="Qiao, Guan Lun (RC-CN DI FA ST&amp;PM SUP IT&amp;EDGE)" w:date="2022-02-07T15:02:00Z">
                  <w:rPr>
                    <w:ins w:id="623" w:author="Qiao, Guan Lun (RC-CN DI FA ST&amp;PM SUP IT&amp;EDGE)" w:date="2022-02-07T14:15:00Z"/>
                    <w:rFonts w:ascii="Times New Roman" w:eastAsia="Microsoft YaHei UI" w:hAnsi="Times New Roman" w:cs="Times New Roman"/>
                    <w:color w:val="FF0000"/>
                    <w:lang w:val="de-DE" w:eastAsia="zh-CN"/>
                  </w:rPr>
                </w:rPrChange>
              </w:rPr>
            </w:pPr>
            <w:ins w:id="624" w:author="Qiao, Guan Lun (RC-CN DI FA ST&amp;PM SUP IT&amp;EDGE)" w:date="2022-02-07T14:15:00Z">
              <w:r w:rsidRPr="00A2596A">
                <w:rPr>
                  <w:rFonts w:ascii="Times New Roman" w:eastAsia="Microsoft YaHei UI" w:hAnsi="Times New Roman" w:cs="Times New Roman" w:hint="eastAsia"/>
                  <w:lang w:val="de-DE" w:eastAsia="zh-CN"/>
                  <w:rPrChange w:id="625" w:author="Qiao, Guan Lun (RC-CN DI FA ST&amp;PM SUP IT&amp;EDGE)" w:date="2022-02-07T15:02:00Z">
                    <w:rPr>
                      <w:rFonts w:ascii="Times New Roman" w:eastAsia="Microsoft YaHei UI" w:hAnsi="Times New Roman" w:cs="Times New Roman" w:hint="eastAsia"/>
                      <w:color w:val="FF0000"/>
                      <w:lang w:val="de-DE" w:eastAsia="zh-CN"/>
                    </w:rPr>
                  </w:rPrChange>
                </w:rPr>
                <w:t>编号</w:t>
              </w:r>
            </w:ins>
          </w:p>
        </w:tc>
        <w:tc>
          <w:tcPr>
            <w:tcW w:w="906" w:type="pct"/>
            <w:hideMark/>
          </w:tcPr>
          <w:p w14:paraId="762E0EB6" w14:textId="2186826B" w:rsidR="004F509F" w:rsidRPr="00A2596A" w:rsidRDefault="004F509F" w:rsidP="00BC13F3">
            <w:pPr>
              <w:pStyle w:val="TableText"/>
              <w:keepLines w:val="0"/>
              <w:cnfStyle w:val="100000000000" w:firstRow="1" w:lastRow="0" w:firstColumn="0" w:lastColumn="0" w:oddVBand="0" w:evenVBand="0" w:oddHBand="0" w:evenHBand="0" w:firstRowFirstColumn="0" w:firstRowLastColumn="0" w:lastRowFirstColumn="0" w:lastRowLastColumn="0"/>
              <w:rPr>
                <w:ins w:id="626" w:author="Qiao, Guan Lun (RC-CN DI FA ST&amp;PM SUP IT&amp;EDGE)" w:date="2022-02-07T14:15:00Z"/>
                <w:rFonts w:ascii="Times New Roman" w:eastAsia="Microsoft YaHei UI" w:hAnsi="Times New Roman" w:cs="Times New Roman"/>
                <w:lang w:val="de-DE" w:eastAsia="zh-CN"/>
                <w:rPrChange w:id="627" w:author="Qiao, Guan Lun (RC-CN DI FA ST&amp;PM SUP IT&amp;EDGE)" w:date="2022-02-07T15:02:00Z">
                  <w:rPr>
                    <w:ins w:id="628" w:author="Qiao, Guan Lun (RC-CN DI FA ST&amp;PM SUP IT&amp;EDGE)" w:date="2022-02-07T14:15:00Z"/>
                    <w:rFonts w:ascii="Times New Roman" w:eastAsia="Microsoft YaHei UI" w:hAnsi="Times New Roman" w:cs="Times New Roman"/>
                    <w:color w:val="FF0000"/>
                    <w:lang w:val="de-DE" w:eastAsia="zh-CN"/>
                  </w:rPr>
                </w:rPrChange>
              </w:rPr>
            </w:pPr>
            <w:ins w:id="629" w:author="Qiao, Guan Lun (RC-CN DI FA ST&amp;PM SUP IT&amp;EDGE)" w:date="2022-02-07T14:17:00Z">
              <w:r w:rsidRPr="00A2596A">
                <w:rPr>
                  <w:rFonts w:ascii="Times New Roman" w:eastAsia="Microsoft YaHei UI" w:hAnsi="Times New Roman" w:cs="Times New Roman" w:hint="eastAsia"/>
                  <w:lang w:val="de-DE" w:eastAsia="zh-CN"/>
                  <w:rPrChange w:id="630" w:author="Qiao, Guan Lun (RC-CN DI FA ST&amp;PM SUP IT&amp;EDGE)" w:date="2022-02-07T15:02:00Z">
                    <w:rPr>
                      <w:rFonts w:ascii="Times New Roman" w:eastAsia="Microsoft YaHei UI" w:hAnsi="Times New Roman" w:cs="Times New Roman" w:hint="eastAsia"/>
                      <w:color w:val="FF0000"/>
                      <w:lang w:val="de-DE" w:eastAsia="zh-CN"/>
                    </w:rPr>
                  </w:rPrChange>
                </w:rPr>
                <w:t>工具</w:t>
              </w:r>
              <w:r w:rsidRPr="00A2596A">
                <w:rPr>
                  <w:rFonts w:ascii="Times New Roman" w:eastAsia="Microsoft YaHei UI" w:hAnsi="Times New Roman" w:cs="Times New Roman"/>
                  <w:lang w:val="de-DE" w:eastAsia="zh-CN"/>
                  <w:rPrChange w:id="631" w:author="Qiao, Guan Lun (RC-CN DI FA ST&amp;PM SUP IT&amp;EDGE)" w:date="2022-02-07T15:02:00Z">
                    <w:rPr>
                      <w:rFonts w:ascii="Times New Roman" w:eastAsia="Microsoft YaHei UI" w:hAnsi="Times New Roman" w:cs="Times New Roman"/>
                      <w:color w:val="FF0000"/>
                      <w:lang w:val="de-DE" w:eastAsia="zh-CN"/>
                    </w:rPr>
                  </w:rPrChange>
                </w:rPr>
                <w:t>/</w:t>
              </w:r>
              <w:r w:rsidRPr="00A2596A">
                <w:rPr>
                  <w:rFonts w:ascii="Times New Roman" w:eastAsia="Microsoft YaHei UI" w:hAnsi="Times New Roman" w:cs="Times New Roman" w:hint="eastAsia"/>
                  <w:lang w:val="de-DE" w:eastAsia="zh-CN"/>
                  <w:rPrChange w:id="632" w:author="Qiao, Guan Lun (RC-CN DI FA ST&amp;PM SUP IT&amp;EDGE)" w:date="2022-02-07T15:02:00Z">
                    <w:rPr>
                      <w:rFonts w:ascii="Times New Roman" w:eastAsia="Microsoft YaHei UI" w:hAnsi="Times New Roman" w:cs="Times New Roman" w:hint="eastAsia"/>
                      <w:color w:val="FF0000"/>
                      <w:lang w:val="de-DE" w:eastAsia="zh-CN"/>
                    </w:rPr>
                  </w:rPrChange>
                </w:rPr>
                <w:t>插件</w:t>
              </w:r>
            </w:ins>
          </w:p>
        </w:tc>
        <w:tc>
          <w:tcPr>
            <w:tcW w:w="1846" w:type="pct"/>
            <w:hideMark/>
          </w:tcPr>
          <w:p w14:paraId="5FF7452B" w14:textId="093C14DF" w:rsidR="004F509F" w:rsidRPr="00A2596A" w:rsidRDefault="004F509F" w:rsidP="00BC13F3">
            <w:pPr>
              <w:pStyle w:val="TableText"/>
              <w:keepLines w:val="0"/>
              <w:cnfStyle w:val="100000000000" w:firstRow="1" w:lastRow="0" w:firstColumn="0" w:lastColumn="0" w:oddVBand="0" w:evenVBand="0" w:oddHBand="0" w:evenHBand="0" w:firstRowFirstColumn="0" w:firstRowLastColumn="0" w:lastRowFirstColumn="0" w:lastRowLastColumn="0"/>
              <w:rPr>
                <w:ins w:id="633" w:author="Qiao, Guan Lun (RC-CN DI FA ST&amp;PM SUP IT&amp;EDGE)" w:date="2022-02-07T14:15:00Z"/>
                <w:rFonts w:ascii="Times New Roman" w:eastAsia="Microsoft YaHei UI" w:hAnsi="Times New Roman" w:cs="Times New Roman"/>
                <w:lang w:val="de-DE" w:eastAsia="zh-CN"/>
                <w:rPrChange w:id="634" w:author="Qiao, Guan Lun (RC-CN DI FA ST&amp;PM SUP IT&amp;EDGE)" w:date="2022-02-07T15:02:00Z">
                  <w:rPr>
                    <w:ins w:id="635" w:author="Qiao, Guan Lun (RC-CN DI FA ST&amp;PM SUP IT&amp;EDGE)" w:date="2022-02-07T14:15:00Z"/>
                    <w:rFonts w:ascii="Times New Roman" w:eastAsia="Microsoft YaHei UI" w:hAnsi="Times New Roman" w:cs="Times New Roman"/>
                    <w:color w:val="FF0000"/>
                    <w:lang w:val="de-DE" w:eastAsia="zh-CN"/>
                  </w:rPr>
                </w:rPrChange>
              </w:rPr>
            </w:pPr>
            <w:ins w:id="636" w:author="Qiao, Guan Lun (RC-CN DI FA ST&amp;PM SUP IT&amp;EDGE)" w:date="2022-02-07T14:24:00Z">
              <w:r w:rsidRPr="00A2596A">
                <w:rPr>
                  <w:rFonts w:ascii="Times New Roman" w:eastAsia="Microsoft YaHei UI" w:hAnsi="Times New Roman" w:cs="Times New Roman" w:hint="eastAsia"/>
                  <w:lang w:val="de-DE" w:eastAsia="zh-CN"/>
                </w:rPr>
                <w:t>基础</w:t>
              </w:r>
            </w:ins>
            <w:ins w:id="637" w:author="Qiao, Guan Lun (RC-CN DI FA ST&amp;PM SUP IT&amp;EDGE)" w:date="2022-02-07T14:17:00Z">
              <w:r w:rsidRPr="00A2596A">
                <w:rPr>
                  <w:rFonts w:ascii="Times New Roman" w:eastAsia="Microsoft YaHei UI" w:hAnsi="Times New Roman" w:cs="Times New Roman" w:hint="eastAsia"/>
                  <w:lang w:val="de-DE" w:eastAsia="zh-CN"/>
                  <w:rPrChange w:id="638" w:author="Qiao, Guan Lun (RC-CN DI FA ST&amp;PM SUP IT&amp;EDGE)" w:date="2022-02-07T15:02:00Z">
                    <w:rPr>
                      <w:rFonts w:ascii="Times New Roman" w:eastAsia="Microsoft YaHei UI" w:hAnsi="Times New Roman" w:cs="Times New Roman" w:hint="eastAsia"/>
                      <w:color w:val="FF0000"/>
                      <w:lang w:val="de-DE" w:eastAsia="zh-CN"/>
                    </w:rPr>
                  </w:rPrChange>
                </w:rPr>
                <w:t>功能</w:t>
              </w:r>
            </w:ins>
          </w:p>
        </w:tc>
        <w:tc>
          <w:tcPr>
            <w:tcW w:w="1846" w:type="pct"/>
          </w:tcPr>
          <w:p w14:paraId="1202CD43" w14:textId="70614DF7" w:rsidR="004F509F" w:rsidRPr="00A2596A" w:rsidRDefault="00886FB8" w:rsidP="00BC13F3">
            <w:pPr>
              <w:pStyle w:val="TableText"/>
              <w:cnfStyle w:val="100000000000" w:firstRow="1" w:lastRow="0" w:firstColumn="0" w:lastColumn="0" w:oddVBand="0" w:evenVBand="0" w:oddHBand="0" w:evenHBand="0" w:firstRowFirstColumn="0" w:firstRowLastColumn="0" w:lastRowFirstColumn="0" w:lastRowLastColumn="0"/>
              <w:rPr>
                <w:ins w:id="639" w:author="Qiao, Guan Lun (RC-CN DI FA ST&amp;PM SUP IT&amp;EDGE)" w:date="2022-02-07T14:24:00Z"/>
                <w:rFonts w:ascii="Times New Roman" w:eastAsia="Microsoft YaHei UI" w:hAnsi="Times New Roman" w:cs="Times New Roman"/>
                <w:lang w:val="de-DE" w:eastAsia="zh-CN"/>
              </w:rPr>
            </w:pPr>
            <w:ins w:id="640" w:author="Qiao, Guan Lun (RC-CN DI FA ST&amp;PM SUP IT&amp;EDGE)" w:date="2022-02-07T14:25:00Z">
              <w:r w:rsidRPr="00A2596A">
                <w:rPr>
                  <w:rFonts w:ascii="Times New Roman" w:eastAsia="Microsoft YaHei UI" w:hAnsi="Times New Roman" w:cs="Times New Roman" w:hint="eastAsia"/>
                  <w:lang w:val="de-DE" w:eastAsia="zh-CN"/>
                </w:rPr>
                <w:t>功能应用</w:t>
              </w:r>
            </w:ins>
          </w:p>
        </w:tc>
      </w:tr>
      <w:tr w:rsidR="00965BE7" w:rsidRPr="00A2596A" w14:paraId="3F5186AE" w14:textId="5E3CA9B4" w:rsidTr="004F509F">
        <w:trPr>
          <w:ins w:id="641"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4" w:space="0" w:color="A9A9A9" w:themeColor="accent3"/>
              <w:right w:val="nil"/>
            </w:tcBorders>
          </w:tcPr>
          <w:p w14:paraId="5E6FF5D9" w14:textId="36C2C754" w:rsidR="004F509F" w:rsidRPr="00A2596A" w:rsidRDefault="004F509F" w:rsidP="00BC13F3">
            <w:pPr>
              <w:pStyle w:val="TableText"/>
              <w:rPr>
                <w:ins w:id="642" w:author="Qiao, Guan Lun (RC-CN DI FA ST&amp;PM SUP IT&amp;EDGE)" w:date="2022-02-07T14:15:00Z"/>
                <w:rFonts w:ascii="Times New Roman" w:eastAsia="Microsoft YaHei UI" w:hAnsi="Times New Roman" w:cs="Times New Roman"/>
                <w:lang w:val="de-DE"/>
                <w:rPrChange w:id="643" w:author="Qiao, Guan Lun (RC-CN DI FA ST&amp;PM SUP IT&amp;EDGE)" w:date="2022-02-07T15:02:00Z">
                  <w:rPr>
                    <w:ins w:id="644" w:author="Qiao, Guan Lun (RC-CN DI FA ST&amp;PM SUP IT&amp;EDGE)" w:date="2022-02-07T14:15:00Z"/>
                    <w:rFonts w:ascii="Times New Roman" w:eastAsia="Microsoft YaHei UI" w:hAnsi="Times New Roman" w:cs="Times New Roman"/>
                    <w:color w:val="FF0000"/>
                    <w:lang w:val="de-DE"/>
                  </w:rPr>
                </w:rPrChange>
              </w:rPr>
            </w:pPr>
            <w:ins w:id="645" w:author="Qiao, Guan Lun (RC-CN DI FA ST&amp;PM SUP IT&amp;EDGE)" w:date="2022-02-07T14:19:00Z">
              <w:r w:rsidRPr="00A2596A">
                <w:rPr>
                  <w:rFonts w:ascii="Times New Roman" w:eastAsia="Microsoft YaHei UI" w:hAnsi="Times New Roman" w:cs="Times New Roman"/>
                  <w:lang w:val="de-DE"/>
                  <w:rPrChange w:id="646" w:author="Qiao, Guan Lun (RC-CN DI FA ST&amp;PM SUP IT&amp;EDGE)" w:date="2022-02-07T15:02:00Z">
                    <w:rPr>
                      <w:rFonts w:ascii="Times New Roman" w:eastAsia="Microsoft YaHei UI" w:hAnsi="Times New Roman" w:cs="Times New Roman"/>
                      <w:color w:val="FF0000"/>
                      <w:lang w:val="de-DE"/>
                    </w:rPr>
                  </w:rPrChange>
                </w:rPr>
                <w:t>1</w:t>
              </w:r>
            </w:ins>
          </w:p>
        </w:tc>
        <w:tc>
          <w:tcPr>
            <w:tcW w:w="906" w:type="pct"/>
            <w:tcBorders>
              <w:top w:val="single" w:sz="4" w:space="0" w:color="A9A9A9" w:themeColor="accent3"/>
              <w:left w:val="nil"/>
              <w:bottom w:val="single" w:sz="4" w:space="0" w:color="A9A9A9" w:themeColor="accent3"/>
              <w:right w:val="nil"/>
            </w:tcBorders>
          </w:tcPr>
          <w:p w14:paraId="083771A8" w14:textId="29D69D2A" w:rsidR="004F509F" w:rsidRPr="00A2596A" w:rsidRDefault="004F509F" w:rsidP="00BC13F3">
            <w:pPr>
              <w:pStyle w:val="TableText"/>
              <w:cnfStyle w:val="000000000000" w:firstRow="0" w:lastRow="0" w:firstColumn="0" w:lastColumn="0" w:oddVBand="0" w:evenVBand="0" w:oddHBand="0" w:evenHBand="0" w:firstRowFirstColumn="0" w:firstRowLastColumn="0" w:lastRowFirstColumn="0" w:lastRowLastColumn="0"/>
              <w:rPr>
                <w:ins w:id="647" w:author="Qiao, Guan Lun (RC-CN DI FA ST&amp;PM SUP IT&amp;EDGE)" w:date="2022-02-07T14:15:00Z"/>
                <w:rFonts w:ascii="Times New Roman" w:eastAsia="Microsoft YaHei UI" w:hAnsi="Times New Roman" w:cs="Times New Roman"/>
                <w:lang w:val="de-DE"/>
                <w:rPrChange w:id="648" w:author="Qiao, Guan Lun (RC-CN DI FA ST&amp;PM SUP IT&amp;EDGE)" w:date="2022-02-07T15:02:00Z">
                  <w:rPr>
                    <w:ins w:id="649" w:author="Qiao, Guan Lun (RC-CN DI FA ST&amp;PM SUP IT&amp;EDGE)" w:date="2022-02-07T14:15:00Z"/>
                    <w:rFonts w:ascii="Times New Roman" w:eastAsia="Microsoft YaHei UI" w:hAnsi="Times New Roman" w:cs="Times New Roman"/>
                    <w:color w:val="FF0000"/>
                    <w:lang w:val="de-DE"/>
                  </w:rPr>
                </w:rPrChange>
              </w:rPr>
            </w:pPr>
            <w:ins w:id="650" w:author="Qiao, Guan Lun (RC-CN DI FA ST&amp;PM SUP IT&amp;EDGE)" w:date="2022-02-07T14:24:00Z">
              <w:r w:rsidRPr="00A2596A">
                <w:rPr>
                  <w:rFonts w:ascii="Times New Roman" w:eastAsia="Microsoft YaHei UI" w:hAnsi="Times New Roman" w:cs="Times New Roman"/>
                  <w:lang w:val="de-DE"/>
                </w:rPr>
                <w:t>ROS C</w:t>
              </w:r>
              <w:r w:rsidRPr="00A2596A">
                <w:rPr>
                  <w:rFonts w:ascii="Times New Roman" w:eastAsia="Microsoft YaHei UI" w:hAnsi="Times New Roman" w:cs="Times New Roman"/>
                  <w:lang w:val="de-DE" w:eastAsia="zh-CN"/>
                </w:rPr>
                <w:t>on</w:t>
              </w:r>
              <w:r w:rsidRPr="00A2596A">
                <w:rPr>
                  <w:rFonts w:ascii="Times New Roman" w:eastAsia="Microsoft YaHei UI" w:hAnsi="Times New Roman" w:cs="Times New Roman"/>
                  <w:lang w:val="de-DE"/>
                </w:rPr>
                <w:t>trol Center</w:t>
              </w:r>
            </w:ins>
          </w:p>
        </w:tc>
        <w:tc>
          <w:tcPr>
            <w:tcW w:w="1846" w:type="pct"/>
            <w:tcBorders>
              <w:top w:val="single" w:sz="4" w:space="0" w:color="A9A9A9" w:themeColor="accent3"/>
              <w:left w:val="nil"/>
              <w:bottom w:val="single" w:sz="4" w:space="0" w:color="A9A9A9" w:themeColor="accent3"/>
              <w:right w:val="nil"/>
            </w:tcBorders>
          </w:tcPr>
          <w:p w14:paraId="5B8B939E" w14:textId="4806BF5C"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51" w:author="Qiao, Guan Lun (RC-CN DI FA ST&amp;PM SUP IT&amp;EDGE)" w:date="2022-02-07T14:25:00Z"/>
                <w:rFonts w:ascii="Times New Roman" w:eastAsia="Microsoft YaHei UI" w:hAnsi="Times New Roman" w:cs="Times New Roman"/>
                <w:lang w:val="de-DE"/>
              </w:rPr>
              <w:pPrChange w:id="652" w:author="Qiao, Guan Lun (RC-CN DI FA ST&amp;PM SUP IT&amp;EDGE)"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53" w:author="Qiao, Guan Lun (RC-CN DI FA ST&amp;PM SUP IT&amp;EDGE)" w:date="2022-02-07T14:26:00Z">
              <w:r w:rsidRPr="00A2596A">
                <w:rPr>
                  <w:rFonts w:ascii="Times New Roman" w:eastAsia="Microsoft YaHei UI" w:hAnsi="Times New Roman" w:cs="Times New Roman"/>
                  <w:lang w:val="de-DE"/>
                </w:rPr>
                <w:t>S</w:t>
              </w:r>
            </w:ins>
            <w:ins w:id="654" w:author="Qiao, Guan Lun (RC-CN DI FA ST&amp;PM SUP IT&amp;EDGE)" w:date="2022-02-07T14:25:00Z">
              <w:r w:rsidR="00886FB8" w:rsidRPr="00A2596A">
                <w:rPr>
                  <w:rFonts w:ascii="Times New Roman" w:eastAsia="Microsoft YaHei UI" w:hAnsi="Times New Roman" w:cs="Times New Roman"/>
                  <w:lang w:val="de-DE"/>
                </w:rPr>
                <w:t>how nodes, topics and service names.</w:t>
              </w:r>
            </w:ins>
          </w:p>
          <w:p w14:paraId="14AB07DE" w14:textId="262CA3CC"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55" w:author="Qiao, Guan Lun (RC-CN DI FA ST&amp;PM SUP IT&amp;EDGE)" w:date="2022-02-07T14:25:00Z"/>
                <w:rFonts w:ascii="Times New Roman" w:eastAsia="Microsoft YaHei UI" w:hAnsi="Times New Roman" w:cs="Times New Roman"/>
                <w:lang w:val="de-DE"/>
              </w:rPr>
              <w:pPrChange w:id="656" w:author="Qiao, Guan Lun (RC-CN DI FA ST&amp;PM SUP IT&amp;EDGE)"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57" w:author="Qiao, Guan Lun (RC-CN DI FA ST&amp;PM SUP IT&amp;EDGE)" w:date="2022-02-07T14:26:00Z">
              <w:r w:rsidRPr="00A2596A">
                <w:rPr>
                  <w:rFonts w:ascii="Times New Roman" w:eastAsia="Microsoft YaHei UI" w:hAnsi="Times New Roman" w:cs="Times New Roman"/>
                  <w:lang w:val="de-DE"/>
                </w:rPr>
                <w:t>S</w:t>
              </w:r>
            </w:ins>
            <w:ins w:id="658" w:author="Qiao, Guan Lun (RC-CN DI FA ST&amp;PM SUP IT&amp;EDGE)" w:date="2022-02-07T14:25:00Z">
              <w:r w:rsidR="00886FB8" w:rsidRPr="00A2596A">
                <w:rPr>
                  <w:rFonts w:ascii="Times New Roman" w:eastAsia="Microsoft YaHei UI" w:hAnsi="Times New Roman" w:cs="Times New Roman"/>
                  <w:lang w:val="de-DE"/>
                </w:rPr>
                <w:t>ubscribe and publish messages.</w:t>
              </w:r>
            </w:ins>
          </w:p>
          <w:p w14:paraId="00597F9B" w14:textId="5CC66078"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59" w:author="Qiao, Guan Lun (RC-CN DI FA ST&amp;PM SUP IT&amp;EDGE)" w:date="2022-02-07T14:25:00Z"/>
                <w:rFonts w:ascii="Times New Roman" w:eastAsia="Microsoft YaHei UI" w:hAnsi="Times New Roman" w:cs="Times New Roman"/>
                <w:lang w:val="de-DE"/>
              </w:rPr>
              <w:pPrChange w:id="660" w:author="Qiao, Guan Lun (RC-CN DI FA ST&amp;PM SUP IT&amp;EDGE)"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61" w:author="Qiao, Guan Lun (RC-CN DI FA ST&amp;PM SUP IT&amp;EDGE)" w:date="2022-02-07T14:26:00Z">
              <w:r w:rsidRPr="00A2596A">
                <w:rPr>
                  <w:rFonts w:ascii="Times New Roman" w:eastAsia="Microsoft YaHei UI" w:hAnsi="Times New Roman" w:cs="Times New Roman"/>
                  <w:lang w:val="de-DE"/>
                </w:rPr>
                <w:t>C</w:t>
              </w:r>
            </w:ins>
            <w:ins w:id="662" w:author="Qiao, Guan Lun (RC-CN DI FA ST&amp;PM SUP IT&amp;EDGE)" w:date="2022-02-07T14:25:00Z">
              <w:r w:rsidR="00886FB8" w:rsidRPr="00A2596A">
                <w:rPr>
                  <w:rFonts w:ascii="Times New Roman" w:eastAsia="Microsoft YaHei UI" w:hAnsi="Times New Roman" w:cs="Times New Roman"/>
                  <w:lang w:val="de-DE"/>
                </w:rPr>
                <w:t>all services.</w:t>
              </w:r>
            </w:ins>
          </w:p>
          <w:p w14:paraId="520FFC1E" w14:textId="0054F801" w:rsidR="004F509F"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63" w:author="Qiao, Guan Lun (RC-CN DI FA ST&amp;PM SUP IT&amp;EDGE)" w:date="2022-02-07T14:15:00Z"/>
                <w:rFonts w:ascii="Times New Roman" w:eastAsia="Microsoft YaHei UI" w:hAnsi="Times New Roman" w:cs="Times New Roman"/>
                <w:lang w:val="de-DE"/>
                <w:rPrChange w:id="664" w:author="Qiao, Guan Lun (RC-CN DI FA ST&amp;PM SUP IT&amp;EDGE)" w:date="2022-02-07T15:02:00Z">
                  <w:rPr>
                    <w:ins w:id="665" w:author="Qiao, Guan Lun (RC-CN DI FA ST&amp;PM SUP IT&amp;EDGE)" w:date="2022-02-07T14:15:00Z"/>
                    <w:rFonts w:ascii="Times New Roman" w:eastAsia="Microsoft YaHei UI" w:hAnsi="Times New Roman" w:cs="Times New Roman"/>
                    <w:color w:val="FF0000"/>
                    <w:lang w:val="de-DE"/>
                  </w:rPr>
                </w:rPrChange>
              </w:rPr>
              <w:pPrChange w:id="666" w:author="Qiao, Guan Lun (RC-CN DI FA ST&amp;PM SUP IT&amp;EDGE)"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67" w:author="Qiao, Guan Lun (RC-CN DI FA ST&amp;PM SUP IT&amp;EDGE)" w:date="2022-02-07T14:26:00Z">
              <w:r w:rsidRPr="00A2596A">
                <w:rPr>
                  <w:rFonts w:ascii="Times New Roman" w:eastAsia="Microsoft YaHei UI" w:hAnsi="Times New Roman" w:cs="Times New Roman"/>
                  <w:lang w:val="de-DE"/>
                </w:rPr>
                <w:t>S</w:t>
              </w:r>
            </w:ins>
            <w:ins w:id="668" w:author="Qiao, Guan Lun (RC-CN DI FA ST&amp;PM SUP IT&amp;EDGE)" w:date="2022-02-07T14:25:00Z">
              <w:r w:rsidR="00886FB8" w:rsidRPr="00A2596A">
                <w:rPr>
                  <w:rFonts w:ascii="Times New Roman" w:eastAsia="Microsoft YaHei UI" w:hAnsi="Times New Roman" w:cs="Times New Roman"/>
                  <w:lang w:val="de-DE"/>
                </w:rPr>
                <w:t>how and change parameters.</w:t>
              </w:r>
            </w:ins>
          </w:p>
        </w:tc>
        <w:tc>
          <w:tcPr>
            <w:tcW w:w="1846" w:type="pct"/>
            <w:tcBorders>
              <w:top w:val="single" w:sz="4" w:space="0" w:color="A9A9A9" w:themeColor="accent3"/>
              <w:left w:val="nil"/>
              <w:bottom w:val="single" w:sz="4" w:space="0" w:color="A9A9A9" w:themeColor="accent3"/>
              <w:right w:val="nil"/>
            </w:tcBorders>
          </w:tcPr>
          <w:p w14:paraId="7968275D" w14:textId="15A215B0" w:rsidR="00025638" w:rsidRPr="00A2596A" w:rsidRDefault="00025638">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69" w:author="Qiao, Guan Lun (RC-CN DI FA ST&amp;PM SUP IT&amp;EDGE)" w:date="2022-02-07T14:26:00Z"/>
                <w:rFonts w:ascii="Times New Roman" w:eastAsia="Microsoft YaHei UI" w:hAnsi="Times New Roman" w:cs="Times New Roman"/>
                <w:b/>
                <w:bCs/>
                <w:color w:val="0070C0"/>
                <w:lang w:val="de-DE"/>
                <w:rPrChange w:id="670" w:author="Qiao, Guan Lun (RC-CN DI FA ST&amp;PM SUP IT&amp;EDGE)" w:date="2022-02-07T15:02:00Z">
                  <w:rPr>
                    <w:ins w:id="671" w:author="Qiao, Guan Lun (RC-CN DI FA ST&amp;PM SUP IT&amp;EDGE)" w:date="2022-02-07T14:26:00Z"/>
                    <w:rFonts w:ascii="Times New Roman" w:eastAsia="Microsoft YaHei UI" w:hAnsi="Times New Roman" w:cs="Times New Roman"/>
                    <w:lang w:val="de-DE"/>
                  </w:rPr>
                </w:rPrChange>
              </w:rPr>
              <w:pPrChange w:id="672" w:author="Qiao, Guan Lun (RC-CN DI FA ST&amp;PM SUP IT&amp;EDGE)" w:date="2022-02-07T14:26: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673" w:author="Qiao, Guan Lun (RC-CN DI FA ST&amp;PM SUP IT&amp;EDGE)" w:date="2022-02-07T14:26:00Z">
              <w:r w:rsidRPr="00A2596A">
                <w:rPr>
                  <w:rFonts w:ascii="Times New Roman" w:eastAsia="Microsoft YaHei UI" w:hAnsi="Times New Roman" w:cs="Times New Roman"/>
                  <w:b/>
                  <w:bCs/>
                  <w:color w:val="0070C0"/>
                  <w:lang w:val="de-DE" w:eastAsia="zh-CN"/>
                  <w:rPrChange w:id="674" w:author="Qiao, Guan Lun (RC-CN DI FA ST&amp;PM SUP IT&amp;EDGE)" w:date="2022-02-07T15:02:00Z">
                    <w:rPr>
                      <w:rFonts w:ascii="Times New Roman" w:eastAsia="Microsoft YaHei UI" w:hAnsi="Times New Roman" w:cs="Times New Roman"/>
                      <w:lang w:val="de-DE" w:eastAsia="zh-CN"/>
                    </w:rPr>
                  </w:rPrChange>
                </w:rPr>
                <w:t>Ba</w:t>
              </w:r>
              <w:r w:rsidRPr="00A2596A">
                <w:rPr>
                  <w:rFonts w:ascii="Times New Roman" w:eastAsia="Microsoft YaHei UI" w:hAnsi="Times New Roman" w:cs="Times New Roman"/>
                  <w:b/>
                  <w:bCs/>
                  <w:color w:val="0070C0"/>
                  <w:lang w:val="de-DE"/>
                  <w:rPrChange w:id="675" w:author="Qiao, Guan Lun (RC-CN DI FA ST&amp;PM SUP IT&amp;EDGE)" w:date="2022-02-07T15:02:00Z">
                    <w:rPr>
                      <w:rFonts w:ascii="Times New Roman" w:eastAsia="Microsoft YaHei UI" w:hAnsi="Times New Roman" w:cs="Times New Roman"/>
                      <w:lang w:val="de-DE"/>
                    </w:rPr>
                  </w:rPrChange>
                </w:rPr>
                <w:t xml:space="preserve">ttery </w:t>
              </w:r>
              <w:r w:rsidR="00FA6DF2" w:rsidRPr="00A2596A">
                <w:rPr>
                  <w:rFonts w:ascii="Times New Roman" w:eastAsia="Microsoft YaHei UI" w:hAnsi="Times New Roman" w:cs="Times New Roman"/>
                  <w:b/>
                  <w:bCs/>
                  <w:color w:val="0070C0"/>
                  <w:lang w:val="de-DE"/>
                  <w:rPrChange w:id="676" w:author="Qiao, Guan Lun (RC-CN DI FA ST&amp;PM SUP IT&amp;EDGE)" w:date="2022-02-07T15:02:00Z">
                    <w:rPr>
                      <w:rFonts w:ascii="Times New Roman" w:eastAsia="Microsoft YaHei UI" w:hAnsi="Times New Roman" w:cs="Times New Roman"/>
                      <w:lang w:val="de-DE"/>
                    </w:rPr>
                  </w:rPrChange>
                </w:rPr>
                <w:t>view</w:t>
              </w:r>
              <w:r w:rsidRPr="00A2596A">
                <w:rPr>
                  <w:rFonts w:ascii="Times New Roman" w:eastAsia="Microsoft YaHei UI" w:hAnsi="Times New Roman" w:cs="Times New Roman"/>
                  <w:b/>
                  <w:bCs/>
                  <w:color w:val="0070C0"/>
                  <w:lang w:val="de-DE"/>
                  <w:rPrChange w:id="677" w:author="Qiao, Guan Lun (RC-CN DI FA ST&amp;PM SUP IT&amp;EDGE)" w:date="2022-02-07T15:02:00Z">
                    <w:rPr>
                      <w:rFonts w:ascii="Times New Roman" w:eastAsia="Microsoft YaHei UI" w:hAnsi="Times New Roman" w:cs="Times New Roman"/>
                      <w:lang w:val="de-DE"/>
                    </w:rPr>
                  </w:rPrChange>
                </w:rPr>
                <w:t>.</w:t>
              </w:r>
            </w:ins>
          </w:p>
          <w:p w14:paraId="762C883D" w14:textId="77777777" w:rsidR="004F509F" w:rsidRPr="00A2596A" w:rsidRDefault="00FA6DF2" w:rsidP="00BC13F3">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78" w:author="Qiao, Guan Lun (RC-CN DI FA ST&amp;PM SUP IT&amp;EDGE)" w:date="2022-02-07T14:29:00Z"/>
                <w:rFonts w:ascii="Times New Roman" w:eastAsia="Microsoft YaHei UI" w:hAnsi="Times New Roman" w:cs="Times New Roman"/>
                <w:b/>
                <w:bCs/>
                <w:color w:val="0070C0"/>
                <w:lang w:val="de-DE"/>
                <w:rPrChange w:id="679" w:author="Qiao, Guan Lun (RC-CN DI FA ST&amp;PM SUP IT&amp;EDGE)" w:date="2022-02-07T15:02:00Z">
                  <w:rPr>
                    <w:ins w:id="680" w:author="Qiao, Guan Lun (RC-CN DI FA ST&amp;PM SUP IT&amp;EDGE)" w:date="2022-02-07T14:29:00Z"/>
                    <w:rFonts w:ascii="Times New Roman" w:eastAsia="Microsoft YaHei UI" w:hAnsi="Times New Roman" w:cs="Times New Roman"/>
                    <w:lang w:val="de-DE"/>
                  </w:rPr>
                </w:rPrChange>
              </w:rPr>
            </w:pPr>
            <w:ins w:id="681" w:author="Qiao, Guan Lun (RC-CN DI FA ST&amp;PM SUP IT&amp;EDGE)" w:date="2022-02-07T14:26:00Z">
              <w:r w:rsidRPr="00A2596A">
                <w:rPr>
                  <w:rFonts w:ascii="Times New Roman" w:eastAsia="Microsoft YaHei UI" w:hAnsi="Times New Roman" w:cs="Times New Roman"/>
                  <w:b/>
                  <w:bCs/>
                  <w:color w:val="0070C0"/>
                  <w:lang w:val="de-DE"/>
                  <w:rPrChange w:id="682" w:author="Qiao, Guan Lun (RC-CN DI FA ST&amp;PM SUP IT&amp;EDGE)" w:date="2022-02-07T15:02:00Z">
                    <w:rPr>
                      <w:rFonts w:ascii="Times New Roman" w:eastAsia="Microsoft YaHei UI" w:hAnsi="Times New Roman" w:cs="Times New Roman"/>
                      <w:lang w:val="de-DE"/>
                    </w:rPr>
                  </w:rPrChange>
                </w:rPr>
                <w:t>Camera stream view</w:t>
              </w:r>
              <w:r w:rsidR="00025638" w:rsidRPr="00A2596A">
                <w:rPr>
                  <w:rFonts w:ascii="Times New Roman" w:eastAsia="Microsoft YaHei UI" w:hAnsi="Times New Roman" w:cs="Times New Roman"/>
                  <w:b/>
                  <w:bCs/>
                  <w:color w:val="0070C0"/>
                  <w:lang w:val="de-DE"/>
                  <w:rPrChange w:id="683" w:author="Qiao, Guan Lun (RC-CN DI FA ST&amp;PM SUP IT&amp;EDGE)" w:date="2022-02-07T15:02:00Z">
                    <w:rPr>
                      <w:rFonts w:ascii="Times New Roman" w:eastAsia="Microsoft YaHei UI" w:hAnsi="Times New Roman" w:cs="Times New Roman"/>
                      <w:lang w:val="de-DE"/>
                    </w:rPr>
                  </w:rPrChange>
                </w:rPr>
                <w:t>.</w:t>
              </w:r>
            </w:ins>
          </w:p>
          <w:p w14:paraId="58473CB9" w14:textId="0245BFEB" w:rsidR="00763875" w:rsidRPr="00A2596A" w:rsidRDefault="00763875">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84" w:author="Qiao, Guan Lun (RC-CN DI FA ST&amp;PM SUP IT&amp;EDGE)" w:date="2022-02-07T14:24:00Z"/>
                <w:rFonts w:ascii="Times New Roman" w:eastAsia="Microsoft YaHei UI" w:hAnsi="Times New Roman" w:cs="Times New Roman"/>
                <w:color w:val="0070C0"/>
                <w:lang w:val="de-DE"/>
                <w:rPrChange w:id="685" w:author="Qiao, Guan Lun (RC-CN DI FA ST&amp;PM SUP IT&amp;EDGE)" w:date="2022-02-07T15:02:00Z">
                  <w:rPr>
                    <w:ins w:id="686" w:author="Qiao, Guan Lun (RC-CN DI FA ST&amp;PM SUP IT&amp;EDGE)" w:date="2022-02-07T14:24:00Z"/>
                    <w:rFonts w:ascii="Times New Roman" w:eastAsia="Microsoft YaHei UI" w:hAnsi="Times New Roman" w:cs="Times New Roman"/>
                    <w:lang w:val="de-DE"/>
                  </w:rPr>
                </w:rPrChange>
              </w:rPr>
              <w:pPrChange w:id="687" w:author="Qiao, Guan Lun (RC-CN DI FA ST&amp;PM SUP IT&amp;EDGE)" w:date="2022-02-07T14:26:00Z">
                <w:pPr>
                  <w:pStyle w:val="TableText"/>
                  <w:cnfStyle w:val="000000000000" w:firstRow="0" w:lastRow="0" w:firstColumn="0" w:lastColumn="0" w:oddVBand="0" w:evenVBand="0" w:oddHBand="0" w:evenHBand="0" w:firstRowFirstColumn="0" w:firstRowLastColumn="0" w:lastRowFirstColumn="0" w:lastRowLastColumn="0"/>
                </w:pPr>
              </w:pPrChange>
            </w:pPr>
            <w:ins w:id="688" w:author="Qiao, Guan Lun (RC-CN DI FA ST&amp;PM SUP IT&amp;EDGE)" w:date="2022-02-07T14:29:00Z">
              <w:r w:rsidRPr="00A2596A">
                <w:rPr>
                  <w:rFonts w:ascii="Times New Roman" w:eastAsia="Microsoft YaHei UI" w:hAnsi="Times New Roman" w:cs="Times New Roman"/>
                  <w:b/>
                  <w:bCs/>
                  <w:color w:val="0070C0"/>
                  <w:lang w:val="de-DE"/>
                  <w:rPrChange w:id="689" w:author="Qiao, Guan Lun (RC-CN DI FA ST&amp;PM SUP IT&amp;EDGE)" w:date="2022-02-07T15:02:00Z">
                    <w:rPr>
                      <w:rFonts w:ascii="Times New Roman" w:eastAsia="Microsoft YaHei UI" w:hAnsi="Times New Roman" w:cs="Times New Roman"/>
                      <w:lang w:val="de-DE"/>
                    </w:rPr>
                  </w:rPrChange>
                </w:rPr>
                <w:t>AGV control.</w:t>
              </w:r>
            </w:ins>
          </w:p>
        </w:tc>
      </w:tr>
      <w:tr w:rsidR="00965BE7" w:rsidRPr="00A2596A" w14:paraId="4D6D3DDB" w14:textId="160338EC" w:rsidTr="004F509F">
        <w:trPr>
          <w:ins w:id="690"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4" w:space="0" w:color="A9A9A9" w:themeColor="accent3"/>
              <w:right w:val="nil"/>
            </w:tcBorders>
          </w:tcPr>
          <w:p w14:paraId="35A890C9" w14:textId="1AA33063" w:rsidR="004F509F" w:rsidRPr="00A2596A" w:rsidRDefault="004F509F" w:rsidP="00BC13F3">
            <w:pPr>
              <w:pStyle w:val="TableText"/>
              <w:rPr>
                <w:ins w:id="691" w:author="Qiao, Guan Lun (RC-CN DI FA ST&amp;PM SUP IT&amp;EDGE)" w:date="2022-02-07T14:15:00Z"/>
                <w:rFonts w:ascii="Times New Roman" w:eastAsia="Microsoft YaHei UI" w:hAnsi="Times New Roman" w:cs="Times New Roman"/>
                <w:lang w:val="de-DE"/>
                <w:rPrChange w:id="692" w:author="Qiao, Guan Lun (RC-CN DI FA ST&amp;PM SUP IT&amp;EDGE)" w:date="2022-02-07T15:02:00Z">
                  <w:rPr>
                    <w:ins w:id="693" w:author="Qiao, Guan Lun (RC-CN DI FA ST&amp;PM SUP IT&amp;EDGE)" w:date="2022-02-07T14:15:00Z"/>
                    <w:rFonts w:ascii="Times New Roman" w:eastAsia="Microsoft YaHei UI" w:hAnsi="Times New Roman" w:cs="Times New Roman"/>
                    <w:color w:val="FF0000"/>
                    <w:lang w:val="de-DE"/>
                  </w:rPr>
                </w:rPrChange>
              </w:rPr>
            </w:pPr>
            <w:ins w:id="694" w:author="Qiao, Guan Lun (RC-CN DI FA ST&amp;PM SUP IT&amp;EDGE)" w:date="2022-02-07T14:19:00Z">
              <w:r w:rsidRPr="00A2596A">
                <w:rPr>
                  <w:rFonts w:ascii="Times New Roman" w:eastAsia="Microsoft YaHei UI" w:hAnsi="Times New Roman" w:cs="Times New Roman"/>
                  <w:lang w:val="de-DE"/>
                </w:rPr>
                <w:t>2</w:t>
              </w:r>
            </w:ins>
          </w:p>
        </w:tc>
        <w:tc>
          <w:tcPr>
            <w:tcW w:w="906" w:type="pct"/>
            <w:tcBorders>
              <w:top w:val="single" w:sz="4" w:space="0" w:color="A9A9A9" w:themeColor="accent3"/>
              <w:left w:val="nil"/>
              <w:bottom w:val="single" w:sz="4" w:space="0" w:color="A9A9A9" w:themeColor="accent3"/>
              <w:right w:val="nil"/>
            </w:tcBorders>
          </w:tcPr>
          <w:p w14:paraId="1EC7451D" w14:textId="31266419" w:rsidR="004F509F" w:rsidRPr="00A2596A" w:rsidRDefault="00F03E21" w:rsidP="00BC13F3">
            <w:pPr>
              <w:pStyle w:val="TableText"/>
              <w:cnfStyle w:val="000000000000" w:firstRow="0" w:lastRow="0" w:firstColumn="0" w:lastColumn="0" w:oddVBand="0" w:evenVBand="0" w:oddHBand="0" w:evenHBand="0" w:firstRowFirstColumn="0" w:firstRowLastColumn="0" w:lastRowFirstColumn="0" w:lastRowLastColumn="0"/>
              <w:rPr>
                <w:ins w:id="695" w:author="Qiao, Guan Lun (RC-CN DI FA ST&amp;PM SUP IT&amp;EDGE)" w:date="2022-02-07T14:15:00Z"/>
                <w:rFonts w:ascii="Times New Roman" w:eastAsia="Microsoft YaHei UI" w:hAnsi="Times New Roman" w:cs="Times New Roman"/>
                <w:lang w:val="de-DE"/>
                <w:rPrChange w:id="696" w:author="Qiao, Guan Lun (RC-CN DI FA ST&amp;PM SUP IT&amp;EDGE)" w:date="2022-02-07T15:02:00Z">
                  <w:rPr>
                    <w:ins w:id="697" w:author="Qiao, Guan Lun (RC-CN DI FA ST&amp;PM SUP IT&amp;EDGE)" w:date="2022-02-07T14:15:00Z"/>
                    <w:rFonts w:ascii="Times New Roman" w:eastAsia="Microsoft YaHei UI" w:hAnsi="Times New Roman" w:cs="Times New Roman"/>
                    <w:color w:val="FF0000"/>
                    <w:lang w:val="de-DE"/>
                  </w:rPr>
                </w:rPrChange>
              </w:rPr>
            </w:pPr>
            <w:ins w:id="698" w:author="Qiao, Guan Lun (RC-CN DI FA ST&amp;PM SUP IT&amp;EDGE)" w:date="2022-02-07T14:35:00Z">
              <w:r w:rsidRPr="00A2596A">
                <w:rPr>
                  <w:rFonts w:ascii="Times New Roman" w:eastAsia="Microsoft YaHei UI" w:hAnsi="Times New Roman" w:cs="Times New Roman"/>
                  <w:lang w:val="de-DE"/>
                </w:rPr>
                <w:t>ROS Web</w:t>
              </w:r>
            </w:ins>
          </w:p>
        </w:tc>
        <w:tc>
          <w:tcPr>
            <w:tcW w:w="1846" w:type="pct"/>
            <w:tcBorders>
              <w:top w:val="single" w:sz="4" w:space="0" w:color="A9A9A9" w:themeColor="accent3"/>
              <w:left w:val="nil"/>
              <w:bottom w:val="single" w:sz="4" w:space="0" w:color="A9A9A9" w:themeColor="accent3"/>
              <w:right w:val="nil"/>
            </w:tcBorders>
          </w:tcPr>
          <w:p w14:paraId="13719317" w14:textId="77777777" w:rsidR="00AB01B4" w:rsidRPr="00A2596A" w:rsidRDefault="00AB01B4">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99" w:author="Qiao, Guan Lun (RC-CN DI FA ST&amp;PM SUP IT&amp;EDGE)" w:date="2022-02-07T14:37:00Z"/>
                <w:rFonts w:ascii="Times New Roman" w:eastAsia="Microsoft YaHei UI" w:hAnsi="Times New Roman" w:cs="Times New Roman"/>
                <w:lang w:val="de-DE"/>
              </w:rPr>
              <w:pPrChange w:id="700" w:author="Qiao, Guan Lun (RC-CN DI FA ST&amp;PM SUP IT&amp;EDGE)" w:date="2022-02-07T14:37: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701" w:author="Qiao, Guan Lun (RC-CN DI FA ST&amp;PM SUP IT&amp;EDGE)" w:date="2022-02-07T14:37:00Z">
              <w:r w:rsidRPr="00A2596A">
                <w:rPr>
                  <w:rFonts w:ascii="Times New Roman" w:eastAsia="Microsoft YaHei UI" w:hAnsi="Times New Roman" w:cs="Times New Roman"/>
                  <w:lang w:val="de-DE"/>
                </w:rPr>
                <w:t>Show nodes, topics and service names.</w:t>
              </w:r>
            </w:ins>
          </w:p>
          <w:p w14:paraId="07248AA9" w14:textId="77777777" w:rsidR="00AB01B4" w:rsidRPr="00A2596A" w:rsidRDefault="00AB01B4">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02" w:author="Qiao, Guan Lun (RC-CN DI FA ST&amp;PM SUP IT&amp;EDGE)" w:date="2022-02-07T14:37:00Z"/>
                <w:rFonts w:ascii="Times New Roman" w:eastAsia="Microsoft YaHei UI" w:hAnsi="Times New Roman" w:cs="Times New Roman"/>
                <w:lang w:val="de-DE"/>
              </w:rPr>
              <w:pPrChange w:id="703" w:author="Qiao, Guan Lun (RC-CN DI FA ST&amp;PM SUP IT&amp;EDGE)" w:date="2022-02-07T14:37: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704" w:author="Qiao, Guan Lun (RC-CN DI FA ST&amp;PM SUP IT&amp;EDGE)" w:date="2022-02-07T14:37:00Z">
              <w:r w:rsidRPr="00A2596A">
                <w:rPr>
                  <w:rFonts w:ascii="Times New Roman" w:eastAsia="Microsoft YaHei UI" w:hAnsi="Times New Roman" w:cs="Times New Roman"/>
                  <w:lang w:val="de-DE"/>
                </w:rPr>
                <w:t>Subscribe and publish messages.</w:t>
              </w:r>
            </w:ins>
          </w:p>
          <w:p w14:paraId="65CA27BC" w14:textId="77777777" w:rsidR="004F509F" w:rsidRPr="00A2596A" w:rsidRDefault="00AB01B4" w:rsidP="00BC13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05" w:author="Qiao, Guan Lun (RC-CN DI FA ST&amp;PM SUP IT&amp;EDGE)" w:date="2022-02-07T14:37:00Z"/>
                <w:rFonts w:ascii="Times New Roman" w:eastAsia="Microsoft YaHei UI" w:hAnsi="Times New Roman" w:cs="Times New Roman"/>
                <w:lang w:val="de-DE"/>
              </w:rPr>
            </w:pPr>
            <w:ins w:id="706" w:author="Qiao, Guan Lun (RC-CN DI FA ST&amp;PM SUP IT&amp;EDGE)" w:date="2022-02-07T14:37:00Z">
              <w:r w:rsidRPr="00A2596A">
                <w:rPr>
                  <w:rFonts w:ascii="Times New Roman" w:eastAsia="Microsoft YaHei UI" w:hAnsi="Times New Roman" w:cs="Times New Roman"/>
                  <w:lang w:val="de-DE"/>
                </w:rPr>
                <w:t>Call services.</w:t>
              </w:r>
            </w:ins>
          </w:p>
          <w:p w14:paraId="6FBEFFC9" w14:textId="2849F3F0" w:rsidR="00B56125" w:rsidRPr="00A2596A" w:rsidRDefault="00B56125" w:rsidP="00BC13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07" w:author="Qiao, Guan Lun (RC-CN DI FA ST&amp;PM SUP IT&amp;EDGE)" w:date="2022-02-07T14:37:00Z"/>
                <w:rFonts w:ascii="Times New Roman" w:eastAsia="Microsoft YaHei UI" w:hAnsi="Times New Roman" w:cs="Times New Roman"/>
                <w:lang w:val="de-DE"/>
              </w:rPr>
            </w:pPr>
            <w:ins w:id="708" w:author="Qiao, Guan Lun (RC-CN DI FA ST&amp;PM SUP IT&amp;EDGE)" w:date="2022-02-07T14:37:00Z">
              <w:r w:rsidRPr="00A2596A">
                <w:rPr>
                  <w:rFonts w:ascii="Times New Roman" w:eastAsia="Microsoft YaHei UI" w:hAnsi="Times New Roman" w:cs="Times New Roman"/>
                  <w:lang w:val="de-DE"/>
                </w:rPr>
                <w:t>Camera viewer</w:t>
              </w:r>
            </w:ins>
            <w:ins w:id="709" w:author="Qiao, Guan Lun (RC-CN DI FA ST&amp;PM SUP IT&amp;EDGE)" w:date="2022-02-07T14:38:00Z">
              <w:r w:rsidR="00454F24" w:rsidRPr="00A2596A">
                <w:rPr>
                  <w:rFonts w:ascii="Times New Roman" w:eastAsia="Microsoft YaHei UI" w:hAnsi="Times New Roman" w:cs="Times New Roman"/>
                  <w:lang w:val="de-DE"/>
                </w:rPr>
                <w:t>.</w:t>
              </w:r>
            </w:ins>
          </w:p>
          <w:p w14:paraId="26A5EE41" w14:textId="77777777" w:rsidR="00B56125" w:rsidRPr="00A2596A" w:rsidRDefault="00B56125" w:rsidP="00BC13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10" w:author="Qiao, Guan Lun (RC-CN DI FA ST&amp;PM SUP IT&amp;EDGE)" w:date="2022-02-07T14:38:00Z"/>
                <w:rFonts w:ascii="Times New Roman" w:eastAsia="Microsoft YaHei UI" w:hAnsi="Times New Roman" w:cs="Times New Roman"/>
                <w:lang w:val="de-DE"/>
              </w:rPr>
            </w:pPr>
            <w:ins w:id="711" w:author="Qiao, Guan Lun (RC-CN DI FA ST&amp;PM SUP IT&amp;EDGE)" w:date="2022-02-07T14:37:00Z">
              <w:r w:rsidRPr="00A2596A">
                <w:rPr>
                  <w:rFonts w:ascii="Times New Roman" w:eastAsia="Microsoft YaHei UI" w:hAnsi="Times New Roman" w:cs="Times New Roman"/>
                  <w:lang w:val="de-DE"/>
                </w:rPr>
                <w:t>Laser scan viewer</w:t>
              </w:r>
            </w:ins>
            <w:ins w:id="712" w:author="Qiao, Guan Lun (RC-CN DI FA ST&amp;PM SUP IT&amp;EDGE)" w:date="2022-02-07T14:38:00Z">
              <w:r w:rsidR="00454F24" w:rsidRPr="00A2596A">
                <w:rPr>
                  <w:rFonts w:ascii="Times New Roman" w:eastAsia="Microsoft YaHei UI" w:hAnsi="Times New Roman" w:cs="Times New Roman"/>
                  <w:lang w:val="de-DE"/>
                </w:rPr>
                <w:t>.</w:t>
              </w:r>
            </w:ins>
          </w:p>
          <w:p w14:paraId="17EBF7BC" w14:textId="12377305" w:rsidR="00454F24" w:rsidRPr="00A2596A" w:rsidRDefault="00454F24" w:rsidP="00BC13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13" w:author="Qiao, Guan Lun (RC-CN DI FA ST&amp;PM SUP IT&amp;EDGE)" w:date="2022-02-07T14:38:00Z"/>
                <w:rFonts w:ascii="Times New Roman" w:eastAsia="Microsoft YaHei UI" w:hAnsi="Times New Roman" w:cs="Times New Roman"/>
                <w:lang w:val="de-DE"/>
              </w:rPr>
            </w:pPr>
            <w:ins w:id="714" w:author="Qiao, Guan Lun (RC-CN DI FA ST&amp;PM SUP IT&amp;EDGE)" w:date="2022-02-07T14:38:00Z">
              <w:r w:rsidRPr="00A2596A">
                <w:rPr>
                  <w:rFonts w:ascii="Times New Roman" w:eastAsia="Microsoft YaHei UI" w:hAnsi="Times New Roman" w:cs="Times New Roman"/>
                  <w:lang w:val="de-DE"/>
                </w:rPr>
                <w:t>ROS 3D viewer</w:t>
              </w:r>
              <w:r w:rsidR="003009E8" w:rsidRPr="00A2596A">
                <w:rPr>
                  <w:rFonts w:ascii="Times New Roman" w:eastAsia="Microsoft YaHei UI" w:hAnsi="Times New Roman" w:cs="Times New Roman"/>
                  <w:lang w:val="de-DE"/>
                </w:rPr>
                <w:t>.</w:t>
              </w:r>
            </w:ins>
          </w:p>
          <w:p w14:paraId="0F26B733" w14:textId="205B7886" w:rsidR="00454F24" w:rsidRPr="00A2596A" w:rsidRDefault="00454F24" w:rsidP="00BC13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15" w:author="Qiao, Guan Lun (RC-CN DI FA ST&amp;PM SUP IT&amp;EDGE)" w:date="2022-02-07T14:38:00Z"/>
                <w:rFonts w:ascii="Times New Roman" w:eastAsia="Microsoft YaHei UI" w:hAnsi="Times New Roman" w:cs="Times New Roman"/>
                <w:lang w:val="de-DE"/>
              </w:rPr>
            </w:pPr>
            <w:ins w:id="716" w:author="Qiao, Guan Lun (RC-CN DI FA ST&amp;PM SUP IT&amp;EDGE)" w:date="2022-02-07T14:38:00Z">
              <w:r w:rsidRPr="00A2596A">
                <w:rPr>
                  <w:rFonts w:ascii="Times New Roman" w:eastAsia="Microsoft YaHei UI" w:hAnsi="Times New Roman" w:cs="Times New Roman"/>
                  <w:lang w:val="de-DE"/>
                </w:rPr>
                <w:t>Diagnostics viewer</w:t>
              </w:r>
              <w:r w:rsidR="003009E8" w:rsidRPr="00A2596A">
                <w:rPr>
                  <w:rFonts w:ascii="Times New Roman" w:eastAsia="Microsoft YaHei UI" w:hAnsi="Times New Roman" w:cs="Times New Roman"/>
                  <w:lang w:val="de-DE"/>
                </w:rPr>
                <w:t>.</w:t>
              </w:r>
            </w:ins>
          </w:p>
          <w:p w14:paraId="5DB3380F" w14:textId="4CCC95F7" w:rsidR="00454F24" w:rsidRPr="00A2596A" w:rsidRDefault="003009E8">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717" w:author="Qiao, Guan Lun (RC-CN DI FA ST&amp;PM SUP IT&amp;EDGE)" w:date="2022-02-07T14:15:00Z"/>
                <w:rFonts w:ascii="Times New Roman" w:eastAsia="Microsoft YaHei UI" w:hAnsi="Times New Roman" w:cs="Times New Roman"/>
                <w:lang w:val="de-DE"/>
                <w:rPrChange w:id="718" w:author="Qiao, Guan Lun (RC-CN DI FA ST&amp;PM SUP IT&amp;EDGE)" w:date="2022-02-07T15:02:00Z">
                  <w:rPr>
                    <w:ins w:id="719" w:author="Qiao, Guan Lun (RC-CN DI FA ST&amp;PM SUP IT&amp;EDGE)" w:date="2022-02-07T14:15:00Z"/>
                    <w:rFonts w:ascii="Times New Roman" w:eastAsia="Microsoft YaHei UI" w:hAnsi="Times New Roman" w:cs="Times New Roman"/>
                    <w:color w:val="FF0000"/>
                    <w:lang w:val="de-DE"/>
                  </w:rPr>
                </w:rPrChange>
              </w:rPr>
              <w:pPrChange w:id="720" w:author="Qiao, Guan Lun (RC-CN DI FA ST&amp;PM SUP IT&amp;EDGE)" w:date="2022-02-07T14:37:00Z">
                <w:pPr>
                  <w:pStyle w:val="TableText"/>
                  <w:cnfStyle w:val="000000000000" w:firstRow="0" w:lastRow="0" w:firstColumn="0" w:lastColumn="0" w:oddVBand="0" w:evenVBand="0" w:oddHBand="0" w:evenHBand="0" w:firstRowFirstColumn="0" w:firstRowLastColumn="0" w:lastRowFirstColumn="0" w:lastRowLastColumn="0"/>
                </w:pPr>
              </w:pPrChange>
            </w:pPr>
            <w:ins w:id="721" w:author="Qiao, Guan Lun (RC-CN DI FA ST&amp;PM SUP IT&amp;EDGE)" w:date="2022-02-07T14:38:00Z">
              <w:r w:rsidRPr="00A2596A">
                <w:rPr>
                  <w:rFonts w:ascii="Times New Roman" w:eastAsia="Microsoft YaHei UI" w:hAnsi="Times New Roman" w:cs="Times New Roman"/>
                  <w:lang w:val="de-DE"/>
                </w:rPr>
                <w:t>Log reader.</w:t>
              </w:r>
            </w:ins>
          </w:p>
        </w:tc>
        <w:tc>
          <w:tcPr>
            <w:tcW w:w="1846" w:type="pct"/>
            <w:tcBorders>
              <w:top w:val="single" w:sz="4" w:space="0" w:color="A9A9A9" w:themeColor="accent3"/>
              <w:left w:val="nil"/>
              <w:bottom w:val="single" w:sz="4" w:space="0" w:color="A9A9A9" w:themeColor="accent3"/>
              <w:right w:val="nil"/>
            </w:tcBorders>
          </w:tcPr>
          <w:p w14:paraId="4B928A80" w14:textId="77777777" w:rsidR="00454F24" w:rsidRPr="00A2596A" w:rsidRDefault="00B56125" w:rsidP="003009E8">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722" w:author="Qiao, Guan Lun (RC-CN DI FA ST&amp;PM SUP IT&amp;EDGE)" w:date="2022-02-07T14:37:00Z"/>
                <w:rFonts w:ascii="Times New Roman" w:eastAsia="Microsoft YaHei UI" w:hAnsi="Times New Roman" w:cs="Times New Roman"/>
                <w:lang w:val="de-DE"/>
              </w:rPr>
            </w:pPr>
            <w:ins w:id="723" w:author="Qiao, Guan Lun (RC-CN DI FA ST&amp;PM SUP IT&amp;EDGE)" w:date="2022-02-07T14:37:00Z">
              <w:r w:rsidRPr="00A2596A">
                <w:rPr>
                  <w:rFonts w:ascii="Times New Roman" w:eastAsia="Microsoft YaHei UI" w:hAnsi="Times New Roman" w:cs="Times New Roman"/>
                  <w:lang w:val="de-DE"/>
                </w:rPr>
                <w:t>Camera stream view.</w:t>
              </w:r>
            </w:ins>
          </w:p>
          <w:p w14:paraId="6DA1F1AF" w14:textId="4E1C6524" w:rsidR="003F64B9" w:rsidRPr="00A2596A" w:rsidRDefault="00B56125"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724" w:author="Qiao, Guan Lun (RC-CN DI FA ST&amp;PM SUP IT&amp;EDGE)" w:date="2022-02-07T14:38:00Z"/>
                <w:rFonts w:ascii="Times New Roman" w:eastAsia="Microsoft YaHei UI" w:hAnsi="Times New Roman" w:cs="Times New Roman"/>
                <w:lang w:val="de-DE"/>
              </w:rPr>
            </w:pPr>
            <w:ins w:id="725" w:author="Qiao, Guan Lun (RC-CN DI FA ST&amp;PM SUP IT&amp;EDGE)" w:date="2022-02-07T14:37:00Z">
              <w:r w:rsidRPr="00A2596A">
                <w:rPr>
                  <w:rFonts w:ascii="Times New Roman" w:eastAsia="Microsoft YaHei UI" w:hAnsi="Times New Roman" w:cs="Times New Roman"/>
                  <w:lang w:val="de-DE"/>
                </w:rPr>
                <w:t>AGV control.</w:t>
              </w:r>
            </w:ins>
          </w:p>
          <w:p w14:paraId="5AEB3D38" w14:textId="77777777" w:rsidR="003009E8" w:rsidRPr="00A2596A" w:rsidRDefault="003009E8"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726" w:author="Qiao, Guan Lun (RC-CN DI FA ST&amp;PM SUP IT&amp;EDGE)" w:date="2022-02-07T14:39:00Z"/>
                <w:rFonts w:ascii="Times New Roman" w:eastAsia="Microsoft YaHei UI" w:hAnsi="Times New Roman" w:cs="Times New Roman"/>
                <w:b/>
                <w:bCs/>
                <w:color w:val="0070C0"/>
                <w:lang w:val="de-DE"/>
                <w:rPrChange w:id="727" w:author="Qiao, Guan Lun (RC-CN DI FA ST&amp;PM SUP IT&amp;EDGE)" w:date="2022-02-07T15:02:00Z">
                  <w:rPr>
                    <w:ins w:id="728" w:author="Qiao, Guan Lun (RC-CN DI FA ST&amp;PM SUP IT&amp;EDGE)" w:date="2022-02-07T14:39:00Z"/>
                    <w:rFonts w:ascii="Times New Roman" w:eastAsia="Microsoft YaHei UI" w:hAnsi="Times New Roman" w:cs="Times New Roman"/>
                    <w:lang w:val="de-DE"/>
                  </w:rPr>
                </w:rPrChange>
              </w:rPr>
            </w:pPr>
            <w:ins w:id="729" w:author="Qiao, Guan Lun (RC-CN DI FA ST&amp;PM SUP IT&amp;EDGE)" w:date="2022-02-07T14:38:00Z">
              <w:r w:rsidRPr="00A2596A">
                <w:rPr>
                  <w:rFonts w:ascii="Times New Roman" w:eastAsia="Microsoft YaHei UI" w:hAnsi="Times New Roman" w:cs="Times New Roman"/>
                  <w:b/>
                  <w:bCs/>
                  <w:color w:val="0070C0"/>
                  <w:lang w:val="de-DE"/>
                  <w:rPrChange w:id="730" w:author="Qiao, Guan Lun (RC-CN DI FA ST&amp;PM SUP IT&amp;EDGE)" w:date="2022-02-07T15:02:00Z">
                    <w:rPr>
                      <w:rFonts w:ascii="Times New Roman" w:eastAsia="Microsoft YaHei UI" w:hAnsi="Times New Roman" w:cs="Times New Roman"/>
                      <w:lang w:val="de-DE"/>
                    </w:rPr>
                  </w:rPrChange>
                </w:rPr>
                <w:t>Laser scan viewer.</w:t>
              </w:r>
            </w:ins>
          </w:p>
          <w:p w14:paraId="13F8442E" w14:textId="6ADA7C9B" w:rsidR="003009E8" w:rsidRPr="00A2596A" w:rsidRDefault="003009E8"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731" w:author="Qiao, Guan Lun (RC-CN DI FA ST&amp;PM SUP IT&amp;EDGE)" w:date="2022-02-07T14:38:00Z"/>
                <w:rFonts w:ascii="Times New Roman" w:eastAsia="Microsoft YaHei UI" w:hAnsi="Times New Roman" w:cs="Times New Roman"/>
                <w:b/>
                <w:bCs/>
                <w:color w:val="0070C0"/>
                <w:lang w:val="de-DE"/>
                <w:rPrChange w:id="732" w:author="Qiao, Guan Lun (RC-CN DI FA ST&amp;PM SUP IT&amp;EDGE)" w:date="2022-02-07T15:02:00Z">
                  <w:rPr>
                    <w:ins w:id="733" w:author="Qiao, Guan Lun (RC-CN DI FA ST&amp;PM SUP IT&amp;EDGE)" w:date="2022-02-07T14:38:00Z"/>
                    <w:rFonts w:ascii="Times New Roman" w:eastAsia="Microsoft YaHei UI" w:hAnsi="Times New Roman" w:cs="Times New Roman"/>
                    <w:lang w:val="de-DE"/>
                  </w:rPr>
                </w:rPrChange>
              </w:rPr>
            </w:pPr>
            <w:ins w:id="734" w:author="Qiao, Guan Lun (RC-CN DI FA ST&amp;PM SUP IT&amp;EDGE)" w:date="2022-02-07T14:38:00Z">
              <w:r w:rsidRPr="00A2596A">
                <w:rPr>
                  <w:rFonts w:ascii="Times New Roman" w:eastAsia="Microsoft YaHei UI" w:hAnsi="Times New Roman" w:cs="Times New Roman"/>
                  <w:b/>
                  <w:bCs/>
                  <w:color w:val="0070C0"/>
                  <w:lang w:val="de-DE"/>
                  <w:rPrChange w:id="735" w:author="Qiao, Guan Lun (RC-CN DI FA ST&amp;PM SUP IT&amp;EDGE)" w:date="2022-02-07T15:02:00Z">
                    <w:rPr>
                      <w:rFonts w:ascii="Times New Roman" w:eastAsia="Microsoft YaHei UI" w:hAnsi="Times New Roman" w:cs="Times New Roman"/>
                      <w:lang w:val="de-DE"/>
                    </w:rPr>
                  </w:rPrChange>
                </w:rPr>
                <w:t>Diagnostics viewer.</w:t>
              </w:r>
            </w:ins>
          </w:p>
          <w:p w14:paraId="14AB6E02" w14:textId="365C5DA5" w:rsidR="00454F24" w:rsidRPr="00A2596A" w:rsidRDefault="003009E8">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736" w:author="Qiao, Guan Lun (RC-CN DI FA ST&amp;PM SUP IT&amp;EDGE)" w:date="2022-02-07T14:24:00Z"/>
                <w:rFonts w:ascii="Times New Roman" w:eastAsia="Microsoft YaHei UI" w:hAnsi="Times New Roman" w:cs="Times New Roman"/>
                <w:lang w:val="de-DE"/>
              </w:rPr>
              <w:pPrChange w:id="737" w:author="Qiao, Guan Lun (RC-CN DI FA ST&amp;PM SUP IT&amp;EDGE)" w:date="2022-02-07T14:41:00Z">
                <w:pPr>
                  <w:pStyle w:val="TableText"/>
                  <w:cnfStyle w:val="000000000000" w:firstRow="0" w:lastRow="0" w:firstColumn="0" w:lastColumn="0" w:oddVBand="0" w:evenVBand="0" w:oddHBand="0" w:evenHBand="0" w:firstRowFirstColumn="0" w:firstRowLastColumn="0" w:lastRowFirstColumn="0" w:lastRowLastColumn="0"/>
                </w:pPr>
              </w:pPrChange>
            </w:pPr>
            <w:ins w:id="738" w:author="Qiao, Guan Lun (RC-CN DI FA ST&amp;PM SUP IT&amp;EDGE)" w:date="2022-02-07T14:38:00Z">
              <w:r w:rsidRPr="00A2596A">
                <w:rPr>
                  <w:rFonts w:ascii="Times New Roman" w:eastAsia="Microsoft YaHei UI" w:hAnsi="Times New Roman" w:cs="Times New Roman"/>
                  <w:b/>
                  <w:bCs/>
                  <w:color w:val="0070C0"/>
                  <w:lang w:val="de-DE"/>
                  <w:rPrChange w:id="739" w:author="Qiao, Guan Lun (RC-CN DI FA ST&amp;PM SUP IT&amp;EDGE)" w:date="2022-02-07T15:02:00Z">
                    <w:rPr>
                      <w:rFonts w:ascii="Times New Roman" w:eastAsia="Microsoft YaHei UI" w:hAnsi="Times New Roman" w:cs="Times New Roman"/>
                      <w:lang w:val="de-DE"/>
                    </w:rPr>
                  </w:rPrChange>
                </w:rPr>
                <w:t>Log reader.</w:t>
              </w:r>
            </w:ins>
          </w:p>
        </w:tc>
      </w:tr>
      <w:tr w:rsidR="00965BE7" w:rsidRPr="00A2596A" w14:paraId="2041C23F" w14:textId="766873A7" w:rsidTr="004F509F">
        <w:trPr>
          <w:ins w:id="740"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8" w:space="0" w:color="auto"/>
              <w:right w:val="nil"/>
            </w:tcBorders>
          </w:tcPr>
          <w:p w14:paraId="7C7564A6" w14:textId="292C0CCD" w:rsidR="004F509F" w:rsidRPr="00A2596A" w:rsidRDefault="00C10290" w:rsidP="00BC13F3">
            <w:pPr>
              <w:pStyle w:val="TableText"/>
              <w:rPr>
                <w:ins w:id="741" w:author="Qiao, Guan Lun (RC-CN DI FA ST&amp;PM SUP IT&amp;EDGE)" w:date="2022-02-07T14:15:00Z"/>
                <w:rFonts w:ascii="Times New Roman" w:eastAsia="Microsoft YaHei UI" w:hAnsi="Times New Roman" w:cs="Times New Roman"/>
                <w:lang w:val="de-DE"/>
                <w:rPrChange w:id="742" w:author="Qiao, Guan Lun (RC-CN DI FA ST&amp;PM SUP IT&amp;EDGE)" w:date="2022-02-07T15:02:00Z">
                  <w:rPr>
                    <w:ins w:id="743" w:author="Qiao, Guan Lun (RC-CN DI FA ST&amp;PM SUP IT&amp;EDGE)" w:date="2022-02-07T14:15:00Z"/>
                    <w:rFonts w:ascii="Times New Roman" w:eastAsia="Microsoft YaHei UI" w:hAnsi="Times New Roman" w:cs="Times New Roman"/>
                    <w:color w:val="FF0000"/>
                    <w:lang w:val="de-DE"/>
                  </w:rPr>
                </w:rPrChange>
              </w:rPr>
            </w:pPr>
            <w:ins w:id="744" w:author="Qiao, Guan Lun (RC-CN DI FA ST&amp;PM SUP IT&amp;EDGE)" w:date="2022-02-07T14:27:00Z">
              <w:r w:rsidRPr="00A2596A">
                <w:rPr>
                  <w:rFonts w:ascii="Times New Roman" w:eastAsia="Microsoft YaHei UI" w:hAnsi="Times New Roman" w:cs="Times New Roman"/>
                  <w:lang w:val="de-DE"/>
                </w:rPr>
                <w:t>3</w:t>
              </w:r>
            </w:ins>
          </w:p>
        </w:tc>
        <w:tc>
          <w:tcPr>
            <w:tcW w:w="906" w:type="pct"/>
            <w:tcBorders>
              <w:top w:val="single" w:sz="4" w:space="0" w:color="A9A9A9" w:themeColor="accent3"/>
              <w:left w:val="nil"/>
              <w:bottom w:val="single" w:sz="8" w:space="0" w:color="auto"/>
              <w:right w:val="nil"/>
            </w:tcBorders>
          </w:tcPr>
          <w:p w14:paraId="3EA33C3A" w14:textId="4AA042EC" w:rsidR="004F509F" w:rsidRPr="00A2596A" w:rsidRDefault="00833603" w:rsidP="00BC13F3">
            <w:pPr>
              <w:pStyle w:val="TableText"/>
              <w:cnfStyle w:val="000000000000" w:firstRow="0" w:lastRow="0" w:firstColumn="0" w:lastColumn="0" w:oddVBand="0" w:evenVBand="0" w:oddHBand="0" w:evenHBand="0" w:firstRowFirstColumn="0" w:firstRowLastColumn="0" w:lastRowFirstColumn="0" w:lastRowLastColumn="0"/>
              <w:rPr>
                <w:ins w:id="745" w:author="Qiao, Guan Lun (RC-CN DI FA ST&amp;PM SUP IT&amp;EDGE)" w:date="2022-02-07T14:15:00Z"/>
                <w:rFonts w:ascii="Times New Roman" w:eastAsia="Microsoft YaHei UI" w:hAnsi="Times New Roman" w:cs="Times New Roman"/>
                <w:lang w:val="de-DE"/>
                <w:rPrChange w:id="746" w:author="Qiao, Guan Lun (RC-CN DI FA ST&amp;PM SUP IT&amp;EDGE)" w:date="2022-02-07T15:02:00Z">
                  <w:rPr>
                    <w:ins w:id="747" w:author="Qiao, Guan Lun (RC-CN DI FA ST&amp;PM SUP IT&amp;EDGE)" w:date="2022-02-07T14:15:00Z"/>
                    <w:rFonts w:ascii="Times New Roman" w:eastAsia="Microsoft YaHei UI" w:hAnsi="Times New Roman" w:cs="Times New Roman"/>
                    <w:color w:val="FF0000"/>
                    <w:lang w:val="de-DE"/>
                  </w:rPr>
                </w:rPrChange>
              </w:rPr>
            </w:pPr>
            <w:ins w:id="748" w:author="Qiao, Guan Lun (RC-CN DI FA ST&amp;PM SUP IT&amp;EDGE)" w:date="2022-02-07T14:29:00Z">
              <w:r w:rsidRPr="00A2596A">
                <w:rPr>
                  <w:rFonts w:ascii="Times New Roman" w:eastAsia="Microsoft YaHei UI" w:hAnsi="Times New Roman" w:cs="Times New Roman"/>
                  <w:lang w:val="de-DE"/>
                </w:rPr>
                <w:t>webviz</w:t>
              </w:r>
            </w:ins>
          </w:p>
        </w:tc>
        <w:tc>
          <w:tcPr>
            <w:tcW w:w="1846" w:type="pct"/>
            <w:tcBorders>
              <w:top w:val="single" w:sz="4" w:space="0" w:color="A9A9A9" w:themeColor="accent3"/>
              <w:left w:val="nil"/>
              <w:bottom w:val="single" w:sz="8" w:space="0" w:color="auto"/>
              <w:right w:val="nil"/>
            </w:tcBorders>
          </w:tcPr>
          <w:p w14:paraId="194FF3D7" w14:textId="704EF70F" w:rsidR="0059480E" w:rsidRPr="00A2596A" w:rsidRDefault="008773DF" w:rsidP="00833603">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49" w:author="Qiao, Guan Lun (RC-CN DI FA ST&amp;PM SUP IT&amp;EDGE)" w:date="2022-02-07T14:34:00Z"/>
                <w:rFonts w:ascii="Times New Roman" w:eastAsia="Microsoft YaHei UI" w:hAnsi="Times New Roman" w:cs="Times New Roman"/>
                <w:lang w:val="de-DE"/>
              </w:rPr>
            </w:pPr>
            <w:ins w:id="750" w:author="Qiao, Guan Lun (RC-CN DI FA ST&amp;PM SUP IT&amp;EDGE)" w:date="2022-02-07T14:36:00Z">
              <w:r w:rsidRPr="00A2596A">
                <w:rPr>
                  <w:rFonts w:ascii="Times New Roman" w:eastAsia="Microsoft YaHei UI" w:hAnsi="Times New Roman" w:cs="Times New Roman"/>
                  <w:lang w:val="de-DE"/>
                </w:rPr>
                <w:t>Show AGV moving path</w:t>
              </w:r>
              <w:r w:rsidR="00AB01B4" w:rsidRPr="00A2596A">
                <w:rPr>
                  <w:rFonts w:ascii="Times New Roman" w:eastAsia="Microsoft YaHei UI" w:hAnsi="Times New Roman" w:cs="Times New Roman"/>
                  <w:lang w:val="de-DE"/>
                </w:rPr>
                <w:t>.</w:t>
              </w:r>
            </w:ins>
          </w:p>
          <w:p w14:paraId="74EB488D" w14:textId="73A197F8" w:rsidR="00833603" w:rsidRPr="00A2596A" w:rsidRDefault="00833603">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51" w:author="Qiao, Guan Lun (RC-CN DI FA ST&amp;PM SUP IT&amp;EDGE)" w:date="2022-02-07T14:30:00Z"/>
                <w:rFonts w:ascii="Times New Roman" w:eastAsia="Microsoft YaHei UI" w:hAnsi="Times New Roman" w:cs="Times New Roman"/>
                <w:lang w:val="de-DE"/>
              </w:rPr>
              <w:pPrChange w:id="752" w:author="Qiao, Guan Lun (RC-CN DI FA ST&amp;PM SUP IT&amp;EDGE)" w:date="2022-02-07T14:30: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753" w:author="Qiao, Guan Lun (RC-CN DI FA ST&amp;PM SUP IT&amp;EDGE)" w:date="2022-02-07T14:30:00Z">
              <w:r w:rsidRPr="00A2596A">
                <w:rPr>
                  <w:rFonts w:ascii="Times New Roman" w:eastAsia="Microsoft YaHei UI" w:hAnsi="Times New Roman" w:cs="Times New Roman"/>
                  <w:lang w:val="de-DE"/>
                </w:rPr>
                <w:t>Show message</w:t>
              </w:r>
              <w:r w:rsidR="007F6921" w:rsidRPr="00A2596A">
                <w:rPr>
                  <w:rFonts w:ascii="Times New Roman" w:eastAsia="Microsoft YaHei UI" w:hAnsi="Times New Roman" w:cs="Times New Roman"/>
                  <w:lang w:val="de-DE"/>
                </w:rPr>
                <w:t xml:space="preserve"> structure</w:t>
              </w:r>
              <w:r w:rsidRPr="00A2596A">
                <w:rPr>
                  <w:rFonts w:ascii="Times New Roman" w:eastAsia="Microsoft YaHei UI" w:hAnsi="Times New Roman" w:cs="Times New Roman"/>
                  <w:lang w:val="de-DE"/>
                </w:rPr>
                <w:t>.</w:t>
              </w:r>
            </w:ins>
          </w:p>
          <w:p w14:paraId="28C6E3E9" w14:textId="24F33971" w:rsidR="007F6921" w:rsidRPr="00A2596A" w:rsidRDefault="007F6921" w:rsidP="007F6921">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54" w:author="Qiao, Guan Lun (RC-CN DI FA ST&amp;PM SUP IT&amp;EDGE)" w:date="2022-02-07T14:30:00Z"/>
                <w:rFonts w:ascii="Times New Roman" w:eastAsia="Microsoft YaHei UI" w:hAnsi="Times New Roman" w:cs="Times New Roman"/>
                <w:lang w:val="de-DE"/>
              </w:rPr>
            </w:pPr>
            <w:ins w:id="755" w:author="Qiao, Guan Lun (RC-CN DI FA ST&amp;PM SUP IT&amp;EDGE)" w:date="2022-02-07T14:30:00Z">
              <w:r w:rsidRPr="00A2596A">
                <w:rPr>
                  <w:rFonts w:ascii="Times New Roman" w:eastAsia="Microsoft YaHei UI" w:hAnsi="Times New Roman" w:cs="Times New Roman"/>
                  <w:lang w:val="de-DE"/>
                </w:rPr>
                <w:t xml:space="preserve">Show topic value in </w:t>
              </w:r>
            </w:ins>
            <w:ins w:id="756" w:author="Qiao, Guan Lun (RC-CN DI FA ST&amp;PM SUP IT&amp;EDGE)" w:date="2022-02-07T14:31:00Z">
              <w:r w:rsidR="005A7FD1" w:rsidRPr="00A2596A">
                <w:rPr>
                  <w:rFonts w:ascii="Times New Roman" w:eastAsia="Microsoft YaHei UI" w:hAnsi="Times New Roman" w:cs="Times New Roman"/>
                  <w:lang w:val="de-DE"/>
                </w:rPr>
                <w:t>the chart.</w:t>
              </w:r>
            </w:ins>
          </w:p>
          <w:p w14:paraId="174A43BB" w14:textId="0869ADEA" w:rsidR="004F509F" w:rsidRPr="00A2596A" w:rsidRDefault="00851A90">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57" w:author="Qiao, Guan Lun (RC-CN DI FA ST&amp;PM SUP IT&amp;EDGE)" w:date="2022-02-07T14:15:00Z"/>
                <w:rFonts w:ascii="Times New Roman" w:eastAsia="Microsoft YaHei UI" w:hAnsi="Times New Roman" w:cs="Times New Roman"/>
                <w:lang w:val="de-DE"/>
                <w:rPrChange w:id="758" w:author="Qiao, Guan Lun (RC-CN DI FA ST&amp;PM SUP IT&amp;EDGE)" w:date="2022-02-07T15:02:00Z">
                  <w:rPr>
                    <w:ins w:id="759" w:author="Qiao, Guan Lun (RC-CN DI FA ST&amp;PM SUP IT&amp;EDGE)" w:date="2022-02-07T14:15:00Z"/>
                    <w:rFonts w:ascii="Times New Roman" w:eastAsia="Microsoft YaHei UI" w:hAnsi="Times New Roman" w:cs="Times New Roman"/>
                    <w:color w:val="FF0000"/>
                    <w:lang w:val="de-DE"/>
                  </w:rPr>
                </w:rPrChange>
              </w:rPr>
              <w:pPrChange w:id="760" w:author="Qiao, Guan Lun (RC-CN DI FA ST&amp;PM SUP IT&amp;EDGE)" w:date="2022-02-07T14:45:00Z">
                <w:pPr>
                  <w:pStyle w:val="TableText"/>
                  <w:cnfStyle w:val="000000000000" w:firstRow="0" w:lastRow="0" w:firstColumn="0" w:lastColumn="0" w:oddVBand="0" w:evenVBand="0" w:oddHBand="0" w:evenHBand="0" w:firstRowFirstColumn="0" w:firstRowLastColumn="0" w:lastRowFirstColumn="0" w:lastRowLastColumn="0"/>
                </w:pPr>
              </w:pPrChange>
            </w:pPr>
            <w:ins w:id="761" w:author="Qiao, Guan Lun (RC-CN DI FA ST&amp;PM SUP IT&amp;EDGE)" w:date="2022-02-07T14:31:00Z">
              <w:r w:rsidRPr="00A2596A">
                <w:rPr>
                  <w:rFonts w:ascii="Times New Roman" w:eastAsia="Microsoft YaHei UI" w:hAnsi="Times New Roman" w:cs="Times New Roman"/>
                  <w:lang w:val="de-DE"/>
                </w:rPr>
                <w:t>Show image message.</w:t>
              </w:r>
            </w:ins>
          </w:p>
        </w:tc>
        <w:tc>
          <w:tcPr>
            <w:tcW w:w="1846" w:type="pct"/>
            <w:tcBorders>
              <w:top w:val="single" w:sz="4" w:space="0" w:color="A9A9A9" w:themeColor="accent3"/>
              <w:left w:val="nil"/>
              <w:bottom w:val="single" w:sz="8" w:space="0" w:color="auto"/>
              <w:right w:val="nil"/>
            </w:tcBorders>
          </w:tcPr>
          <w:p w14:paraId="09F03379" w14:textId="7EF63C31" w:rsidR="00C6696A" w:rsidRPr="00A2596A" w:rsidRDefault="00AB01B4">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62" w:author="Qiao, Guan Lun (RC-CN DI FA ST&amp;PM SUP IT&amp;EDGE)" w:date="2022-02-07T14:34:00Z"/>
                <w:rFonts w:ascii="Times New Roman" w:eastAsia="Microsoft YaHei UI" w:hAnsi="Times New Roman" w:cs="Times New Roman"/>
                <w:b/>
                <w:bCs/>
                <w:color w:val="0070C0"/>
                <w:lang w:val="de-DE"/>
                <w:rPrChange w:id="763" w:author="Qiao, Guan Lun (RC-CN DI FA ST&amp;PM SUP IT&amp;EDGE)" w:date="2022-02-07T15:02:00Z">
                  <w:rPr>
                    <w:ins w:id="764" w:author="Qiao, Guan Lun (RC-CN DI FA ST&amp;PM SUP IT&amp;EDGE)" w:date="2022-02-07T14:34:00Z"/>
                    <w:rFonts w:ascii="Times New Roman" w:eastAsia="Microsoft YaHei UI" w:hAnsi="Times New Roman" w:cs="Times New Roman"/>
                    <w:lang w:val="de-DE"/>
                  </w:rPr>
                </w:rPrChange>
              </w:rPr>
              <w:pPrChange w:id="765" w:author="Qiao, Guan Lun (RC-CN DI FA ST&amp;PM SUP IT&amp;EDGE)" w:date="2022-02-07T14:41:00Z">
                <w:pPr>
                  <w:pStyle w:val="TableText"/>
                  <w:numPr>
                    <w:numId w:val="54"/>
                  </w:numPr>
                  <w:ind w:left="360" w:hanging="360"/>
                  <w:cnfStyle w:val="000000000000" w:firstRow="0" w:lastRow="0" w:firstColumn="0" w:lastColumn="0" w:oddVBand="0" w:evenVBand="0" w:oddHBand="0" w:evenHBand="0" w:firstRowFirstColumn="0" w:firstRowLastColumn="0" w:lastRowFirstColumn="0" w:lastRowLastColumn="0"/>
                </w:pPr>
              </w:pPrChange>
            </w:pPr>
            <w:ins w:id="766" w:author="Qiao, Guan Lun (RC-CN DI FA ST&amp;PM SUP IT&amp;EDGE)" w:date="2022-02-07T14:36:00Z">
              <w:r w:rsidRPr="00A2596A">
                <w:rPr>
                  <w:rFonts w:ascii="Times New Roman" w:eastAsia="Microsoft YaHei UI" w:hAnsi="Times New Roman" w:cs="Times New Roman"/>
                  <w:b/>
                  <w:bCs/>
                  <w:color w:val="0070C0"/>
                  <w:lang w:val="de-DE"/>
                  <w:rPrChange w:id="767" w:author="Qiao, Guan Lun (RC-CN DI FA ST&amp;PM SUP IT&amp;EDGE)" w:date="2022-02-07T15:02:00Z">
                    <w:rPr>
                      <w:rFonts w:ascii="Times New Roman" w:eastAsia="Microsoft YaHei UI" w:hAnsi="Times New Roman" w:cs="Times New Roman"/>
                      <w:lang w:val="de-DE"/>
                    </w:rPr>
                  </w:rPrChange>
                </w:rPr>
                <w:t>AGV 2D/3D view.</w:t>
              </w:r>
            </w:ins>
          </w:p>
          <w:p w14:paraId="21BFBBB5" w14:textId="49C0F127" w:rsidR="00B4254D" w:rsidRPr="00A2596A" w:rsidRDefault="00B4254D">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68" w:author="Qiao, Guan Lun (RC-CN DI FA ST&amp;PM SUP IT&amp;EDGE)" w:date="2022-02-07T14:32:00Z"/>
                <w:rFonts w:ascii="Times New Roman" w:eastAsia="Microsoft YaHei UI" w:hAnsi="Times New Roman" w:cs="Times New Roman"/>
                <w:b/>
                <w:bCs/>
                <w:color w:val="0070C0"/>
                <w:lang w:val="de-DE"/>
                <w:rPrChange w:id="769" w:author="Qiao, Guan Lun (RC-CN DI FA ST&amp;PM SUP IT&amp;EDGE)" w:date="2022-02-07T15:02:00Z">
                  <w:rPr>
                    <w:ins w:id="770" w:author="Qiao, Guan Lun (RC-CN DI FA ST&amp;PM SUP IT&amp;EDGE)" w:date="2022-02-07T14:32:00Z"/>
                    <w:rFonts w:ascii="Times New Roman" w:eastAsia="Microsoft YaHei UI" w:hAnsi="Times New Roman" w:cs="Times New Roman"/>
                    <w:lang w:val="de-DE"/>
                  </w:rPr>
                </w:rPrChange>
              </w:rPr>
              <w:pPrChange w:id="771" w:author="Qiao, Guan Lun (RC-CN DI FA ST&amp;PM SUP IT&amp;EDGE)" w:date="2022-02-07T14:41:00Z">
                <w:pPr>
                  <w:pStyle w:val="TableText"/>
                  <w:numPr>
                    <w:numId w:val="54"/>
                  </w:numPr>
                  <w:ind w:left="360" w:hanging="360"/>
                  <w:cnfStyle w:val="000000000000" w:firstRow="0" w:lastRow="0" w:firstColumn="0" w:lastColumn="0" w:oddVBand="0" w:evenVBand="0" w:oddHBand="0" w:evenHBand="0" w:firstRowFirstColumn="0" w:firstRowLastColumn="0" w:lastRowFirstColumn="0" w:lastRowLastColumn="0"/>
                </w:pPr>
              </w:pPrChange>
            </w:pPr>
            <w:ins w:id="772" w:author="Qiao, Guan Lun (RC-CN DI FA ST&amp;PM SUP IT&amp;EDGE)" w:date="2022-02-07T14:32:00Z">
              <w:r w:rsidRPr="00A2596A">
                <w:rPr>
                  <w:rFonts w:ascii="Times New Roman" w:eastAsia="Microsoft YaHei UI" w:hAnsi="Times New Roman" w:cs="Times New Roman"/>
                  <w:b/>
                  <w:bCs/>
                  <w:color w:val="0070C0"/>
                  <w:lang w:val="de-DE"/>
                  <w:rPrChange w:id="773" w:author="Qiao, Guan Lun (RC-CN DI FA ST&amp;PM SUP IT&amp;EDGE)" w:date="2022-02-07T15:02:00Z">
                    <w:rPr>
                      <w:rFonts w:ascii="Times New Roman" w:eastAsia="Microsoft YaHei UI" w:hAnsi="Times New Roman" w:cs="Times New Roman"/>
                      <w:lang w:val="de-DE"/>
                    </w:rPr>
                  </w:rPrChange>
                </w:rPr>
                <w:t>Message structure view.</w:t>
              </w:r>
            </w:ins>
          </w:p>
          <w:p w14:paraId="788A3F22" w14:textId="017FDFF7" w:rsidR="00851A90" w:rsidRPr="00A2596A" w:rsidRDefault="00B4254D">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74" w:author="Qiao, Guan Lun (RC-CN DI FA ST&amp;PM SUP IT&amp;EDGE)" w:date="2022-02-07T14:32:00Z"/>
                <w:rFonts w:ascii="Times New Roman" w:eastAsia="Microsoft YaHei UI" w:hAnsi="Times New Roman" w:cs="Times New Roman"/>
                <w:b/>
                <w:bCs/>
                <w:color w:val="0070C0"/>
                <w:lang w:val="de-DE"/>
                <w:rPrChange w:id="775" w:author="Qiao, Guan Lun (RC-CN DI FA ST&amp;PM SUP IT&amp;EDGE)" w:date="2022-02-07T15:02:00Z">
                  <w:rPr>
                    <w:ins w:id="776" w:author="Qiao, Guan Lun (RC-CN DI FA ST&amp;PM SUP IT&amp;EDGE)" w:date="2022-02-07T14:32:00Z"/>
                    <w:rFonts w:ascii="Times New Roman" w:eastAsia="Microsoft YaHei UI" w:hAnsi="Times New Roman" w:cs="Times New Roman"/>
                    <w:lang w:val="de-DE"/>
                  </w:rPr>
                </w:rPrChange>
              </w:rPr>
              <w:pPrChange w:id="777" w:author="Qiao, Guan Lun (RC-CN DI FA ST&amp;PM SUP IT&amp;EDGE)" w:date="2022-02-07T14:41:00Z">
                <w:pPr>
                  <w:pStyle w:val="TableText"/>
                  <w:numPr>
                    <w:numId w:val="52"/>
                  </w:numPr>
                  <w:ind w:left="360" w:hanging="360"/>
                  <w:cnfStyle w:val="000000000000" w:firstRow="0" w:lastRow="0" w:firstColumn="0" w:lastColumn="0" w:oddVBand="0" w:evenVBand="0" w:oddHBand="0" w:evenHBand="0" w:firstRowFirstColumn="0" w:firstRowLastColumn="0" w:lastRowFirstColumn="0" w:lastRowLastColumn="0"/>
                </w:pPr>
              </w:pPrChange>
            </w:pPr>
            <w:ins w:id="778" w:author="Qiao, Guan Lun (RC-CN DI FA ST&amp;PM SUP IT&amp;EDGE)" w:date="2022-02-07T14:32:00Z">
              <w:r w:rsidRPr="00A2596A">
                <w:rPr>
                  <w:rFonts w:ascii="Times New Roman" w:eastAsia="Microsoft YaHei UI" w:hAnsi="Times New Roman" w:cs="Times New Roman"/>
                  <w:b/>
                  <w:bCs/>
                  <w:color w:val="0070C0"/>
                  <w:lang w:val="de-DE"/>
                  <w:rPrChange w:id="779" w:author="Qiao, Guan Lun (RC-CN DI FA ST&amp;PM SUP IT&amp;EDGE)" w:date="2022-02-07T15:02:00Z">
                    <w:rPr>
                      <w:rFonts w:ascii="Times New Roman" w:eastAsia="Microsoft YaHei UI" w:hAnsi="Times New Roman" w:cs="Times New Roman"/>
                      <w:lang w:val="de-DE"/>
                    </w:rPr>
                  </w:rPrChange>
                </w:rPr>
                <w:t>Topic value</w:t>
              </w:r>
              <w:r w:rsidR="00851A90" w:rsidRPr="00A2596A">
                <w:rPr>
                  <w:rFonts w:ascii="Times New Roman" w:eastAsia="Microsoft YaHei UI" w:hAnsi="Times New Roman" w:cs="Times New Roman"/>
                  <w:b/>
                  <w:bCs/>
                  <w:color w:val="0070C0"/>
                  <w:lang w:val="de-DE"/>
                  <w:rPrChange w:id="780" w:author="Qiao, Guan Lun (RC-CN DI FA ST&amp;PM SUP IT&amp;EDGE)" w:date="2022-02-07T15:02:00Z">
                    <w:rPr>
                      <w:rFonts w:ascii="Times New Roman" w:eastAsia="Microsoft YaHei UI" w:hAnsi="Times New Roman" w:cs="Times New Roman"/>
                      <w:lang w:val="de-DE"/>
                    </w:rPr>
                  </w:rPrChange>
                </w:rPr>
                <w:t xml:space="preserve"> view.</w:t>
              </w:r>
            </w:ins>
          </w:p>
          <w:p w14:paraId="2029C661" w14:textId="5B0DDB4A" w:rsidR="004F509F" w:rsidRPr="00A2596A" w:rsidRDefault="00851A90">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81" w:author="Qiao, Guan Lun (RC-CN DI FA ST&amp;PM SUP IT&amp;EDGE)" w:date="2022-02-07T14:24:00Z"/>
                <w:rFonts w:ascii="Times New Roman" w:eastAsia="Microsoft YaHei UI" w:hAnsi="Times New Roman" w:cs="Times New Roman"/>
                <w:lang w:val="de-DE"/>
              </w:rPr>
              <w:pPrChange w:id="782" w:author="Qiao, Guan Lun (RC-CN DI FA ST&amp;PM SUP IT&amp;EDGE)" w:date="2022-02-07T14:41:00Z">
                <w:pPr>
                  <w:pStyle w:val="TableText"/>
                  <w:cnfStyle w:val="000000000000" w:firstRow="0" w:lastRow="0" w:firstColumn="0" w:lastColumn="0" w:oddVBand="0" w:evenVBand="0" w:oddHBand="0" w:evenHBand="0" w:firstRowFirstColumn="0" w:firstRowLastColumn="0" w:lastRowFirstColumn="0" w:lastRowLastColumn="0"/>
                </w:pPr>
              </w:pPrChange>
            </w:pPr>
            <w:ins w:id="783" w:author="Qiao, Guan Lun (RC-CN DI FA ST&amp;PM SUP IT&amp;EDGE)" w:date="2022-02-07T14:32:00Z">
              <w:r w:rsidRPr="00A2596A">
                <w:rPr>
                  <w:rFonts w:ascii="Times New Roman" w:eastAsia="Microsoft YaHei UI" w:hAnsi="Times New Roman" w:cs="Times New Roman"/>
                  <w:lang w:val="de-DE"/>
                </w:rPr>
                <w:t>Camera stream view.</w:t>
              </w:r>
            </w:ins>
          </w:p>
        </w:tc>
      </w:tr>
    </w:tbl>
    <w:p w14:paraId="241EE882" w14:textId="088E6234" w:rsidR="00BE2024" w:rsidRPr="002F5EB2" w:rsidDel="0005257E" w:rsidRDefault="0005257E" w:rsidP="0005257E">
      <w:pPr>
        <w:pStyle w:val="Num1"/>
        <w:numPr>
          <w:ilvl w:val="0"/>
          <w:numId w:val="0"/>
        </w:numPr>
        <w:ind w:left="284" w:hanging="284"/>
        <w:rPr>
          <w:del w:id="784" w:author="Qiao, Guan Lun (RC-CN DI FA ST&amp;PM SUP IT&amp;EDGE)" w:date="2022-02-07T14:27:00Z"/>
          <w:rFonts w:ascii="Times New Roman" w:eastAsia="Microsoft YaHei UI" w:hAnsi="Times New Roman" w:cs="Times New Roman"/>
          <w:highlight w:val="yellow"/>
          <w:lang w:eastAsia="zh-CN"/>
          <w:rPrChange w:id="785" w:author="Qiao, Guan Lun (RC-CN DI FA ST&amp;PM SUP IT&amp;EDGE)" w:date="2022-02-07T15:43:00Z">
            <w:rPr>
              <w:del w:id="786" w:author="Qiao, Guan Lun (RC-CN DI FA ST&amp;PM SUP IT&amp;EDGE)" w:date="2022-02-07T14:27:00Z"/>
              <w:rFonts w:ascii="Times New Roman" w:eastAsia="Microsoft YaHei UI" w:hAnsi="Times New Roman" w:cs="Times New Roman"/>
              <w:lang w:eastAsia="zh-CN"/>
            </w:rPr>
          </w:rPrChange>
        </w:rPr>
      </w:pPr>
      <w:ins w:id="787" w:author="Qiao, Guan Lun (RC-CN DI FA ST&amp;PM SUP IT&amp;EDGE)" w:date="2022-02-07T14:45:00Z">
        <w:r w:rsidRPr="002F5EB2">
          <w:rPr>
            <w:rFonts w:ascii="Times New Roman" w:eastAsia="Microsoft YaHei UI" w:hAnsi="Times New Roman" w:cs="Times New Roman" w:hint="eastAsia"/>
            <w:highlight w:val="yellow"/>
            <w:lang w:eastAsia="zh-CN"/>
            <w:rPrChange w:id="788" w:author="Qiao, Guan Lun (RC-CN DI FA ST&amp;PM SUP IT&amp;EDGE)" w:date="2022-02-07T15:43:00Z">
              <w:rPr>
                <w:rFonts w:ascii="Times New Roman" w:eastAsia="Microsoft YaHei UI" w:hAnsi="Times New Roman" w:cs="Times New Roman" w:hint="eastAsia"/>
                <w:lang w:eastAsia="zh-CN"/>
              </w:rPr>
            </w:rPrChange>
          </w:rPr>
          <w:t>注：</w:t>
        </w:r>
      </w:ins>
    </w:p>
    <w:p w14:paraId="595A12E5" w14:textId="77777777" w:rsidR="0005257E" w:rsidRPr="002F5EB2" w:rsidRDefault="0005257E">
      <w:pPr>
        <w:pStyle w:val="Num1"/>
        <w:numPr>
          <w:ilvl w:val="0"/>
          <w:numId w:val="0"/>
        </w:numPr>
        <w:ind w:left="284"/>
        <w:rPr>
          <w:ins w:id="789" w:author="Qiao, Guan Lun (RC-CN DI FA ST&amp;PM SUP IT&amp;EDGE)" w:date="2022-02-07T14:45:00Z"/>
          <w:rFonts w:ascii="Times New Roman" w:eastAsia="Microsoft YaHei UI" w:hAnsi="Times New Roman" w:cs="Times New Roman"/>
          <w:highlight w:val="yellow"/>
          <w:lang w:eastAsia="zh-CN"/>
          <w:rPrChange w:id="790" w:author="Qiao, Guan Lun (RC-CN DI FA ST&amp;PM SUP IT&amp;EDGE)" w:date="2022-02-07T15:43:00Z">
            <w:rPr>
              <w:ins w:id="791" w:author="Qiao, Guan Lun (RC-CN DI FA ST&amp;PM SUP IT&amp;EDGE)" w:date="2022-02-07T14:45:00Z"/>
              <w:rFonts w:ascii="Times New Roman" w:eastAsia="Microsoft YaHei UI" w:hAnsi="Times New Roman" w:cs="Times New Roman"/>
              <w:lang w:eastAsia="zh-CN"/>
            </w:rPr>
          </w:rPrChange>
        </w:rPr>
        <w:pPrChange w:id="792" w:author="Qiao, Guan Lun (RC-CN DI FA ST&amp;PM SUP IT&amp;EDGE)" w:date="2022-02-07T14:45:00Z">
          <w:pPr>
            <w:pStyle w:val="Num1"/>
            <w:numPr>
              <w:numId w:val="0"/>
            </w:numPr>
            <w:tabs>
              <w:tab w:val="clear" w:pos="284"/>
            </w:tabs>
            <w:ind w:left="0" w:firstLine="0"/>
          </w:pPr>
        </w:pPrChange>
      </w:pPr>
    </w:p>
    <w:p w14:paraId="7D8B5483" w14:textId="2E2D5BF7" w:rsidR="0005257E" w:rsidRPr="002F5EB2" w:rsidRDefault="0005257E" w:rsidP="0005257E">
      <w:pPr>
        <w:pStyle w:val="Num1"/>
        <w:numPr>
          <w:ilvl w:val="0"/>
          <w:numId w:val="60"/>
        </w:numPr>
        <w:rPr>
          <w:ins w:id="793" w:author="Qiao, Guan Lun (RC-CN DI FA ST&amp;PM SUP IT&amp;EDGE)" w:date="2022-02-07T15:41:00Z"/>
          <w:rFonts w:ascii="Times New Roman" w:eastAsia="Microsoft YaHei UI" w:hAnsi="Times New Roman" w:cs="Times New Roman"/>
          <w:highlight w:val="yellow"/>
          <w:lang w:eastAsia="zh-CN"/>
          <w:rPrChange w:id="794" w:author="Qiao, Guan Lun (RC-CN DI FA ST&amp;PM SUP IT&amp;EDGE)" w:date="2022-02-07T15:43:00Z">
            <w:rPr>
              <w:ins w:id="795" w:author="Qiao, Guan Lun (RC-CN DI FA ST&amp;PM SUP IT&amp;EDGE)" w:date="2022-02-07T15:41:00Z"/>
              <w:rFonts w:ascii="Times New Roman" w:eastAsia="Microsoft YaHei UI" w:hAnsi="Times New Roman" w:cs="Times New Roman"/>
              <w:lang w:eastAsia="zh-CN"/>
            </w:rPr>
          </w:rPrChange>
        </w:rPr>
      </w:pPr>
      <w:ins w:id="796" w:author="Qiao, Guan Lun (RC-CN DI FA ST&amp;PM SUP IT&amp;EDGE)" w:date="2022-02-07T14:45:00Z">
        <w:r w:rsidRPr="002F5EB2">
          <w:rPr>
            <w:rFonts w:ascii="Times New Roman" w:eastAsia="Microsoft YaHei UI" w:hAnsi="Times New Roman" w:cs="Times New Roman" w:hint="eastAsia"/>
            <w:highlight w:val="yellow"/>
            <w:lang w:eastAsia="zh-CN"/>
            <w:rPrChange w:id="797" w:author="Qiao, Guan Lun (RC-CN DI FA ST&amp;PM SUP IT&amp;EDGE)" w:date="2022-02-07T15:43:00Z">
              <w:rPr>
                <w:rFonts w:ascii="Times New Roman" w:eastAsia="Microsoft YaHei UI" w:hAnsi="Times New Roman" w:cs="Times New Roman" w:hint="eastAsia"/>
                <w:lang w:eastAsia="zh-CN"/>
              </w:rPr>
            </w:rPrChange>
          </w:rPr>
          <w:t>可借助该部分资源的源码进行</w:t>
        </w:r>
        <w:r w:rsidRPr="002F5EB2">
          <w:rPr>
            <w:rFonts w:ascii="Times New Roman" w:eastAsia="Microsoft YaHei UI" w:hAnsi="Times New Roman" w:cs="Times New Roman"/>
            <w:highlight w:val="yellow"/>
            <w:lang w:eastAsia="zh-CN"/>
            <w:rPrChange w:id="798" w:author="Qiao, Guan Lun (RC-CN DI FA ST&amp;PM SUP IT&amp;EDGE)" w:date="2022-02-07T15:43:00Z">
              <w:rPr>
                <w:rFonts w:ascii="Times New Roman" w:eastAsia="Microsoft YaHei UI" w:hAnsi="Times New Roman" w:cs="Times New Roman"/>
                <w:lang w:eastAsia="zh-CN"/>
              </w:rPr>
            </w:rPrChange>
          </w:rPr>
          <w:t>AGV APP</w:t>
        </w:r>
        <w:r w:rsidRPr="002F5EB2">
          <w:rPr>
            <w:rFonts w:ascii="Times New Roman" w:eastAsia="Microsoft YaHei UI" w:hAnsi="Times New Roman" w:cs="Times New Roman" w:hint="eastAsia"/>
            <w:highlight w:val="yellow"/>
            <w:lang w:eastAsia="zh-CN"/>
            <w:rPrChange w:id="799" w:author="Qiao, Guan Lun (RC-CN DI FA ST&amp;PM SUP IT&amp;EDGE)" w:date="2022-02-07T15:43:00Z">
              <w:rPr>
                <w:rFonts w:ascii="Times New Roman" w:eastAsia="Microsoft YaHei UI" w:hAnsi="Times New Roman" w:cs="Times New Roman" w:hint="eastAsia"/>
                <w:lang w:eastAsia="zh-CN"/>
              </w:rPr>
            </w:rPrChange>
          </w:rPr>
          <w:t>的开发</w:t>
        </w:r>
      </w:ins>
      <w:ins w:id="800" w:author="Qiao, Guan Lun (RC-CN DI FA ST&amp;PM SUP IT&amp;EDGE)" w:date="2022-02-07T15:37:00Z">
        <w:r w:rsidR="008D0112" w:rsidRPr="002F5EB2">
          <w:rPr>
            <w:rFonts w:ascii="Times New Roman" w:eastAsia="Microsoft YaHei UI" w:hAnsi="Times New Roman" w:cs="Times New Roman" w:hint="eastAsia"/>
            <w:highlight w:val="yellow"/>
            <w:lang w:eastAsia="zh-CN"/>
          </w:rPr>
          <w:t>，</w:t>
        </w:r>
        <w:r w:rsidR="002E3C93" w:rsidRPr="002F5EB2">
          <w:rPr>
            <w:rFonts w:ascii="Times New Roman" w:eastAsia="Microsoft YaHei UI" w:hAnsi="Times New Roman" w:cs="Times New Roman" w:hint="eastAsia"/>
            <w:highlight w:val="yellow"/>
            <w:lang w:eastAsia="zh-CN"/>
          </w:rPr>
          <w:t>蓝色字体标注的功能是</w:t>
        </w:r>
      </w:ins>
      <w:ins w:id="801" w:author="Qiao, Guan Lun (RC-CN DI FA ST&amp;PM SUP IT&amp;EDGE)" w:date="2022-02-07T15:38:00Z">
        <w:r w:rsidR="002E3C93" w:rsidRPr="002F5EB2">
          <w:rPr>
            <w:rFonts w:ascii="Times New Roman" w:eastAsia="Microsoft YaHei UI" w:hAnsi="Times New Roman" w:cs="Times New Roman" w:hint="eastAsia"/>
            <w:highlight w:val="yellow"/>
            <w:lang w:eastAsia="zh-CN"/>
          </w:rPr>
          <w:t>上述</w:t>
        </w:r>
        <w:r w:rsidR="002E3C93" w:rsidRPr="002F5EB2">
          <w:rPr>
            <w:rFonts w:ascii="Times New Roman" w:eastAsia="Microsoft YaHei UI" w:hAnsi="Times New Roman" w:cs="Times New Roman" w:hint="eastAsia"/>
            <w:highlight w:val="yellow"/>
            <w:lang w:eastAsia="zh-CN"/>
          </w:rPr>
          <w:t>3</w:t>
        </w:r>
        <w:r w:rsidR="002E3C93" w:rsidRPr="002F5EB2">
          <w:rPr>
            <w:rFonts w:ascii="Times New Roman" w:eastAsia="Microsoft YaHei UI" w:hAnsi="Times New Roman" w:cs="Times New Roman" w:hint="eastAsia"/>
            <w:highlight w:val="yellow"/>
            <w:lang w:eastAsia="zh-CN"/>
          </w:rPr>
          <w:t>个工具可差异化实现的所有功能项</w:t>
        </w:r>
        <w:r w:rsidR="00337A03" w:rsidRPr="002F5EB2">
          <w:rPr>
            <w:rFonts w:ascii="Times New Roman" w:eastAsia="Microsoft YaHei UI" w:hAnsi="Times New Roman" w:cs="Times New Roman" w:hint="eastAsia"/>
            <w:highlight w:val="yellow"/>
            <w:lang w:eastAsia="zh-CN"/>
            <w:rPrChange w:id="802" w:author="Qiao, Guan Lun (RC-CN DI FA ST&amp;PM SUP IT&amp;EDGE)" w:date="2022-02-07T15:43:00Z">
              <w:rPr>
                <w:rFonts w:ascii="Times New Roman" w:eastAsia="Microsoft YaHei UI" w:hAnsi="Times New Roman" w:cs="Times New Roman" w:hint="eastAsia"/>
                <w:lang w:eastAsia="zh-CN"/>
              </w:rPr>
            </w:rPrChange>
          </w:rPr>
          <w:t>。具体开发阶段可根据各工具开发的便捷程度，选择</w:t>
        </w:r>
      </w:ins>
      <w:ins w:id="803" w:author="Qiao, Guan Lun (RC-CN DI FA ST&amp;PM SUP IT&amp;EDGE)" w:date="2022-02-07T15:39:00Z">
        <w:r w:rsidR="00337A03" w:rsidRPr="002F5EB2">
          <w:rPr>
            <w:rFonts w:ascii="Times New Roman" w:eastAsia="Microsoft YaHei UI" w:hAnsi="Times New Roman" w:cs="Times New Roman" w:hint="eastAsia"/>
            <w:highlight w:val="yellow"/>
            <w:lang w:eastAsia="zh-CN"/>
            <w:rPrChange w:id="804" w:author="Qiao, Guan Lun (RC-CN DI FA ST&amp;PM SUP IT&amp;EDGE)" w:date="2022-02-07T15:43:00Z">
              <w:rPr>
                <w:rFonts w:ascii="Times New Roman" w:eastAsia="Microsoft YaHei UI" w:hAnsi="Times New Roman" w:cs="Times New Roman" w:hint="eastAsia"/>
                <w:lang w:eastAsia="zh-CN"/>
              </w:rPr>
            </w:rPrChange>
          </w:rPr>
          <w:t>合适的工具进行集成开发</w:t>
        </w:r>
      </w:ins>
    </w:p>
    <w:p w14:paraId="1D2DE587" w14:textId="5B0509F4" w:rsidR="00466406" w:rsidRPr="002F5EB2" w:rsidRDefault="00466406" w:rsidP="0005257E">
      <w:pPr>
        <w:pStyle w:val="Num1"/>
        <w:numPr>
          <w:ilvl w:val="0"/>
          <w:numId w:val="60"/>
        </w:numPr>
        <w:rPr>
          <w:ins w:id="805" w:author="Qiao, Guan Lun (RC-CN DI FA ST&amp;PM SUP IT&amp;EDGE)" w:date="2022-02-07T15:39:00Z"/>
          <w:rFonts w:ascii="Times New Roman" w:eastAsia="Microsoft YaHei UI" w:hAnsi="Times New Roman" w:cs="Times New Roman"/>
          <w:highlight w:val="yellow"/>
          <w:lang w:eastAsia="zh-CN"/>
          <w:rPrChange w:id="806" w:author="Qiao, Guan Lun (RC-CN DI FA ST&amp;PM SUP IT&amp;EDGE)" w:date="2022-02-07T15:43:00Z">
            <w:rPr>
              <w:ins w:id="807" w:author="Qiao, Guan Lun (RC-CN DI FA ST&amp;PM SUP IT&amp;EDGE)" w:date="2022-02-07T15:39:00Z"/>
              <w:rFonts w:ascii="Times New Roman" w:eastAsia="Microsoft YaHei UI" w:hAnsi="Times New Roman" w:cs="Times New Roman"/>
              <w:lang w:eastAsia="zh-CN"/>
            </w:rPr>
          </w:rPrChange>
        </w:rPr>
      </w:pPr>
      <w:ins w:id="808" w:author="Qiao, Guan Lun (RC-CN DI FA ST&amp;PM SUP IT&amp;EDGE)" w:date="2022-02-07T15:41:00Z">
        <w:r w:rsidRPr="002F5EB2">
          <w:rPr>
            <w:rFonts w:ascii="Times New Roman" w:eastAsia="Microsoft YaHei UI" w:hAnsi="Times New Roman" w:cs="Times New Roman" w:hint="eastAsia"/>
            <w:highlight w:val="yellow"/>
            <w:lang w:eastAsia="zh-CN"/>
            <w:rPrChange w:id="809" w:author="Qiao, Guan Lun (RC-CN DI FA ST&amp;PM SUP IT&amp;EDGE)" w:date="2022-02-07T15:43:00Z">
              <w:rPr>
                <w:rFonts w:ascii="Times New Roman" w:eastAsia="Microsoft YaHei UI" w:hAnsi="Times New Roman" w:cs="Times New Roman" w:hint="eastAsia"/>
                <w:lang w:eastAsia="zh-CN"/>
              </w:rPr>
            </w:rPrChange>
          </w:rPr>
          <w:t>基于各个工具的基础功能，还有哪些</w:t>
        </w:r>
        <w:r w:rsidR="00164648" w:rsidRPr="002F5EB2">
          <w:rPr>
            <w:rFonts w:ascii="Times New Roman" w:eastAsia="Microsoft YaHei UI" w:hAnsi="Times New Roman" w:cs="Times New Roman" w:hint="eastAsia"/>
            <w:highlight w:val="yellow"/>
            <w:lang w:eastAsia="zh-CN"/>
            <w:rPrChange w:id="810" w:author="Qiao, Guan Lun (RC-CN DI FA ST&amp;PM SUP IT&amp;EDGE)" w:date="2022-02-07T15:43:00Z">
              <w:rPr>
                <w:rFonts w:ascii="Times New Roman" w:eastAsia="Microsoft YaHei UI" w:hAnsi="Times New Roman" w:cs="Times New Roman" w:hint="eastAsia"/>
                <w:lang w:eastAsia="zh-CN"/>
              </w:rPr>
            </w:rPrChange>
          </w:rPr>
          <w:t>高级功能</w:t>
        </w:r>
      </w:ins>
      <w:ins w:id="811" w:author="Qiao, Guan Lun (RC-CN DI FA ST&amp;PM SUP IT&amp;EDGE)" w:date="2022-02-07T15:42:00Z">
        <w:r w:rsidR="002F5EB2" w:rsidRPr="002F5EB2">
          <w:rPr>
            <w:rFonts w:ascii="Times New Roman" w:eastAsia="Microsoft YaHei UI" w:hAnsi="Times New Roman" w:cs="Times New Roman" w:hint="eastAsia"/>
            <w:highlight w:val="yellow"/>
            <w:lang w:eastAsia="zh-CN"/>
            <w:rPrChange w:id="812" w:author="Qiao, Guan Lun (RC-CN DI FA ST&amp;PM SUP IT&amp;EDGE)" w:date="2022-02-07T15:43:00Z">
              <w:rPr>
                <w:rFonts w:ascii="Times New Roman" w:eastAsia="Microsoft YaHei UI" w:hAnsi="Times New Roman" w:cs="Times New Roman" w:hint="eastAsia"/>
                <w:lang w:eastAsia="zh-CN"/>
              </w:rPr>
            </w:rPrChange>
          </w:rPr>
          <w:t>项</w:t>
        </w:r>
      </w:ins>
      <w:ins w:id="813" w:author="Qiao, Guan Lun (RC-CN DI FA ST&amp;PM SUP IT&amp;EDGE)" w:date="2022-02-07T15:41:00Z">
        <w:r w:rsidR="00164648" w:rsidRPr="002F5EB2">
          <w:rPr>
            <w:rFonts w:ascii="Times New Roman" w:eastAsia="Microsoft YaHei UI" w:hAnsi="Times New Roman" w:cs="Times New Roman" w:hint="eastAsia"/>
            <w:highlight w:val="yellow"/>
            <w:lang w:eastAsia="zh-CN"/>
            <w:rPrChange w:id="814" w:author="Qiao, Guan Lun (RC-CN DI FA ST&amp;PM SUP IT&amp;EDGE)" w:date="2022-02-07T15:43:00Z">
              <w:rPr>
                <w:rFonts w:ascii="Times New Roman" w:eastAsia="Microsoft YaHei UI" w:hAnsi="Times New Roman" w:cs="Times New Roman" w:hint="eastAsia"/>
                <w:lang w:eastAsia="zh-CN"/>
              </w:rPr>
            </w:rPrChange>
          </w:rPr>
          <w:t>应用可以开发，</w:t>
        </w:r>
      </w:ins>
      <w:ins w:id="815" w:author="Qiao, Guan Lun (RC-CN DI FA ST&amp;PM SUP IT&amp;EDGE)" w:date="2022-02-07T15:42:00Z">
        <w:r w:rsidR="00164648" w:rsidRPr="002F5EB2">
          <w:rPr>
            <w:rFonts w:ascii="Times New Roman" w:eastAsia="Microsoft YaHei UI" w:hAnsi="Times New Roman" w:cs="Times New Roman" w:hint="eastAsia"/>
            <w:highlight w:val="yellow"/>
            <w:lang w:eastAsia="zh-CN"/>
            <w:rPrChange w:id="816" w:author="Qiao, Guan Lun (RC-CN DI FA ST&amp;PM SUP IT&amp;EDGE)" w:date="2022-02-07T15:43:00Z">
              <w:rPr>
                <w:rFonts w:ascii="Times New Roman" w:eastAsia="Microsoft YaHei UI" w:hAnsi="Times New Roman" w:cs="Times New Roman" w:hint="eastAsia"/>
                <w:lang w:eastAsia="zh-CN"/>
              </w:rPr>
            </w:rPrChange>
          </w:rPr>
          <w:t>可以在</w:t>
        </w:r>
        <w:r w:rsidR="002F5EB2" w:rsidRPr="002F5EB2">
          <w:rPr>
            <w:rFonts w:ascii="Times New Roman" w:eastAsia="Microsoft YaHei UI" w:hAnsi="Times New Roman" w:cs="Times New Roman" w:hint="eastAsia"/>
            <w:highlight w:val="yellow"/>
            <w:lang w:eastAsia="zh-CN"/>
            <w:rPrChange w:id="817" w:author="Qiao, Guan Lun (RC-CN DI FA ST&amp;PM SUP IT&amp;EDGE)" w:date="2022-02-07T15:43:00Z">
              <w:rPr>
                <w:rFonts w:ascii="Times New Roman" w:eastAsia="Microsoft YaHei UI" w:hAnsi="Times New Roman" w:cs="Times New Roman" w:hint="eastAsia"/>
                <w:lang w:eastAsia="zh-CN"/>
              </w:rPr>
            </w:rPrChange>
          </w:rPr>
          <w:t>“</w:t>
        </w:r>
        <w:r w:rsidR="002F5EB2" w:rsidRPr="002F5EB2">
          <w:rPr>
            <w:rFonts w:ascii="Times New Roman" w:eastAsia="Microsoft YaHei UI" w:hAnsi="Times New Roman" w:cs="Times New Roman"/>
            <w:highlight w:val="yellow"/>
            <w:lang w:eastAsia="zh-CN"/>
            <w:rPrChange w:id="818" w:author="Qiao, Guan Lun (RC-CN DI FA ST&amp;PM SUP IT&amp;EDGE)" w:date="2022-02-07T15:43:00Z">
              <w:rPr>
                <w:rFonts w:ascii="Times New Roman" w:eastAsia="Microsoft YaHei UI" w:hAnsi="Times New Roman" w:cs="Times New Roman"/>
                <w:lang w:eastAsia="zh-CN"/>
              </w:rPr>
            </w:rPrChange>
          </w:rPr>
          <w:t xml:space="preserve">3.3 AGV APP </w:t>
        </w:r>
        <w:r w:rsidR="002F5EB2" w:rsidRPr="002F5EB2">
          <w:rPr>
            <w:rFonts w:ascii="Times New Roman" w:eastAsia="Microsoft YaHei UI" w:hAnsi="Times New Roman" w:cs="Times New Roman" w:hint="eastAsia"/>
            <w:highlight w:val="yellow"/>
            <w:lang w:eastAsia="zh-CN"/>
            <w:rPrChange w:id="819" w:author="Qiao, Guan Lun (RC-CN DI FA ST&amp;PM SUP IT&amp;EDGE)" w:date="2022-02-07T15:43:00Z">
              <w:rPr>
                <w:rFonts w:ascii="Times New Roman" w:eastAsia="Microsoft YaHei UI" w:hAnsi="Times New Roman" w:cs="Times New Roman" w:hint="eastAsia"/>
                <w:lang w:eastAsia="zh-CN"/>
              </w:rPr>
            </w:rPrChange>
          </w:rPr>
          <w:t>功能规划”中进行讨论、添加</w:t>
        </w:r>
      </w:ins>
    </w:p>
    <w:p w14:paraId="307DFDB5" w14:textId="4CB713E7" w:rsidR="00466406" w:rsidRPr="002F5EB2" w:rsidRDefault="00C06227">
      <w:pPr>
        <w:pStyle w:val="Num1"/>
        <w:numPr>
          <w:ilvl w:val="0"/>
          <w:numId w:val="60"/>
        </w:numPr>
        <w:rPr>
          <w:ins w:id="820" w:author="Qiao, Guan Lun (RC-CN DI FA ST&amp;PM SUP IT&amp;EDGE)" w:date="2022-02-07T14:44:00Z"/>
          <w:rFonts w:ascii="Times New Roman" w:eastAsia="Microsoft YaHei UI" w:hAnsi="Times New Roman" w:cs="Times New Roman"/>
          <w:highlight w:val="yellow"/>
          <w:lang w:eastAsia="zh-CN"/>
          <w:rPrChange w:id="821" w:author="Qiao, Guan Lun (RC-CN DI FA ST&amp;PM SUP IT&amp;EDGE)" w:date="2022-02-07T15:43:00Z">
            <w:rPr>
              <w:ins w:id="822" w:author="Qiao, Guan Lun (RC-CN DI FA ST&amp;PM SUP IT&amp;EDGE)" w:date="2022-02-07T14:44:00Z"/>
              <w:rFonts w:ascii="Times New Roman" w:eastAsia="Microsoft YaHei UI" w:hAnsi="Times New Roman" w:cs="Times New Roman"/>
              <w:lang w:eastAsia="zh-CN"/>
            </w:rPr>
          </w:rPrChange>
        </w:rPr>
        <w:pPrChange w:id="823" w:author="Qiao, Guan Lun (RC-CN DI FA ST&amp;PM SUP IT&amp;EDGE)" w:date="2022-02-07T15:42:00Z">
          <w:pPr>
            <w:pStyle w:val="Num1"/>
            <w:numPr>
              <w:numId w:val="0"/>
            </w:numPr>
            <w:tabs>
              <w:tab w:val="clear" w:pos="284"/>
            </w:tabs>
            <w:ind w:left="0" w:firstLine="0"/>
          </w:pPr>
        </w:pPrChange>
      </w:pPr>
      <w:ins w:id="824" w:author="Qiao, Guan Lun (RC-CN DI FA ST&amp;PM SUP IT&amp;EDGE)" w:date="2022-02-07T15:39:00Z">
        <w:r w:rsidRPr="002F5EB2">
          <w:rPr>
            <w:rFonts w:ascii="Times New Roman" w:eastAsia="Microsoft YaHei UI" w:hAnsi="Times New Roman" w:cs="Times New Roman" w:hint="eastAsia"/>
            <w:highlight w:val="yellow"/>
            <w:lang w:eastAsia="zh-CN"/>
            <w:rPrChange w:id="825" w:author="Qiao, Guan Lun (RC-CN DI FA ST&amp;PM SUP IT&amp;EDGE)" w:date="2022-02-07T15:43:00Z">
              <w:rPr>
                <w:rFonts w:ascii="Times New Roman" w:eastAsia="Microsoft YaHei UI" w:hAnsi="Times New Roman" w:cs="Times New Roman" w:hint="eastAsia"/>
                <w:lang w:eastAsia="zh-CN"/>
              </w:rPr>
            </w:rPrChange>
          </w:rPr>
          <w:lastRenderedPageBreak/>
          <w:t>上述部分功能项不属于</w:t>
        </w:r>
        <w:r w:rsidRPr="002F5EB2">
          <w:rPr>
            <w:rFonts w:ascii="Times New Roman" w:eastAsia="Microsoft YaHei UI" w:hAnsi="Times New Roman" w:cs="Times New Roman"/>
            <w:highlight w:val="yellow"/>
            <w:lang w:eastAsia="zh-CN"/>
            <w:rPrChange w:id="826" w:author="Qiao, Guan Lun (RC-CN DI FA ST&amp;PM SUP IT&amp;EDGE)" w:date="2022-02-07T15:43:00Z">
              <w:rPr>
                <w:rFonts w:ascii="Times New Roman" w:eastAsia="Microsoft YaHei UI" w:hAnsi="Times New Roman" w:cs="Times New Roman"/>
                <w:lang w:eastAsia="zh-CN"/>
              </w:rPr>
            </w:rPrChange>
          </w:rPr>
          <w:t>APP</w:t>
        </w:r>
        <w:r w:rsidRPr="002F5EB2">
          <w:rPr>
            <w:rFonts w:ascii="Times New Roman" w:eastAsia="Microsoft YaHei UI" w:hAnsi="Times New Roman" w:cs="Times New Roman" w:hint="eastAsia"/>
            <w:highlight w:val="yellow"/>
            <w:lang w:eastAsia="zh-CN"/>
            <w:rPrChange w:id="827" w:author="Qiao, Guan Lun (RC-CN DI FA ST&amp;PM SUP IT&amp;EDGE)" w:date="2022-02-07T15:43:00Z">
              <w:rPr>
                <w:rFonts w:ascii="Times New Roman" w:eastAsia="Microsoft YaHei UI" w:hAnsi="Times New Roman" w:cs="Times New Roman" w:hint="eastAsia"/>
                <w:lang w:eastAsia="zh-CN"/>
              </w:rPr>
            </w:rPrChange>
          </w:rPr>
          <w:t>前期开发的必须项，</w:t>
        </w:r>
      </w:ins>
      <w:ins w:id="828" w:author="Qiao, Guan Lun (RC-CN DI FA ST&amp;PM SUP IT&amp;EDGE)" w:date="2022-02-07T15:40:00Z">
        <w:r w:rsidR="001E5588" w:rsidRPr="002F5EB2">
          <w:rPr>
            <w:rFonts w:ascii="Times New Roman" w:eastAsia="Microsoft YaHei UI" w:hAnsi="Times New Roman" w:cs="Times New Roman" w:hint="eastAsia"/>
            <w:highlight w:val="yellow"/>
            <w:lang w:eastAsia="zh-CN"/>
            <w:rPrChange w:id="829" w:author="Qiao, Guan Lun (RC-CN DI FA ST&amp;PM SUP IT&amp;EDGE)" w:date="2022-02-07T15:43:00Z">
              <w:rPr>
                <w:rFonts w:ascii="Times New Roman" w:eastAsia="Microsoft YaHei UI" w:hAnsi="Times New Roman" w:cs="Times New Roman" w:hint="eastAsia"/>
                <w:lang w:eastAsia="zh-CN"/>
              </w:rPr>
            </w:rPrChange>
          </w:rPr>
          <w:t>具体哪部分功能</w:t>
        </w:r>
      </w:ins>
      <w:ins w:id="830" w:author="Qiao, Guan Lun (RC-CN DI FA ST&amp;PM SUP IT&amp;EDGE)" w:date="2022-02-07T15:42:00Z">
        <w:r w:rsidR="00164648" w:rsidRPr="002F5EB2">
          <w:rPr>
            <w:rFonts w:ascii="Times New Roman" w:eastAsia="Microsoft YaHei UI" w:hAnsi="Times New Roman" w:cs="Times New Roman" w:hint="eastAsia"/>
            <w:highlight w:val="yellow"/>
            <w:lang w:eastAsia="zh-CN"/>
            <w:rPrChange w:id="831" w:author="Qiao, Guan Lun (RC-CN DI FA ST&amp;PM SUP IT&amp;EDGE)" w:date="2022-02-07T15:43:00Z">
              <w:rPr>
                <w:rFonts w:ascii="Times New Roman" w:eastAsia="Microsoft YaHei UI" w:hAnsi="Times New Roman" w:cs="Times New Roman" w:hint="eastAsia"/>
                <w:lang w:eastAsia="zh-CN"/>
              </w:rPr>
            </w:rPrChange>
          </w:rPr>
          <w:t>在</w:t>
        </w:r>
        <w:r w:rsidR="00164648" w:rsidRPr="002F5EB2">
          <w:rPr>
            <w:rFonts w:ascii="Times New Roman" w:eastAsia="Microsoft YaHei UI" w:hAnsi="Times New Roman" w:cs="Times New Roman"/>
            <w:highlight w:val="yellow"/>
            <w:lang w:eastAsia="zh-CN"/>
            <w:rPrChange w:id="832" w:author="Qiao, Guan Lun (RC-CN DI FA ST&amp;PM SUP IT&amp;EDGE)" w:date="2022-02-07T15:43:00Z">
              <w:rPr>
                <w:rFonts w:ascii="Times New Roman" w:eastAsia="Microsoft YaHei UI" w:hAnsi="Times New Roman" w:cs="Times New Roman"/>
                <w:lang w:eastAsia="zh-CN"/>
              </w:rPr>
            </w:rPrChange>
          </w:rPr>
          <w:t>APP</w:t>
        </w:r>
        <w:r w:rsidR="00164648" w:rsidRPr="002F5EB2">
          <w:rPr>
            <w:rFonts w:ascii="Times New Roman" w:eastAsia="Microsoft YaHei UI" w:hAnsi="Times New Roman" w:cs="Times New Roman" w:hint="eastAsia"/>
            <w:highlight w:val="yellow"/>
            <w:lang w:eastAsia="zh-CN"/>
            <w:rPrChange w:id="833" w:author="Qiao, Guan Lun (RC-CN DI FA ST&amp;PM SUP IT&amp;EDGE)" w:date="2022-02-07T15:43:00Z">
              <w:rPr>
                <w:rFonts w:ascii="Times New Roman" w:eastAsia="Microsoft YaHei UI" w:hAnsi="Times New Roman" w:cs="Times New Roman" w:hint="eastAsia"/>
                <w:lang w:eastAsia="zh-CN"/>
              </w:rPr>
            </w:rPrChange>
          </w:rPr>
          <w:t>前期阶段</w:t>
        </w:r>
      </w:ins>
      <w:ins w:id="834" w:author="Qiao, Guan Lun (RC-CN DI FA ST&amp;PM SUP IT&amp;EDGE)" w:date="2022-02-07T15:40:00Z">
        <w:r w:rsidR="001E5588" w:rsidRPr="002F5EB2">
          <w:rPr>
            <w:rFonts w:ascii="Times New Roman" w:eastAsia="Microsoft YaHei UI" w:hAnsi="Times New Roman" w:cs="Times New Roman" w:hint="eastAsia"/>
            <w:highlight w:val="yellow"/>
            <w:lang w:eastAsia="zh-CN"/>
            <w:rPrChange w:id="835" w:author="Qiao, Guan Lun (RC-CN DI FA ST&amp;PM SUP IT&amp;EDGE)" w:date="2022-02-07T15:43:00Z">
              <w:rPr>
                <w:rFonts w:ascii="Times New Roman" w:eastAsia="Microsoft YaHei UI" w:hAnsi="Times New Roman" w:cs="Times New Roman" w:hint="eastAsia"/>
                <w:lang w:eastAsia="zh-CN"/>
              </w:rPr>
            </w:rPrChange>
          </w:rPr>
          <w:t>亟待开发，在“</w:t>
        </w:r>
        <w:r w:rsidR="001E5588" w:rsidRPr="002F5EB2">
          <w:rPr>
            <w:rFonts w:ascii="Times New Roman" w:eastAsia="Microsoft YaHei UI" w:hAnsi="Times New Roman" w:cs="Times New Roman"/>
            <w:highlight w:val="yellow"/>
            <w:lang w:eastAsia="zh-CN"/>
            <w:rPrChange w:id="836" w:author="Qiao, Guan Lun (RC-CN DI FA ST&amp;PM SUP IT&amp;EDGE)" w:date="2022-02-07T15:43:00Z">
              <w:rPr>
                <w:rFonts w:ascii="Times New Roman" w:eastAsia="Microsoft YaHei UI" w:hAnsi="Times New Roman" w:cs="Times New Roman"/>
                <w:lang w:eastAsia="zh-CN"/>
              </w:rPr>
            </w:rPrChange>
          </w:rPr>
          <w:t xml:space="preserve">3.3 AGV APP </w:t>
        </w:r>
        <w:r w:rsidR="001E5588" w:rsidRPr="002F5EB2">
          <w:rPr>
            <w:rFonts w:ascii="Times New Roman" w:eastAsia="Microsoft YaHei UI" w:hAnsi="Times New Roman" w:cs="Times New Roman" w:hint="eastAsia"/>
            <w:highlight w:val="yellow"/>
            <w:lang w:eastAsia="zh-CN"/>
            <w:rPrChange w:id="837" w:author="Qiao, Guan Lun (RC-CN DI FA ST&amp;PM SUP IT&amp;EDGE)" w:date="2022-02-07T15:43:00Z">
              <w:rPr>
                <w:rFonts w:ascii="Times New Roman" w:eastAsia="Microsoft YaHei UI" w:hAnsi="Times New Roman" w:cs="Times New Roman" w:hint="eastAsia"/>
                <w:lang w:eastAsia="zh-CN"/>
              </w:rPr>
            </w:rPrChange>
          </w:rPr>
          <w:t>功能规划”中进行</w:t>
        </w:r>
        <w:r w:rsidR="00466406" w:rsidRPr="002F5EB2">
          <w:rPr>
            <w:rFonts w:ascii="Times New Roman" w:eastAsia="Microsoft YaHei UI" w:hAnsi="Times New Roman" w:cs="Times New Roman" w:hint="eastAsia"/>
            <w:highlight w:val="yellow"/>
            <w:lang w:eastAsia="zh-CN"/>
            <w:rPrChange w:id="838" w:author="Qiao, Guan Lun (RC-CN DI FA ST&amp;PM SUP IT&amp;EDGE)" w:date="2022-02-07T15:43:00Z">
              <w:rPr>
                <w:rFonts w:ascii="Times New Roman" w:eastAsia="Microsoft YaHei UI" w:hAnsi="Times New Roman" w:cs="Times New Roman" w:hint="eastAsia"/>
                <w:lang w:eastAsia="zh-CN"/>
              </w:rPr>
            </w:rPrChange>
          </w:rPr>
          <w:t>讨论、排序</w:t>
        </w:r>
      </w:ins>
    </w:p>
    <w:p w14:paraId="67F3AC97" w14:textId="77777777" w:rsidR="00ED29B1" w:rsidRPr="00A2596A" w:rsidRDefault="00FB44E5" w:rsidP="0005257E">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ROS Mobile</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开源</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安卓手机</w:t>
      </w:r>
      <w:r w:rsidR="002745E4" w:rsidRPr="00A2596A">
        <w:rPr>
          <w:rFonts w:ascii="Times New Roman" w:eastAsia="Microsoft YaHei UI" w:hAnsi="Times New Roman" w:cs="Times New Roman"/>
          <w:lang w:eastAsia="zh-CN"/>
        </w:rPr>
        <w:t>APP</w:t>
      </w:r>
    </w:p>
    <w:p w14:paraId="175EC424" w14:textId="2C9CA2D6" w:rsidR="0038399E" w:rsidRPr="00A2596A" w:rsidRDefault="00ED29B1" w:rsidP="00ED29B1">
      <w:pPr>
        <w:pStyle w:val="Num1"/>
        <w:numPr>
          <w:ilvl w:val="0"/>
          <w:numId w:val="0"/>
        </w:numPr>
        <w:ind w:left="284"/>
        <w:rPr>
          <w:ins w:id="839" w:author="Qiao, Guan Lun (RC-CN DI FA ST&amp;PM SUP IT&amp;EDGE)" w:date="2022-01-25T13:49:00Z"/>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840" w:author="Qiao, Guan Lun (RC-CN DI FA ST&amp;PM SUP IT&amp;EDGE)" w:date="2022-02-07T14:46:00Z">
        <w:r w:rsidR="00FF6517" w:rsidRPr="00A2596A">
          <w:rPr>
            <w:rFonts w:ascii="Times New Roman" w:eastAsia="Microsoft YaHei UI" w:hAnsi="Times New Roman" w:cs="Times New Roman"/>
            <w:lang w:eastAsia="zh-CN"/>
          </w:rPr>
          <w:t>AGV</w:t>
        </w:r>
        <w:r w:rsidR="00FF6517" w:rsidRPr="00A2596A">
          <w:rPr>
            <w:rFonts w:ascii="Times New Roman" w:eastAsia="Microsoft YaHei UI" w:hAnsi="Times New Roman" w:cs="Times New Roman" w:hint="eastAsia"/>
            <w:lang w:eastAsia="zh-CN"/>
          </w:rPr>
          <w:t>的调试、控制</w:t>
        </w:r>
      </w:ins>
      <w:del w:id="841" w:author="Qiao, Guan Lun (RC-CN DI FA ST&amp;PM SUP IT&amp;EDGE)" w:date="2022-02-07T14:46:00Z">
        <w:r w:rsidRPr="00A2596A" w:rsidDel="00FF6517">
          <w:rPr>
            <w:rFonts w:ascii="Times New Roman" w:eastAsia="Microsoft YaHei UI" w:hAnsi="Times New Roman" w:cs="Times New Roman"/>
            <w:lang w:eastAsia="zh-CN"/>
          </w:rPr>
          <w:delText>遥控</w:delText>
        </w:r>
      </w:del>
      <w:ins w:id="842" w:author="Qiao, Guan Lun (RC-CN DI FA ST&amp;PM SUP IT&amp;EDGE)" w:date="2022-02-07T14:46:00Z">
        <w:r w:rsidR="00FF6517" w:rsidRPr="00A2596A">
          <w:rPr>
            <w:rFonts w:ascii="Times New Roman" w:eastAsia="Microsoft YaHei UI" w:hAnsi="Times New Roman" w:cs="Times New Roman" w:hint="eastAsia"/>
            <w:lang w:eastAsia="zh-CN"/>
          </w:rPr>
          <w:t>、</w:t>
        </w:r>
      </w:ins>
      <w:del w:id="843" w:author="Qiao, Guan Lun (RC-CN DI FA ST&amp;PM SUP IT&amp;EDGE)" w:date="2022-02-07T14:46:00Z">
        <w:r w:rsidRPr="00A2596A" w:rsidDel="00FF6517">
          <w:rPr>
            <w:rFonts w:ascii="Times New Roman" w:eastAsia="Microsoft YaHei UI" w:hAnsi="Times New Roman" w:cs="Times New Roman"/>
            <w:lang w:eastAsia="zh-CN"/>
          </w:rPr>
          <w:delText>，</w:delText>
        </w:r>
      </w:del>
      <w:r w:rsidRPr="00A2596A">
        <w:rPr>
          <w:rFonts w:ascii="Times New Roman" w:eastAsia="Microsoft YaHei UI" w:hAnsi="Times New Roman" w:cs="Times New Roman"/>
          <w:lang w:eastAsia="zh-CN"/>
        </w:rPr>
        <w:t>GPS</w:t>
      </w:r>
      <w:ins w:id="844" w:author="Qiao, Guan Lun (RC-CN DI FA ST&amp;PM SUP IT&amp;EDGE)" w:date="2022-02-07T14:46:00Z">
        <w:r w:rsidR="00FF6517" w:rsidRPr="00A2596A">
          <w:rPr>
            <w:rFonts w:ascii="Times New Roman" w:eastAsia="Microsoft YaHei UI" w:hAnsi="Times New Roman" w:cs="Times New Roman" w:hint="eastAsia"/>
            <w:lang w:eastAsia="zh-CN"/>
          </w:rPr>
          <w:t>定位</w:t>
        </w:r>
      </w:ins>
      <w:ins w:id="845" w:author="Qiao, Guan Lun (RC-CN DI FA ST&amp;PM SUP IT&amp;EDGE)" w:date="2022-02-07T14:49:00Z">
        <w:r w:rsidR="00D33E1E" w:rsidRPr="00A2596A">
          <w:rPr>
            <w:rFonts w:ascii="Times New Roman" w:eastAsia="Microsoft YaHei UI" w:hAnsi="Times New Roman" w:cs="Times New Roman" w:hint="eastAsia"/>
            <w:lang w:eastAsia="zh-CN"/>
          </w:rPr>
          <w:t>、</w:t>
        </w:r>
      </w:ins>
      <w:del w:id="846" w:author="Qiao, Guan Lun (RC-CN DI FA ST&amp;PM SUP IT&amp;EDGE)" w:date="2022-02-07T14:46:00Z">
        <w:r w:rsidRPr="00A2596A" w:rsidDel="00FF6517">
          <w:rPr>
            <w:rFonts w:ascii="Times New Roman" w:eastAsia="Microsoft YaHei UI" w:hAnsi="Times New Roman" w:cs="Times New Roman"/>
            <w:lang w:eastAsia="zh-CN"/>
          </w:rPr>
          <w:delText xml:space="preserve">, </w:delText>
        </w:r>
      </w:del>
      <w:r w:rsidRPr="00A2596A">
        <w:rPr>
          <w:rFonts w:ascii="Times New Roman" w:eastAsia="Microsoft YaHei UI" w:hAnsi="Times New Roman" w:cs="Times New Roman"/>
          <w:lang w:eastAsia="zh-CN"/>
        </w:rPr>
        <w:t>建图导航</w:t>
      </w:r>
      <w:ins w:id="847" w:author="Qiao, Guan Lun (RC-CN DI FA ST&amp;PM SUP IT&amp;EDGE)" w:date="2022-02-07T14:49:00Z">
        <w:r w:rsidR="00D33E1E" w:rsidRPr="00A2596A">
          <w:rPr>
            <w:rFonts w:ascii="Times New Roman" w:eastAsia="Microsoft YaHei UI" w:hAnsi="Times New Roman" w:cs="Times New Roman" w:hint="eastAsia"/>
            <w:lang w:eastAsia="zh-CN"/>
          </w:rPr>
          <w:t>、</w:t>
        </w:r>
      </w:ins>
      <w:del w:id="848" w:author="Qiao, Guan Lun (RC-CN DI FA ST&amp;PM SUP IT&amp;EDGE)" w:date="2022-02-07T14:46:00Z">
        <w:r w:rsidRPr="00A2596A" w:rsidDel="00FF6517">
          <w:rPr>
            <w:rFonts w:ascii="Times New Roman" w:eastAsia="Microsoft YaHei UI" w:hAnsi="Times New Roman" w:cs="Times New Roman"/>
            <w:lang w:eastAsia="zh-CN"/>
          </w:rPr>
          <w:delText>，</w:delText>
        </w:r>
      </w:del>
      <w:r w:rsidRPr="00A2596A">
        <w:rPr>
          <w:rFonts w:ascii="Times New Roman" w:eastAsia="Microsoft YaHei UI" w:hAnsi="Times New Roman" w:cs="Times New Roman"/>
          <w:lang w:eastAsia="zh-CN"/>
        </w:rPr>
        <w:t>图传</w:t>
      </w:r>
      <w:ins w:id="849" w:author="Qiao, Guan Lun (RC-CN DI FA ST&amp;PM SUP IT&amp;EDGE)" w:date="2022-02-07T14:49:00Z">
        <w:r w:rsidR="00D33E1E" w:rsidRPr="00A2596A">
          <w:rPr>
            <w:rFonts w:ascii="Times New Roman" w:eastAsia="Microsoft YaHei UI" w:hAnsi="Times New Roman" w:cs="Times New Roman" w:hint="eastAsia"/>
            <w:lang w:eastAsia="zh-CN"/>
          </w:rPr>
          <w:t>和日志记录</w:t>
        </w:r>
      </w:ins>
      <w:del w:id="850" w:author="Qiao, Guan Lun (RC-CN DI FA ST&amp;PM SUP IT&amp;EDGE)" w:date="2022-02-07T14:46:00Z">
        <w:r w:rsidRPr="00A2596A" w:rsidDel="00FF6517">
          <w:rPr>
            <w:rFonts w:ascii="Times New Roman" w:eastAsia="Microsoft YaHei UI" w:hAnsi="Times New Roman" w:cs="Times New Roman"/>
            <w:lang w:eastAsia="zh-CN"/>
          </w:rPr>
          <w:delText>,debug</w:delText>
        </w:r>
      </w:del>
    </w:p>
    <w:p w14:paraId="299D28EE" w14:textId="438BAFBF" w:rsidR="002773FE" w:rsidRPr="00A2596A" w:rsidRDefault="002773FE" w:rsidP="00ED29B1">
      <w:pPr>
        <w:pStyle w:val="Num1"/>
        <w:numPr>
          <w:ilvl w:val="0"/>
          <w:numId w:val="0"/>
        </w:numPr>
        <w:ind w:left="284"/>
        <w:rPr>
          <w:ins w:id="851" w:author="Qiao, Guan Lun (RC-CN DI FA ST&amp;PM SUP IT&amp;EDGE)" w:date="2022-02-07T14:50:00Z"/>
          <w:rFonts w:ascii="Times New Roman" w:eastAsia="Microsoft YaHei UI" w:hAnsi="Times New Roman" w:cs="Times New Roman"/>
          <w:lang w:eastAsia="zh-CN"/>
        </w:rPr>
      </w:pPr>
      <w:ins w:id="852" w:author="Qiao, Guan Lun (RC-CN DI FA ST&amp;PM SUP IT&amp;EDGE)" w:date="2022-01-25T13:49:00Z">
        <w:r w:rsidRPr="00A2596A">
          <w:rPr>
            <w:rFonts w:ascii="Times New Roman" w:eastAsia="Microsoft YaHei UI" w:hAnsi="Times New Roman" w:cs="Times New Roman" w:hint="eastAsia"/>
            <w:lang w:eastAsia="zh-CN"/>
          </w:rPr>
          <w:t>链接：</w:t>
        </w:r>
      </w:ins>
      <w:ins w:id="853" w:author="Qiao, Guan Lun (RC-CN DI FA ST&amp;PM SUP IT&amp;EDGE)" w:date="2022-02-07T14:50:00Z">
        <w:r w:rsidR="009C1910" w:rsidRPr="00A2596A">
          <w:rPr>
            <w:rFonts w:ascii="Times New Roman" w:eastAsia="Microsoft YaHei UI" w:hAnsi="Times New Roman" w:cs="Times New Roman"/>
            <w:lang w:eastAsia="zh-CN"/>
          </w:rPr>
          <w:fldChar w:fldCharType="begin"/>
        </w:r>
        <w:r w:rsidR="009C1910" w:rsidRPr="00A2596A">
          <w:rPr>
            <w:rFonts w:ascii="Times New Roman" w:eastAsia="Microsoft YaHei UI" w:hAnsi="Times New Roman" w:cs="Times New Roman"/>
            <w:lang w:eastAsia="zh-CN"/>
          </w:rPr>
          <w:instrText xml:space="preserve"> HYPERLINK "</w:instrText>
        </w:r>
      </w:ins>
      <w:ins w:id="854" w:author="Sun, Qingyi (EXT) (RC-CN DI FA ST&amp;PM SUP IT&amp;EDGE)" w:date="2022-01-26T14:19:00Z">
        <w:r w:rsidR="009C1910" w:rsidRPr="00A2596A">
          <w:rPr>
            <w:rFonts w:ascii="Times New Roman" w:eastAsia="Microsoft YaHei UI" w:hAnsi="Times New Roman" w:cs="Times New Roman"/>
            <w:lang w:eastAsia="zh-CN"/>
          </w:rPr>
          <w:instrText>https://github.com/ROS-Mobile/ROS-Mobile-Android/wiki/ROS-Nodes</w:instrText>
        </w:r>
      </w:ins>
      <w:ins w:id="855" w:author="Qiao, Guan Lun (RC-CN DI FA ST&amp;PM SUP IT&amp;EDGE)" w:date="2022-02-07T14:50:00Z">
        <w:r w:rsidR="009C1910" w:rsidRPr="00A2596A">
          <w:rPr>
            <w:rFonts w:ascii="Times New Roman" w:eastAsia="Microsoft YaHei UI" w:hAnsi="Times New Roman" w:cs="Times New Roman"/>
            <w:lang w:eastAsia="zh-CN"/>
          </w:rPr>
          <w:instrText xml:space="preserve">" </w:instrText>
        </w:r>
        <w:r w:rsidR="009C1910" w:rsidRPr="00A2596A">
          <w:rPr>
            <w:rFonts w:ascii="Times New Roman" w:eastAsia="Microsoft YaHei UI" w:hAnsi="Times New Roman" w:cs="Times New Roman"/>
            <w:lang w:eastAsia="zh-CN"/>
          </w:rPr>
          <w:fldChar w:fldCharType="separate"/>
        </w:r>
      </w:ins>
      <w:ins w:id="856" w:author="Sun, Qingyi (EXT) (RC-CN DI FA ST&amp;PM SUP IT&amp;EDGE)" w:date="2022-01-26T14:19:00Z">
        <w:r w:rsidR="009C1910" w:rsidRPr="00A2596A">
          <w:rPr>
            <w:rStyle w:val="Hyperlink"/>
            <w:rFonts w:ascii="Times New Roman" w:eastAsia="Microsoft YaHei UI" w:hAnsi="Times New Roman" w:cs="Times New Roman"/>
            <w:color w:val="auto"/>
            <w:lang w:eastAsia="zh-CN"/>
            <w:rPrChange w:id="857" w:author="Qiao, Guan Lun (RC-CN DI FA ST&amp;PM SUP IT&amp;EDGE)" w:date="2022-02-07T15:02:00Z">
              <w:rPr>
                <w:rStyle w:val="Hyperlink"/>
                <w:rFonts w:ascii="Times New Roman" w:eastAsia="Microsoft YaHei UI" w:hAnsi="Times New Roman" w:cs="Times New Roman"/>
                <w:lang w:eastAsia="zh-CN"/>
              </w:rPr>
            </w:rPrChange>
          </w:rPr>
          <w:t>https://github.com/ROS-Mobile/ROS-Mobile-Android/wiki/ROS-Nodes</w:t>
        </w:r>
      </w:ins>
      <w:ins w:id="858" w:author="Qiao, Guan Lun (RC-CN DI FA ST&amp;PM SUP IT&amp;EDGE)" w:date="2022-02-07T14:50:00Z">
        <w:r w:rsidR="009C1910" w:rsidRPr="00A2596A">
          <w:rPr>
            <w:rFonts w:ascii="Times New Roman" w:eastAsia="Microsoft YaHei UI" w:hAnsi="Times New Roman" w:cs="Times New Roman"/>
            <w:lang w:eastAsia="zh-CN"/>
          </w:rPr>
          <w:fldChar w:fldCharType="end"/>
        </w:r>
      </w:ins>
    </w:p>
    <w:p w14:paraId="666B410A" w14:textId="1459C7A5" w:rsidR="00796350" w:rsidRPr="00A2596A" w:rsidRDefault="005D1495">
      <w:pPr>
        <w:pStyle w:val="Num1"/>
        <w:numPr>
          <w:ilvl w:val="0"/>
          <w:numId w:val="0"/>
        </w:numPr>
        <w:ind w:left="284"/>
        <w:jc w:val="center"/>
        <w:rPr>
          <w:ins w:id="859" w:author="Qiao, Guan Lun (RC-CN DI FA ST&amp;PM SUP IT&amp;EDGE)" w:date="2022-02-07T14:59:00Z"/>
          <w:rFonts w:ascii="Times New Roman" w:eastAsia="Microsoft YaHei UI" w:hAnsi="Times New Roman" w:cs="Times New Roman"/>
          <w:noProof/>
          <w:lang w:eastAsia="zh-CN"/>
        </w:rPr>
        <w:pPrChange w:id="860" w:author="Qiao, Guan Lun (RC-CN DI FA ST&amp;PM SUP IT&amp;EDGE)" w:date="2022-02-07T14:59:00Z">
          <w:pPr>
            <w:pStyle w:val="Num1"/>
            <w:numPr>
              <w:numId w:val="0"/>
            </w:numPr>
            <w:tabs>
              <w:tab w:val="clear" w:pos="284"/>
            </w:tabs>
            <w:ind w:left="0" w:firstLine="0"/>
          </w:pPr>
        </w:pPrChange>
      </w:pPr>
      <w:ins w:id="861"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427D55D8" wp14:editId="18BB3C57">
              <wp:extent cx="1631950" cy="3263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950" cy="3263900"/>
                      </a:xfrm>
                      <a:prstGeom prst="rect">
                        <a:avLst/>
                      </a:prstGeom>
                      <a:noFill/>
                      <a:ln>
                        <a:noFill/>
                      </a:ln>
                    </pic:spPr>
                  </pic:pic>
                </a:graphicData>
              </a:graphic>
            </wp:inline>
          </w:drawing>
        </w:r>
      </w:ins>
    </w:p>
    <w:p w14:paraId="534CC12F" w14:textId="3FF9356C" w:rsidR="00796350" w:rsidRPr="00230F26" w:rsidRDefault="00796350">
      <w:pPr>
        <w:pStyle w:val="Num1"/>
        <w:numPr>
          <w:ilvl w:val="0"/>
          <w:numId w:val="0"/>
        </w:numPr>
        <w:ind w:left="284"/>
        <w:jc w:val="center"/>
        <w:rPr>
          <w:ins w:id="862" w:author="Qiao, Guan Lun (RC-CN DI FA ST&amp;PM SUP IT&amp;EDGE)" w:date="2022-02-07T14:58:00Z"/>
          <w:rFonts w:ascii="Times New Roman" w:eastAsia="Microsoft YaHei UI" w:hAnsi="Times New Roman" w:cs="Times New Roman"/>
          <w:b/>
          <w:bCs/>
          <w:color w:val="0070C0"/>
          <w:lang w:eastAsia="zh-CN"/>
          <w:rPrChange w:id="863" w:author="Qiao, Guan Lun (RC-CN DI FA ST&amp;PM SUP IT&amp;EDGE)" w:date="2022-02-07T15:05:00Z">
            <w:rPr>
              <w:ins w:id="864" w:author="Qiao, Guan Lun (RC-CN DI FA ST&amp;PM SUP IT&amp;EDGE)" w:date="2022-02-07T14:58:00Z"/>
              <w:rFonts w:ascii="Times New Roman" w:eastAsia="Microsoft YaHei UI" w:hAnsi="Times New Roman" w:cs="Times New Roman"/>
              <w:lang w:eastAsia="zh-CN"/>
            </w:rPr>
          </w:rPrChange>
        </w:rPr>
        <w:pPrChange w:id="865" w:author="Qiao, Guan Lun (RC-CN DI FA ST&amp;PM SUP IT&amp;EDGE)" w:date="2022-02-07T14:59:00Z">
          <w:pPr>
            <w:pStyle w:val="Num1"/>
            <w:numPr>
              <w:numId w:val="0"/>
            </w:numPr>
            <w:tabs>
              <w:tab w:val="clear" w:pos="284"/>
            </w:tabs>
            <w:ind w:left="0" w:firstLine="0"/>
          </w:pPr>
        </w:pPrChange>
      </w:pPr>
      <w:ins w:id="866" w:author="Qiao, Guan Lun (RC-CN DI FA ST&amp;PM SUP IT&amp;EDGE)" w:date="2022-02-07T14:59:00Z">
        <w:r w:rsidRPr="00230F26">
          <w:rPr>
            <w:rFonts w:ascii="Times New Roman" w:eastAsia="Microsoft YaHei UI" w:hAnsi="Times New Roman" w:cs="Times New Roman"/>
            <w:b/>
            <w:bCs/>
            <w:color w:val="0070C0"/>
            <w:lang w:eastAsia="zh-CN"/>
            <w:rPrChange w:id="867" w:author="Qiao, Guan Lun (RC-CN DI FA ST&amp;PM SUP IT&amp;EDGE)" w:date="2022-02-07T15:05:00Z">
              <w:rPr>
                <w:rFonts w:ascii="Times New Roman" w:eastAsia="Microsoft YaHei UI" w:hAnsi="Times New Roman" w:cs="Times New Roman"/>
                <w:lang w:eastAsia="zh-CN"/>
              </w:rPr>
            </w:rPrChange>
          </w:rPr>
          <w:t>AGV Connection</w:t>
        </w:r>
      </w:ins>
    </w:p>
    <w:p w14:paraId="12E217F3" w14:textId="06AEBE95" w:rsidR="00796350" w:rsidRPr="00A2596A" w:rsidRDefault="005D1495">
      <w:pPr>
        <w:pStyle w:val="Num1"/>
        <w:numPr>
          <w:ilvl w:val="0"/>
          <w:numId w:val="0"/>
        </w:numPr>
        <w:ind w:left="284"/>
        <w:jc w:val="center"/>
        <w:rPr>
          <w:ins w:id="868" w:author="Qiao, Guan Lun (RC-CN DI FA ST&amp;PM SUP IT&amp;EDGE)" w:date="2022-02-07T14:59:00Z"/>
          <w:rFonts w:ascii="Times New Roman" w:eastAsia="Microsoft YaHei UI" w:hAnsi="Times New Roman" w:cs="Times New Roman"/>
          <w:noProof/>
          <w:lang w:eastAsia="zh-CN"/>
        </w:rPr>
        <w:pPrChange w:id="869" w:author="Qiao, Guan Lun (RC-CN DI FA ST&amp;PM SUP IT&amp;EDGE)" w:date="2022-02-07T15:00:00Z">
          <w:pPr>
            <w:pStyle w:val="Num1"/>
            <w:numPr>
              <w:numId w:val="0"/>
            </w:numPr>
            <w:tabs>
              <w:tab w:val="clear" w:pos="284"/>
            </w:tabs>
            <w:ind w:left="0" w:firstLine="0"/>
          </w:pPr>
        </w:pPrChange>
      </w:pPr>
      <w:ins w:id="870"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431A8E10" wp14:editId="50AA62EF">
              <wp:extent cx="1625600" cy="3251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5600" cy="3251200"/>
                      </a:xfrm>
                      <a:prstGeom prst="rect">
                        <a:avLst/>
                      </a:prstGeom>
                      <a:noFill/>
                      <a:ln>
                        <a:noFill/>
                      </a:ln>
                    </pic:spPr>
                  </pic:pic>
                </a:graphicData>
              </a:graphic>
            </wp:inline>
          </w:drawing>
        </w:r>
      </w:ins>
      <w:ins w:id="871" w:author="Qiao, Guan Lun (RC-CN DI FA ST&amp;PM SUP IT&amp;EDGE)" w:date="2022-02-07T15:00:00Z">
        <w:r w:rsidR="009F0E88" w:rsidRPr="00A2596A">
          <w:rPr>
            <w:rFonts w:ascii="Times New Roman" w:eastAsia="Microsoft YaHei UI" w:hAnsi="Times New Roman" w:cs="Times New Roman"/>
            <w:noProof/>
            <w:lang w:eastAsia="zh-CN"/>
          </w:rPr>
          <w:t xml:space="preserve"> </w:t>
        </w:r>
      </w:ins>
      <w:ins w:id="872"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0991E7ED" wp14:editId="56FD850C">
              <wp:extent cx="1631950" cy="3263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1950" cy="3263900"/>
                      </a:xfrm>
                      <a:prstGeom prst="rect">
                        <a:avLst/>
                      </a:prstGeom>
                      <a:noFill/>
                      <a:ln>
                        <a:noFill/>
                      </a:ln>
                    </pic:spPr>
                  </pic:pic>
                </a:graphicData>
              </a:graphic>
            </wp:inline>
          </w:drawing>
        </w:r>
      </w:ins>
    </w:p>
    <w:p w14:paraId="28825F8F" w14:textId="6F002651" w:rsidR="00796350" w:rsidRPr="00A2596A" w:rsidRDefault="009F0E88">
      <w:pPr>
        <w:pStyle w:val="Num1"/>
        <w:numPr>
          <w:ilvl w:val="0"/>
          <w:numId w:val="0"/>
        </w:numPr>
        <w:ind w:left="284"/>
        <w:jc w:val="center"/>
        <w:rPr>
          <w:ins w:id="873" w:author="Qiao, Guan Lun (RC-CN DI FA ST&amp;PM SUP IT&amp;EDGE)" w:date="2022-02-07T14:58:00Z"/>
          <w:rFonts w:ascii="Times New Roman" w:eastAsia="Microsoft YaHei UI" w:hAnsi="Times New Roman" w:cs="Times New Roman"/>
          <w:noProof/>
          <w:lang w:eastAsia="zh-CN"/>
        </w:rPr>
        <w:pPrChange w:id="874" w:author="Qiao, Guan Lun (RC-CN DI FA ST&amp;PM SUP IT&amp;EDGE)" w:date="2022-02-07T15:00:00Z">
          <w:pPr>
            <w:pStyle w:val="Num1"/>
            <w:numPr>
              <w:numId w:val="0"/>
            </w:numPr>
            <w:tabs>
              <w:tab w:val="clear" w:pos="284"/>
            </w:tabs>
            <w:ind w:left="0" w:firstLine="0"/>
          </w:pPr>
        </w:pPrChange>
      </w:pPr>
      <w:ins w:id="875" w:author="Qiao, Guan Lun (RC-CN DI FA ST&amp;PM SUP IT&amp;EDGE)" w:date="2022-02-07T14:59:00Z">
        <w:r w:rsidRPr="00A2596A">
          <w:rPr>
            <w:rFonts w:ascii="Times New Roman" w:eastAsia="Microsoft YaHei UI" w:hAnsi="Times New Roman" w:cs="Times New Roman"/>
            <w:noProof/>
            <w:lang w:eastAsia="zh-CN"/>
          </w:rPr>
          <w:t>Wid</w:t>
        </w:r>
      </w:ins>
      <w:ins w:id="876" w:author="Qiao, Guan Lun (RC-CN DI FA ST&amp;PM SUP IT&amp;EDGE)" w:date="2022-02-07T15:00:00Z">
        <w:r w:rsidRPr="00A2596A">
          <w:rPr>
            <w:rFonts w:ascii="Times New Roman" w:eastAsia="Microsoft YaHei UI" w:hAnsi="Times New Roman" w:cs="Times New Roman"/>
            <w:noProof/>
            <w:lang w:eastAsia="zh-CN"/>
          </w:rPr>
          <w:t>get configuration</w:t>
        </w:r>
      </w:ins>
    </w:p>
    <w:p w14:paraId="146262ED" w14:textId="572811F5" w:rsidR="00796350" w:rsidRPr="00A2596A" w:rsidRDefault="00A2596A" w:rsidP="00A2596A">
      <w:pPr>
        <w:pStyle w:val="Num1"/>
        <w:numPr>
          <w:ilvl w:val="0"/>
          <w:numId w:val="0"/>
        </w:numPr>
        <w:ind w:left="284"/>
        <w:jc w:val="center"/>
        <w:rPr>
          <w:ins w:id="877" w:author="Qiao, Guan Lun (RC-CN DI FA ST&amp;PM SUP IT&amp;EDGE)" w:date="2022-02-07T15:02:00Z"/>
          <w:rFonts w:ascii="Times New Roman" w:hAnsi="Times New Roman" w:cs="Times New Roman"/>
          <w:noProof/>
          <w:rPrChange w:id="878" w:author="Qiao, Guan Lun (RC-CN DI FA ST&amp;PM SUP IT&amp;EDGE)" w:date="2022-02-07T15:02:00Z">
            <w:rPr>
              <w:ins w:id="879" w:author="Qiao, Guan Lun (RC-CN DI FA ST&amp;PM SUP IT&amp;EDGE)" w:date="2022-02-07T15:02:00Z"/>
              <w:noProof/>
            </w:rPr>
          </w:rPrChange>
        </w:rPr>
      </w:pPr>
      <w:ins w:id="880" w:author="Qiao, Guan Lun (RC-CN DI FA ST&amp;PM SUP IT&amp;EDGE)" w:date="2022-02-07T15:01:00Z">
        <w:r w:rsidRPr="00A2596A">
          <w:rPr>
            <w:rFonts w:ascii="Times New Roman" w:hAnsi="Times New Roman" w:cs="Times New Roman"/>
            <w:noProof/>
            <w:rPrChange w:id="881" w:author="Qiao, Guan Lun (RC-CN DI FA ST&amp;PM SUP IT&amp;EDGE)" w:date="2022-02-07T15:02:00Z">
              <w:rPr>
                <w:noProof/>
              </w:rPr>
            </w:rPrChange>
          </w:rPr>
          <w:lastRenderedPageBreak/>
          <w:drawing>
            <wp:inline distT="0" distB="0" distL="0" distR="0" wp14:anchorId="2DC657AD" wp14:editId="297BF775">
              <wp:extent cx="1873250" cy="374623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4235" cy="3748207"/>
                      </a:xfrm>
                      <a:prstGeom prst="rect">
                        <a:avLst/>
                      </a:prstGeom>
                      <a:noFill/>
                      <a:ln>
                        <a:noFill/>
                      </a:ln>
                    </pic:spPr>
                  </pic:pic>
                </a:graphicData>
              </a:graphic>
            </wp:inline>
          </w:drawing>
        </w:r>
        <w:r w:rsidRPr="00A2596A">
          <w:rPr>
            <w:rFonts w:ascii="Times New Roman" w:hAnsi="Times New Roman" w:cs="Times New Roman"/>
            <w:noProof/>
            <w:rPrChange w:id="882" w:author="Qiao, Guan Lun (RC-CN DI FA ST&amp;PM SUP IT&amp;EDGE)" w:date="2022-02-07T15:02:00Z">
              <w:rPr>
                <w:noProof/>
              </w:rPr>
            </w:rPrChange>
          </w:rPr>
          <w:t xml:space="preserve"> </w:t>
        </w:r>
        <w:r w:rsidRPr="00A2596A">
          <w:rPr>
            <w:rFonts w:ascii="Times New Roman" w:hAnsi="Times New Roman" w:cs="Times New Roman"/>
            <w:noProof/>
            <w:rPrChange w:id="883" w:author="Qiao, Guan Lun (RC-CN DI FA ST&amp;PM SUP IT&amp;EDGE)" w:date="2022-02-07T15:02:00Z">
              <w:rPr>
                <w:noProof/>
              </w:rPr>
            </w:rPrChange>
          </w:rPr>
          <w:drawing>
            <wp:inline distT="0" distB="0" distL="0" distR="0" wp14:anchorId="1405F5FB" wp14:editId="5CCB50C9">
              <wp:extent cx="1879600" cy="37589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656" cy="3763047"/>
                      </a:xfrm>
                      <a:prstGeom prst="rect">
                        <a:avLst/>
                      </a:prstGeom>
                      <a:noFill/>
                      <a:ln>
                        <a:noFill/>
                      </a:ln>
                    </pic:spPr>
                  </pic:pic>
                </a:graphicData>
              </a:graphic>
            </wp:inline>
          </w:drawing>
        </w:r>
      </w:ins>
    </w:p>
    <w:p w14:paraId="3745B993" w14:textId="3445D078" w:rsidR="00A2596A" w:rsidRPr="00230F26" w:rsidRDefault="00A2596A" w:rsidP="00A2596A">
      <w:pPr>
        <w:pStyle w:val="Num1"/>
        <w:numPr>
          <w:ilvl w:val="0"/>
          <w:numId w:val="0"/>
        </w:numPr>
        <w:ind w:left="284"/>
        <w:jc w:val="center"/>
        <w:rPr>
          <w:ins w:id="884" w:author="Qiao, Guan Lun (RC-CN DI FA ST&amp;PM SUP IT&amp;EDGE)" w:date="2022-02-07T15:02:00Z"/>
          <w:rFonts w:ascii="Times New Roman" w:eastAsia="Microsoft YaHei UI" w:hAnsi="Times New Roman" w:cs="Times New Roman"/>
          <w:b/>
          <w:bCs/>
          <w:color w:val="0070C0"/>
          <w:lang w:eastAsia="zh-CN"/>
          <w:rPrChange w:id="885" w:author="Qiao, Guan Lun (RC-CN DI FA ST&amp;PM SUP IT&amp;EDGE)" w:date="2022-02-07T15:05:00Z">
            <w:rPr>
              <w:ins w:id="886" w:author="Qiao, Guan Lun (RC-CN DI FA ST&amp;PM SUP IT&amp;EDGE)" w:date="2022-02-07T15:02:00Z"/>
              <w:rFonts w:ascii="Times New Roman" w:hAnsi="Times New Roman" w:cs="Times New Roman"/>
              <w:noProof/>
            </w:rPr>
          </w:rPrChange>
        </w:rPr>
      </w:pPr>
      <w:ins w:id="887" w:author="Qiao, Guan Lun (RC-CN DI FA ST&amp;PM SUP IT&amp;EDGE)" w:date="2022-02-07T15:02:00Z">
        <w:r w:rsidRPr="00230F26">
          <w:rPr>
            <w:rFonts w:ascii="Times New Roman" w:eastAsia="Microsoft YaHei UI" w:hAnsi="Times New Roman" w:cs="Times New Roman"/>
            <w:b/>
            <w:bCs/>
            <w:color w:val="0070C0"/>
            <w:lang w:eastAsia="zh-CN"/>
            <w:rPrChange w:id="888" w:author="Qiao, Guan Lun (RC-CN DI FA ST&amp;PM SUP IT&amp;EDGE)" w:date="2022-02-07T15:05:00Z">
              <w:rPr>
                <w:noProof/>
              </w:rPr>
            </w:rPrChange>
          </w:rPr>
          <w:t>Gridmap config</w:t>
        </w:r>
      </w:ins>
      <w:ins w:id="889" w:author="Qiao, Guan Lun (RC-CN DI FA ST&amp;PM SUP IT&amp;EDGE)" w:date="2022-02-07T15:05:00Z">
        <w:r w:rsidR="00230F26">
          <w:rPr>
            <w:rFonts w:ascii="Times New Roman" w:eastAsia="Microsoft YaHei UI" w:hAnsi="Times New Roman" w:cs="Times New Roman"/>
            <w:b/>
            <w:bCs/>
            <w:color w:val="0070C0"/>
            <w:lang w:eastAsia="zh-CN"/>
          </w:rPr>
          <w:t>u</w:t>
        </w:r>
      </w:ins>
      <w:ins w:id="890" w:author="Qiao, Guan Lun (RC-CN DI FA ST&amp;PM SUP IT&amp;EDGE)" w:date="2022-02-07T15:02:00Z">
        <w:r w:rsidRPr="00230F26">
          <w:rPr>
            <w:rFonts w:ascii="Times New Roman" w:eastAsia="Microsoft YaHei UI" w:hAnsi="Times New Roman" w:cs="Times New Roman"/>
            <w:b/>
            <w:bCs/>
            <w:color w:val="0070C0"/>
            <w:lang w:eastAsia="zh-CN"/>
            <w:rPrChange w:id="891" w:author="Qiao, Guan Lun (RC-CN DI FA ST&amp;PM SUP IT&amp;EDGE)" w:date="2022-02-07T15:05:00Z">
              <w:rPr>
                <w:noProof/>
              </w:rPr>
            </w:rPrChange>
          </w:rPr>
          <w:t>ration and view</w:t>
        </w:r>
      </w:ins>
    </w:p>
    <w:p w14:paraId="45F54F06" w14:textId="2D9F3ED3" w:rsidR="0095034D" w:rsidRDefault="0095034D" w:rsidP="00A2596A">
      <w:pPr>
        <w:pStyle w:val="Num1"/>
        <w:numPr>
          <w:ilvl w:val="0"/>
          <w:numId w:val="0"/>
        </w:numPr>
        <w:ind w:left="284"/>
        <w:jc w:val="center"/>
        <w:rPr>
          <w:ins w:id="892" w:author="Qiao, Guan Lun (RC-CN DI FA ST&amp;PM SUP IT&amp;EDGE)" w:date="2022-02-07T15:05:00Z"/>
        </w:rPr>
      </w:pPr>
      <w:ins w:id="893" w:author="Qiao, Guan Lun (RC-CN DI FA ST&amp;PM SUP IT&amp;EDGE)" w:date="2022-02-07T15:02:00Z">
        <w:r w:rsidRPr="00A2596A">
          <w:rPr>
            <w:rFonts w:ascii="Times New Roman" w:hAnsi="Times New Roman" w:cs="Times New Roman"/>
            <w:noProof/>
            <w:rPrChange w:id="894" w:author="Qiao, Guan Lun (RC-CN DI FA ST&amp;PM SUP IT&amp;EDGE)" w:date="2022-02-07T15:02:00Z">
              <w:rPr>
                <w:noProof/>
              </w:rPr>
            </w:rPrChange>
          </w:rPr>
          <w:drawing>
            <wp:inline distT="0" distB="0" distL="0" distR="0" wp14:anchorId="36AD5068" wp14:editId="19E9EF33">
              <wp:extent cx="1901825" cy="3803381"/>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295" cy="3810321"/>
                      </a:xfrm>
                      <a:prstGeom prst="rect">
                        <a:avLst/>
                      </a:prstGeom>
                      <a:noFill/>
                      <a:ln>
                        <a:noFill/>
                      </a:ln>
                    </pic:spPr>
                  </pic:pic>
                </a:graphicData>
              </a:graphic>
            </wp:inline>
          </w:drawing>
        </w:r>
      </w:ins>
      <w:ins w:id="895" w:author="Qiao, Guan Lun (RC-CN DI FA ST&amp;PM SUP IT&amp;EDGE)" w:date="2022-02-07T15:04:00Z">
        <w:r w:rsidR="00230F26" w:rsidRPr="00230F26">
          <w:t xml:space="preserve"> </w:t>
        </w:r>
        <w:r w:rsidR="00230F26">
          <w:rPr>
            <w:noProof/>
          </w:rPr>
          <w:drawing>
            <wp:inline distT="0" distB="0" distL="0" distR="0" wp14:anchorId="10F20B60" wp14:editId="4E77A90F">
              <wp:extent cx="1911350" cy="382243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5557" cy="3850842"/>
                      </a:xfrm>
                      <a:prstGeom prst="rect">
                        <a:avLst/>
                      </a:prstGeom>
                      <a:noFill/>
                      <a:ln>
                        <a:noFill/>
                      </a:ln>
                    </pic:spPr>
                  </pic:pic>
                </a:graphicData>
              </a:graphic>
            </wp:inline>
          </w:drawing>
        </w:r>
      </w:ins>
    </w:p>
    <w:p w14:paraId="5B93C9C7" w14:textId="1509D25B" w:rsidR="00230F26" w:rsidRPr="00BC13F3" w:rsidRDefault="00230F26" w:rsidP="00230F26">
      <w:pPr>
        <w:pStyle w:val="Num1"/>
        <w:numPr>
          <w:ilvl w:val="0"/>
          <w:numId w:val="0"/>
        </w:numPr>
        <w:ind w:left="284"/>
        <w:jc w:val="center"/>
        <w:rPr>
          <w:ins w:id="896" w:author="Qiao, Guan Lun (RC-CN DI FA ST&amp;PM SUP IT&amp;EDGE)" w:date="2022-02-07T15:05:00Z"/>
          <w:rFonts w:ascii="Times New Roman" w:eastAsia="Microsoft YaHei UI" w:hAnsi="Times New Roman" w:cs="Times New Roman"/>
          <w:b/>
          <w:bCs/>
          <w:color w:val="0070C0"/>
          <w:lang w:eastAsia="zh-CN"/>
        </w:rPr>
      </w:pPr>
      <w:ins w:id="897" w:author="Qiao, Guan Lun (RC-CN DI FA ST&amp;PM SUP IT&amp;EDGE)" w:date="2022-02-07T15:05:00Z">
        <w:r>
          <w:rPr>
            <w:rFonts w:ascii="Times New Roman" w:eastAsia="Microsoft YaHei UI" w:hAnsi="Times New Roman" w:cs="Times New Roman"/>
            <w:b/>
            <w:bCs/>
            <w:color w:val="0070C0"/>
            <w:lang w:eastAsia="zh-CN"/>
          </w:rPr>
          <w:t>J</w:t>
        </w:r>
        <w:r>
          <w:rPr>
            <w:rFonts w:ascii="Times New Roman" w:eastAsia="Microsoft YaHei UI" w:hAnsi="Times New Roman" w:cs="Times New Roman" w:hint="eastAsia"/>
            <w:b/>
            <w:bCs/>
            <w:color w:val="0070C0"/>
            <w:lang w:eastAsia="zh-CN"/>
          </w:rPr>
          <w:t>oy</w:t>
        </w:r>
        <w:r>
          <w:rPr>
            <w:rFonts w:ascii="Times New Roman" w:eastAsia="Microsoft YaHei UI" w:hAnsi="Times New Roman" w:cs="Times New Roman"/>
            <w:b/>
            <w:bCs/>
            <w:color w:val="0070C0"/>
            <w:lang w:eastAsia="zh-CN"/>
          </w:rPr>
          <w:t>stick</w:t>
        </w:r>
        <w:r w:rsidRPr="00BC13F3">
          <w:rPr>
            <w:rFonts w:ascii="Times New Roman" w:eastAsia="Microsoft YaHei UI" w:hAnsi="Times New Roman" w:cs="Times New Roman"/>
            <w:b/>
            <w:bCs/>
            <w:color w:val="0070C0"/>
            <w:lang w:eastAsia="zh-CN"/>
          </w:rPr>
          <w:t xml:space="preserve"> config</w:t>
        </w:r>
        <w:r>
          <w:rPr>
            <w:rFonts w:ascii="Times New Roman" w:eastAsia="Microsoft YaHei UI" w:hAnsi="Times New Roman" w:cs="Times New Roman"/>
            <w:b/>
            <w:bCs/>
            <w:color w:val="0070C0"/>
            <w:lang w:eastAsia="zh-CN"/>
          </w:rPr>
          <w:t>u</w:t>
        </w:r>
        <w:r w:rsidRPr="00BC13F3">
          <w:rPr>
            <w:rFonts w:ascii="Times New Roman" w:eastAsia="Microsoft YaHei UI" w:hAnsi="Times New Roman" w:cs="Times New Roman"/>
            <w:b/>
            <w:bCs/>
            <w:color w:val="0070C0"/>
            <w:lang w:eastAsia="zh-CN"/>
          </w:rPr>
          <w:t>ration and view</w:t>
        </w:r>
      </w:ins>
    </w:p>
    <w:p w14:paraId="5139E132" w14:textId="04F27FE4" w:rsidR="00230F26" w:rsidRDefault="009214D7" w:rsidP="009214D7">
      <w:pPr>
        <w:pStyle w:val="Num1"/>
        <w:numPr>
          <w:ilvl w:val="0"/>
          <w:numId w:val="0"/>
        </w:numPr>
        <w:ind w:left="284" w:hanging="284"/>
        <w:jc w:val="center"/>
        <w:rPr>
          <w:ins w:id="898" w:author="Qiao, Guan Lun (RC-CN DI FA ST&amp;PM SUP IT&amp;EDGE)" w:date="2022-02-07T15:07:00Z"/>
          <w:rFonts w:ascii="Times New Roman" w:eastAsia="Microsoft YaHei UI" w:hAnsi="Times New Roman" w:cs="Times New Roman"/>
          <w:noProof/>
          <w:lang w:eastAsia="zh-CN"/>
        </w:rPr>
      </w:pPr>
      <w:ins w:id="899" w:author="Qiao, Guan Lun (RC-CN DI FA ST&amp;PM SUP IT&amp;EDGE)" w:date="2022-02-07T15:06:00Z">
        <w:r>
          <w:rPr>
            <w:noProof/>
          </w:rPr>
          <w:lastRenderedPageBreak/>
          <w:drawing>
            <wp:inline distT="0" distB="0" distL="0" distR="0" wp14:anchorId="1BE091FC" wp14:editId="5375AC72">
              <wp:extent cx="1854013" cy="3707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154" cy="3732045"/>
                      </a:xfrm>
                      <a:prstGeom prst="rect">
                        <a:avLst/>
                      </a:prstGeom>
                      <a:noFill/>
                      <a:ln>
                        <a:noFill/>
                      </a:ln>
                    </pic:spPr>
                  </pic:pic>
                </a:graphicData>
              </a:graphic>
            </wp:inline>
          </w:drawing>
        </w:r>
      </w:ins>
      <w:ins w:id="900" w:author="Qiao, Guan Lun (RC-CN DI FA ST&amp;PM SUP IT&amp;EDGE)" w:date="2022-02-07T15:07:00Z">
        <w:r>
          <w:rPr>
            <w:rFonts w:ascii="Times New Roman" w:eastAsia="Microsoft YaHei UI" w:hAnsi="Times New Roman" w:cs="Times New Roman"/>
            <w:noProof/>
            <w:lang w:eastAsia="zh-CN"/>
          </w:rPr>
          <w:t xml:space="preserve"> </w:t>
        </w:r>
      </w:ins>
      <w:ins w:id="901" w:author="Qiao, Guan Lun (RC-CN DI FA ST&amp;PM SUP IT&amp;EDGE)" w:date="2022-02-07T15:06:00Z">
        <w:r>
          <w:rPr>
            <w:noProof/>
          </w:rPr>
          <w:drawing>
            <wp:inline distT="0" distB="0" distL="0" distR="0" wp14:anchorId="114D4153" wp14:editId="2ADDCFE4">
              <wp:extent cx="1844805" cy="368935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7729" cy="3695198"/>
                      </a:xfrm>
                      <a:prstGeom prst="rect">
                        <a:avLst/>
                      </a:prstGeom>
                      <a:noFill/>
                      <a:ln>
                        <a:noFill/>
                      </a:ln>
                    </pic:spPr>
                  </pic:pic>
                </a:graphicData>
              </a:graphic>
            </wp:inline>
          </w:drawing>
        </w:r>
      </w:ins>
    </w:p>
    <w:p w14:paraId="66210CFE" w14:textId="5C118445" w:rsidR="009214D7" w:rsidRPr="009214D7" w:rsidRDefault="009214D7">
      <w:pPr>
        <w:pStyle w:val="Num1"/>
        <w:numPr>
          <w:ilvl w:val="0"/>
          <w:numId w:val="0"/>
        </w:numPr>
        <w:ind w:left="284"/>
        <w:jc w:val="center"/>
        <w:rPr>
          <w:ins w:id="902" w:author="Qiao, Guan Lun (RC-CN DI FA ST&amp;PM SUP IT&amp;EDGE)" w:date="2022-02-07T14:58:00Z"/>
          <w:rFonts w:ascii="Times New Roman" w:eastAsia="Microsoft YaHei UI" w:hAnsi="Times New Roman" w:cs="Times New Roman"/>
          <w:b/>
          <w:bCs/>
          <w:color w:val="0070C0"/>
          <w:lang w:eastAsia="zh-CN"/>
          <w:rPrChange w:id="903" w:author="Qiao, Guan Lun (RC-CN DI FA ST&amp;PM SUP IT&amp;EDGE)" w:date="2022-02-07T15:07:00Z">
            <w:rPr>
              <w:ins w:id="904" w:author="Qiao, Guan Lun (RC-CN DI FA ST&amp;PM SUP IT&amp;EDGE)" w:date="2022-02-07T14:58:00Z"/>
              <w:rFonts w:ascii="Times New Roman" w:eastAsia="Microsoft YaHei UI" w:hAnsi="Times New Roman" w:cs="Times New Roman"/>
              <w:noProof/>
              <w:lang w:eastAsia="zh-CN"/>
            </w:rPr>
          </w:rPrChange>
        </w:rPr>
        <w:pPrChange w:id="905" w:author="Qiao, Guan Lun (RC-CN DI FA ST&amp;PM SUP IT&amp;EDGE)" w:date="2022-02-07T15:07:00Z">
          <w:pPr>
            <w:pStyle w:val="Num1"/>
            <w:numPr>
              <w:numId w:val="0"/>
            </w:numPr>
            <w:tabs>
              <w:tab w:val="clear" w:pos="284"/>
            </w:tabs>
            <w:ind w:left="0" w:firstLine="0"/>
          </w:pPr>
        </w:pPrChange>
      </w:pPr>
      <w:ins w:id="906" w:author="Qiao, Guan Lun (RC-CN DI FA ST&amp;PM SUP IT&amp;EDGE)" w:date="2022-02-07T15:07:00Z">
        <w:r>
          <w:rPr>
            <w:rFonts w:ascii="Times New Roman" w:eastAsia="Microsoft YaHei UI" w:hAnsi="Times New Roman" w:cs="Times New Roman"/>
            <w:b/>
            <w:bCs/>
            <w:color w:val="0070C0"/>
            <w:lang w:eastAsia="zh-CN"/>
          </w:rPr>
          <w:t>C</w:t>
        </w:r>
        <w:r>
          <w:rPr>
            <w:rFonts w:ascii="Times New Roman" w:eastAsia="Microsoft YaHei UI" w:hAnsi="Times New Roman" w:cs="Times New Roman" w:hint="eastAsia"/>
            <w:b/>
            <w:bCs/>
            <w:color w:val="0070C0"/>
            <w:lang w:eastAsia="zh-CN"/>
          </w:rPr>
          <w:t>amera</w:t>
        </w:r>
        <w:r w:rsidRPr="00BC13F3">
          <w:rPr>
            <w:rFonts w:ascii="Times New Roman" w:eastAsia="Microsoft YaHei UI" w:hAnsi="Times New Roman" w:cs="Times New Roman"/>
            <w:b/>
            <w:bCs/>
            <w:color w:val="0070C0"/>
            <w:lang w:eastAsia="zh-CN"/>
          </w:rPr>
          <w:t xml:space="preserve"> config</w:t>
        </w:r>
        <w:r>
          <w:rPr>
            <w:rFonts w:ascii="Times New Roman" w:eastAsia="Microsoft YaHei UI" w:hAnsi="Times New Roman" w:cs="Times New Roman"/>
            <w:b/>
            <w:bCs/>
            <w:color w:val="0070C0"/>
            <w:lang w:eastAsia="zh-CN"/>
          </w:rPr>
          <w:t>u</w:t>
        </w:r>
        <w:r w:rsidRPr="00BC13F3">
          <w:rPr>
            <w:rFonts w:ascii="Times New Roman" w:eastAsia="Microsoft YaHei UI" w:hAnsi="Times New Roman" w:cs="Times New Roman"/>
            <w:b/>
            <w:bCs/>
            <w:color w:val="0070C0"/>
            <w:lang w:eastAsia="zh-CN"/>
          </w:rPr>
          <w:t>ration and view</w:t>
        </w:r>
      </w:ins>
    </w:p>
    <w:p w14:paraId="7944226A" w14:textId="77777777" w:rsidR="0095034D" w:rsidRPr="00D06237" w:rsidRDefault="0095034D" w:rsidP="0095034D">
      <w:pPr>
        <w:pStyle w:val="Num1"/>
        <w:numPr>
          <w:ilvl w:val="0"/>
          <w:numId w:val="0"/>
        </w:numPr>
        <w:ind w:left="284"/>
        <w:rPr>
          <w:ins w:id="907" w:author="Qiao, Guan Lun (RC-CN DI FA ST&amp;PM SUP IT&amp;EDGE)" w:date="2022-02-07T15:02:00Z"/>
          <w:rFonts w:ascii="Times New Roman" w:eastAsia="Microsoft YaHei UI" w:hAnsi="Times New Roman" w:cs="Times New Roman"/>
          <w:highlight w:val="yellow"/>
          <w:lang w:eastAsia="zh-CN"/>
        </w:rPr>
      </w:pPr>
      <w:ins w:id="908" w:author="Qiao, Guan Lun (RC-CN DI FA ST&amp;PM SUP IT&amp;EDGE)" w:date="2022-02-07T15:02:00Z">
        <w:r w:rsidRPr="00D06237">
          <w:rPr>
            <w:rFonts w:ascii="Times New Roman" w:eastAsia="Microsoft YaHei UI" w:hAnsi="Times New Roman" w:cs="Times New Roman"/>
            <w:highlight w:val="yellow"/>
            <w:lang w:eastAsia="zh-CN"/>
          </w:rPr>
          <w:t>注：</w:t>
        </w:r>
      </w:ins>
    </w:p>
    <w:p w14:paraId="575316B4" w14:textId="270015AD" w:rsidR="009C1910" w:rsidRPr="00D06237" w:rsidRDefault="00BA06C6" w:rsidP="00A97DE7">
      <w:pPr>
        <w:pStyle w:val="Num1"/>
        <w:numPr>
          <w:ilvl w:val="0"/>
          <w:numId w:val="62"/>
        </w:numPr>
        <w:rPr>
          <w:ins w:id="909" w:author="Qiao, Guan Lun (RC-CN DI FA ST&amp;PM SUP IT&amp;EDGE)" w:date="2022-02-07T15:43:00Z"/>
          <w:rFonts w:ascii="Times New Roman" w:eastAsia="Microsoft YaHei UI" w:hAnsi="Times New Roman" w:cs="Times New Roman"/>
          <w:highlight w:val="yellow"/>
          <w:lang w:eastAsia="zh-CN"/>
          <w:rPrChange w:id="910" w:author="Qiao, Guan Lun (RC-CN DI FA ST&amp;PM SUP IT&amp;EDGE)" w:date="2022-02-07T15:48:00Z">
            <w:rPr>
              <w:ins w:id="911" w:author="Qiao, Guan Lun (RC-CN DI FA ST&amp;PM SUP IT&amp;EDGE)" w:date="2022-02-07T15:43:00Z"/>
              <w:rFonts w:ascii="Times New Roman" w:eastAsia="Microsoft YaHei UI" w:hAnsi="Times New Roman" w:cs="Times New Roman"/>
              <w:lang w:eastAsia="zh-CN"/>
            </w:rPr>
          </w:rPrChange>
        </w:rPr>
      </w:pPr>
      <w:ins w:id="912" w:author="Qiao, Guan Lun (RC-CN DI FA ST&amp;PM SUP IT&amp;EDGE)" w:date="2022-02-07T15:45:00Z">
        <w:r w:rsidRPr="00D06237">
          <w:rPr>
            <w:rFonts w:ascii="Times New Roman" w:eastAsia="Microsoft YaHei UI" w:hAnsi="Times New Roman" w:cs="Times New Roman" w:hint="eastAsia"/>
            <w:highlight w:val="yellow"/>
            <w:lang w:eastAsia="zh-CN"/>
            <w:rPrChange w:id="913" w:author="Qiao, Guan Lun (RC-CN DI FA ST&amp;PM SUP IT&amp;EDGE)" w:date="2022-02-07T15:48:00Z">
              <w:rPr>
                <w:rFonts w:ascii="Times New Roman" w:eastAsia="Microsoft YaHei UI" w:hAnsi="Times New Roman" w:cs="Times New Roman" w:hint="eastAsia"/>
                <w:lang w:eastAsia="zh-CN"/>
              </w:rPr>
            </w:rPrChange>
          </w:rPr>
          <w:t>该</w:t>
        </w:r>
        <w:r w:rsidR="009E2928" w:rsidRPr="00D06237">
          <w:rPr>
            <w:rFonts w:ascii="Times New Roman" w:eastAsia="Microsoft YaHei UI" w:hAnsi="Times New Roman" w:cs="Times New Roman"/>
            <w:highlight w:val="yellow"/>
            <w:lang w:eastAsia="zh-CN"/>
            <w:rPrChange w:id="914" w:author="Qiao, Guan Lun (RC-CN DI FA ST&amp;PM SUP IT&amp;EDGE)" w:date="2022-02-07T15:48:00Z">
              <w:rPr>
                <w:rFonts w:ascii="Times New Roman" w:eastAsia="Microsoft YaHei UI" w:hAnsi="Times New Roman" w:cs="Times New Roman"/>
                <w:lang w:eastAsia="zh-CN"/>
              </w:rPr>
            </w:rPrChange>
          </w:rPr>
          <w:t>APP</w:t>
        </w:r>
        <w:r w:rsidR="009E2928" w:rsidRPr="00D06237">
          <w:rPr>
            <w:rFonts w:ascii="Times New Roman" w:eastAsia="Microsoft YaHei UI" w:hAnsi="Times New Roman" w:cs="Times New Roman" w:hint="eastAsia"/>
            <w:highlight w:val="yellow"/>
            <w:lang w:eastAsia="zh-CN"/>
            <w:rPrChange w:id="915" w:author="Qiao, Guan Lun (RC-CN DI FA ST&amp;PM SUP IT&amp;EDGE)" w:date="2022-02-07T15:48:00Z">
              <w:rPr>
                <w:rFonts w:ascii="Times New Roman" w:eastAsia="Microsoft YaHei UI" w:hAnsi="Times New Roman" w:cs="Times New Roman" w:hint="eastAsia"/>
                <w:lang w:eastAsia="zh-CN"/>
              </w:rPr>
            </w:rPrChange>
          </w:rPr>
          <w:t>不是以网页版形式进行设计开发的，不适用</w:t>
        </w:r>
        <w:r w:rsidRPr="00D06237">
          <w:rPr>
            <w:rFonts w:ascii="Times New Roman" w:eastAsia="Microsoft YaHei UI" w:hAnsi="Times New Roman" w:cs="Times New Roman" w:hint="eastAsia"/>
            <w:highlight w:val="yellow"/>
            <w:lang w:eastAsia="zh-CN"/>
            <w:rPrChange w:id="916" w:author="Qiao, Guan Lun (RC-CN DI FA ST&amp;PM SUP IT&amp;EDGE)" w:date="2022-02-07T15:48:00Z">
              <w:rPr>
                <w:rFonts w:ascii="Times New Roman" w:eastAsia="Microsoft YaHei UI" w:hAnsi="Times New Roman" w:cs="Times New Roman" w:hint="eastAsia"/>
                <w:lang w:eastAsia="zh-CN"/>
              </w:rPr>
            </w:rPrChange>
          </w:rPr>
          <w:t>于当前</w:t>
        </w:r>
        <w:r w:rsidRPr="00D06237">
          <w:rPr>
            <w:rFonts w:ascii="Times New Roman" w:eastAsia="Microsoft YaHei UI" w:hAnsi="Times New Roman" w:cs="Times New Roman"/>
            <w:highlight w:val="yellow"/>
            <w:lang w:eastAsia="zh-CN"/>
            <w:rPrChange w:id="917" w:author="Qiao, Guan Lun (RC-CN DI FA ST&amp;PM SUP IT&amp;EDGE)" w:date="2022-02-07T15:48:00Z">
              <w:rPr>
                <w:rFonts w:ascii="Times New Roman" w:eastAsia="Microsoft YaHei UI" w:hAnsi="Times New Roman" w:cs="Times New Roman"/>
                <w:lang w:eastAsia="zh-CN"/>
              </w:rPr>
            </w:rPrChange>
          </w:rPr>
          <w:t>AGV APP</w:t>
        </w:r>
        <w:r w:rsidRPr="00D06237">
          <w:rPr>
            <w:rFonts w:ascii="Times New Roman" w:eastAsia="Microsoft YaHei UI" w:hAnsi="Times New Roman" w:cs="Times New Roman" w:hint="eastAsia"/>
            <w:highlight w:val="yellow"/>
            <w:lang w:eastAsia="zh-CN"/>
            <w:rPrChange w:id="918" w:author="Qiao, Guan Lun (RC-CN DI FA ST&amp;PM SUP IT&amp;EDGE)" w:date="2022-02-07T15:48:00Z">
              <w:rPr>
                <w:rFonts w:ascii="Times New Roman" w:eastAsia="Microsoft YaHei UI" w:hAnsi="Times New Roman" w:cs="Times New Roman" w:hint="eastAsia"/>
                <w:lang w:eastAsia="zh-CN"/>
              </w:rPr>
            </w:rPrChange>
          </w:rPr>
          <w:t>的开发形式</w:t>
        </w:r>
      </w:ins>
      <w:ins w:id="919" w:author="Qiao, Guan Lun (RC-CN DI FA ST&amp;PM SUP IT&amp;EDGE)" w:date="2022-02-07T15:46:00Z">
        <w:r w:rsidRPr="00D06237">
          <w:rPr>
            <w:rFonts w:ascii="Times New Roman" w:eastAsia="Microsoft YaHei UI" w:hAnsi="Times New Roman" w:cs="Times New Roman" w:hint="eastAsia"/>
            <w:highlight w:val="yellow"/>
            <w:lang w:eastAsia="zh-CN"/>
            <w:rPrChange w:id="920" w:author="Qiao, Guan Lun (RC-CN DI FA ST&amp;PM SUP IT&amp;EDGE)" w:date="2022-02-07T15:48:00Z">
              <w:rPr>
                <w:rFonts w:ascii="Times New Roman" w:eastAsia="Microsoft YaHei UI" w:hAnsi="Times New Roman" w:cs="Times New Roman" w:hint="eastAsia"/>
                <w:lang w:eastAsia="zh-CN"/>
              </w:rPr>
            </w:rPrChange>
          </w:rPr>
          <w:t>，</w:t>
        </w:r>
      </w:ins>
      <w:ins w:id="921" w:author="Qiao, Guan Lun (RC-CN DI FA ST&amp;PM SUP IT&amp;EDGE)" w:date="2022-02-07T15:44:00Z">
        <w:r w:rsidR="00A97DE7" w:rsidRPr="00D06237">
          <w:rPr>
            <w:rFonts w:ascii="Times New Roman" w:eastAsia="Microsoft YaHei UI" w:hAnsi="Times New Roman" w:cs="Times New Roman" w:hint="eastAsia"/>
            <w:highlight w:val="yellow"/>
            <w:lang w:eastAsia="zh-CN"/>
            <w:rPrChange w:id="922" w:author="Qiao, Guan Lun (RC-CN DI FA ST&amp;PM SUP IT&amp;EDGE)" w:date="2022-02-07T15:48:00Z">
              <w:rPr>
                <w:rFonts w:ascii="Times New Roman" w:eastAsia="Microsoft YaHei UI" w:hAnsi="Times New Roman" w:cs="Times New Roman" w:hint="eastAsia"/>
                <w:lang w:eastAsia="zh-CN"/>
              </w:rPr>
            </w:rPrChange>
          </w:rPr>
          <w:t>旨在参考该部分资源的功能逻辑和功能界面布局进行</w:t>
        </w:r>
        <w:r w:rsidR="00A97DE7" w:rsidRPr="00D06237">
          <w:rPr>
            <w:rFonts w:ascii="Times New Roman" w:eastAsia="Microsoft YaHei UI" w:hAnsi="Times New Roman" w:cs="Times New Roman"/>
            <w:highlight w:val="yellow"/>
            <w:lang w:eastAsia="zh-CN"/>
            <w:rPrChange w:id="923" w:author="Qiao, Guan Lun (RC-CN DI FA ST&amp;PM SUP IT&amp;EDGE)" w:date="2022-02-07T15:48:00Z">
              <w:rPr>
                <w:rFonts w:ascii="Times New Roman" w:eastAsia="Microsoft YaHei UI" w:hAnsi="Times New Roman" w:cs="Times New Roman"/>
                <w:lang w:eastAsia="zh-CN"/>
              </w:rPr>
            </w:rPrChange>
          </w:rPr>
          <w:t>AGV APP</w:t>
        </w:r>
        <w:r w:rsidR="00A97DE7" w:rsidRPr="00D06237">
          <w:rPr>
            <w:rFonts w:ascii="Times New Roman" w:eastAsia="Microsoft YaHei UI" w:hAnsi="Times New Roman" w:cs="Times New Roman" w:hint="eastAsia"/>
            <w:highlight w:val="yellow"/>
            <w:lang w:eastAsia="zh-CN"/>
            <w:rPrChange w:id="924" w:author="Qiao, Guan Lun (RC-CN DI FA ST&amp;PM SUP IT&amp;EDGE)" w:date="2022-02-07T15:48:00Z">
              <w:rPr>
                <w:rFonts w:ascii="Times New Roman" w:eastAsia="Microsoft YaHei UI" w:hAnsi="Times New Roman" w:cs="Times New Roman" w:hint="eastAsia"/>
                <w:lang w:eastAsia="zh-CN"/>
              </w:rPr>
            </w:rPrChange>
          </w:rPr>
          <w:t>的开发</w:t>
        </w:r>
      </w:ins>
    </w:p>
    <w:p w14:paraId="5A11B698" w14:textId="7681D361" w:rsidR="00E903B5" w:rsidRPr="00D06237" w:rsidRDefault="00BA06C6" w:rsidP="00057B24">
      <w:pPr>
        <w:pStyle w:val="Num1"/>
        <w:numPr>
          <w:ilvl w:val="0"/>
          <w:numId w:val="62"/>
        </w:numPr>
        <w:rPr>
          <w:ins w:id="925" w:author="Qiao, Guan Lun (RC-CN DI FA ST&amp;PM SUP IT&amp;EDGE)" w:date="2022-02-07T15:46:00Z"/>
          <w:rFonts w:ascii="Times New Roman" w:eastAsia="Microsoft YaHei UI" w:hAnsi="Times New Roman" w:cs="Times New Roman"/>
          <w:highlight w:val="yellow"/>
          <w:lang w:eastAsia="zh-CN"/>
          <w:rPrChange w:id="926" w:author="Qiao, Guan Lun (RC-CN DI FA ST&amp;PM SUP IT&amp;EDGE)" w:date="2022-02-07T15:48:00Z">
            <w:rPr>
              <w:ins w:id="927" w:author="Qiao, Guan Lun (RC-CN DI FA ST&amp;PM SUP IT&amp;EDGE)" w:date="2022-02-07T15:46:00Z"/>
              <w:rFonts w:ascii="Times New Roman" w:eastAsia="Microsoft YaHei UI" w:hAnsi="Times New Roman" w:cs="Times New Roman"/>
              <w:lang w:eastAsia="zh-CN"/>
            </w:rPr>
          </w:rPrChange>
        </w:rPr>
      </w:pPr>
      <w:ins w:id="928" w:author="Qiao, Guan Lun (RC-CN DI FA ST&amp;PM SUP IT&amp;EDGE)" w:date="2022-02-07T15:46:00Z">
        <w:r w:rsidRPr="00D06237">
          <w:rPr>
            <w:rFonts w:ascii="Times New Roman" w:eastAsia="Microsoft YaHei UI" w:hAnsi="Times New Roman" w:cs="Times New Roman" w:hint="eastAsia"/>
            <w:highlight w:val="yellow"/>
            <w:lang w:eastAsia="zh-CN"/>
            <w:rPrChange w:id="929" w:author="Qiao, Guan Lun (RC-CN DI FA ST&amp;PM SUP IT&amp;EDGE)" w:date="2022-02-07T15:48:00Z">
              <w:rPr>
                <w:rFonts w:ascii="Times New Roman" w:eastAsia="Microsoft YaHei UI" w:hAnsi="Times New Roman" w:cs="Times New Roman" w:hint="eastAsia"/>
                <w:lang w:eastAsia="zh-CN"/>
              </w:rPr>
            </w:rPrChange>
          </w:rPr>
          <w:t>上述蓝色字体描述的</w:t>
        </w:r>
        <w:r w:rsidR="00F13E0B" w:rsidRPr="00D06237">
          <w:rPr>
            <w:rFonts w:ascii="Times New Roman" w:eastAsia="Microsoft YaHei UI" w:hAnsi="Times New Roman" w:cs="Times New Roman" w:hint="eastAsia"/>
            <w:highlight w:val="yellow"/>
            <w:lang w:eastAsia="zh-CN"/>
            <w:rPrChange w:id="930" w:author="Qiao, Guan Lun (RC-CN DI FA ST&amp;PM SUP IT&amp;EDGE)" w:date="2022-02-07T15:48:00Z">
              <w:rPr>
                <w:rFonts w:ascii="Times New Roman" w:eastAsia="Microsoft YaHei UI" w:hAnsi="Times New Roman" w:cs="Times New Roman" w:hint="eastAsia"/>
                <w:lang w:eastAsia="zh-CN"/>
              </w:rPr>
            </w:rPrChange>
          </w:rPr>
          <w:t>功能和“</w:t>
        </w:r>
        <w:r w:rsidR="00F13E0B" w:rsidRPr="00D06237">
          <w:rPr>
            <w:rFonts w:ascii="Times New Roman" w:eastAsia="Microsoft YaHei UI" w:hAnsi="Times New Roman" w:cs="Times New Roman"/>
            <w:highlight w:val="yellow"/>
            <w:lang w:eastAsia="zh-CN"/>
            <w:rPrChange w:id="931" w:author="Qiao, Guan Lun (RC-CN DI FA ST&amp;PM SUP IT&amp;EDGE)" w:date="2022-02-07T15:48:00Z">
              <w:rPr>
                <w:rFonts w:ascii="Times New Roman" w:eastAsia="Microsoft YaHei UI" w:hAnsi="Times New Roman" w:cs="Times New Roman"/>
                <w:lang w:eastAsia="zh-CN"/>
              </w:rPr>
            </w:rPrChange>
          </w:rPr>
          <w:t xml:space="preserve">3.1 1 ROS Web Tools </w:t>
        </w:r>
        <w:r w:rsidR="00F13E0B" w:rsidRPr="00D06237">
          <w:rPr>
            <w:rFonts w:ascii="Times New Roman" w:eastAsia="Microsoft YaHei UI" w:hAnsi="Times New Roman" w:cs="Times New Roman" w:hint="eastAsia"/>
            <w:highlight w:val="yellow"/>
            <w:lang w:eastAsia="zh-CN"/>
            <w:rPrChange w:id="932" w:author="Qiao, Guan Lun (RC-CN DI FA ST&amp;PM SUP IT&amp;EDGE)" w:date="2022-02-07T15:48:00Z">
              <w:rPr>
                <w:rFonts w:ascii="Times New Roman" w:eastAsia="Microsoft YaHei UI" w:hAnsi="Times New Roman" w:cs="Times New Roman" w:hint="eastAsia"/>
                <w:lang w:eastAsia="zh-CN"/>
              </w:rPr>
            </w:rPrChange>
          </w:rPr>
          <w:t>开源</w:t>
        </w:r>
        <w:r w:rsidR="00F13E0B" w:rsidRPr="00D06237">
          <w:rPr>
            <w:rFonts w:ascii="Times New Roman" w:eastAsia="Microsoft YaHei UI" w:hAnsi="Times New Roman" w:cs="Times New Roman"/>
            <w:highlight w:val="yellow"/>
            <w:lang w:eastAsia="zh-CN"/>
            <w:rPrChange w:id="933" w:author="Qiao, Guan Lun (RC-CN DI FA ST&amp;PM SUP IT&amp;EDGE)" w:date="2022-02-07T15:48:00Z">
              <w:rPr>
                <w:rFonts w:ascii="Times New Roman" w:eastAsia="Microsoft YaHei UI" w:hAnsi="Times New Roman" w:cs="Times New Roman"/>
                <w:lang w:eastAsia="zh-CN"/>
              </w:rPr>
            </w:rPrChange>
          </w:rPr>
          <w:t xml:space="preserve"> HTML</w:t>
        </w:r>
        <w:r w:rsidR="00F13E0B" w:rsidRPr="00D06237">
          <w:rPr>
            <w:rFonts w:ascii="Times New Roman" w:eastAsia="Microsoft YaHei UI" w:hAnsi="Times New Roman" w:cs="Times New Roman" w:hint="eastAsia"/>
            <w:highlight w:val="yellow"/>
            <w:lang w:eastAsia="zh-CN"/>
            <w:rPrChange w:id="934" w:author="Qiao, Guan Lun (RC-CN DI FA ST&amp;PM SUP IT&amp;EDGE)" w:date="2022-02-07T15:48:00Z">
              <w:rPr>
                <w:rFonts w:ascii="Times New Roman" w:eastAsia="Microsoft YaHei UI" w:hAnsi="Times New Roman" w:cs="Times New Roman" w:hint="eastAsia"/>
                <w:lang w:eastAsia="zh-CN"/>
              </w:rPr>
            </w:rPrChange>
          </w:rPr>
          <w:t>网页”中的功能项有所重复，可重点参考</w:t>
        </w:r>
      </w:ins>
    </w:p>
    <w:p w14:paraId="66BE446A" w14:textId="322E089B" w:rsidR="0060795A" w:rsidRPr="00D06237" w:rsidRDefault="0060795A">
      <w:pPr>
        <w:pStyle w:val="Num1"/>
        <w:numPr>
          <w:ilvl w:val="0"/>
          <w:numId w:val="62"/>
        </w:numPr>
        <w:rPr>
          <w:rFonts w:ascii="Times New Roman" w:eastAsia="Microsoft YaHei UI" w:hAnsi="Times New Roman" w:cs="Times New Roman"/>
          <w:highlight w:val="yellow"/>
          <w:lang w:eastAsia="zh-CN"/>
          <w:rPrChange w:id="935" w:author="Qiao, Guan Lun (RC-CN DI FA ST&amp;PM SUP IT&amp;EDGE)" w:date="2022-02-07T15:48:00Z">
            <w:rPr>
              <w:rFonts w:ascii="Times New Roman" w:eastAsia="Microsoft YaHei UI" w:hAnsi="Times New Roman" w:cs="Times New Roman"/>
              <w:lang w:eastAsia="zh-CN"/>
            </w:rPr>
          </w:rPrChange>
        </w:rPr>
        <w:pPrChange w:id="936" w:author="Qiao, Guan Lun (RC-CN DI FA ST&amp;PM SUP IT&amp;EDGE)" w:date="2022-02-07T15:08:00Z">
          <w:pPr>
            <w:pStyle w:val="Num1"/>
            <w:numPr>
              <w:numId w:val="0"/>
            </w:numPr>
            <w:tabs>
              <w:tab w:val="clear" w:pos="284"/>
            </w:tabs>
            <w:ind w:left="0" w:firstLine="0"/>
          </w:pPr>
        </w:pPrChange>
      </w:pPr>
      <w:ins w:id="937" w:author="Qiao, Guan Lun (RC-CN DI FA ST&amp;PM SUP IT&amp;EDGE)" w:date="2022-02-07T15:47:00Z">
        <w:r w:rsidRPr="00D06237">
          <w:rPr>
            <w:rFonts w:ascii="Times New Roman" w:eastAsia="Microsoft YaHei UI" w:hAnsi="Times New Roman" w:cs="Times New Roman" w:hint="eastAsia"/>
            <w:highlight w:val="yellow"/>
            <w:lang w:eastAsia="zh-CN"/>
            <w:rPrChange w:id="938" w:author="Qiao, Guan Lun (RC-CN DI FA ST&amp;PM SUP IT&amp;EDGE)" w:date="2022-02-07T15:48:00Z">
              <w:rPr>
                <w:rFonts w:ascii="Times New Roman" w:eastAsia="Microsoft YaHei UI" w:hAnsi="Times New Roman" w:cs="Times New Roman" w:hint="eastAsia"/>
                <w:lang w:eastAsia="zh-CN"/>
              </w:rPr>
            </w:rPrChange>
          </w:rPr>
          <w:t>上述</w:t>
        </w:r>
        <w:r w:rsidRPr="00D06237">
          <w:rPr>
            <w:rFonts w:ascii="Times New Roman" w:eastAsia="Microsoft YaHei UI" w:hAnsi="Times New Roman" w:cs="Times New Roman"/>
            <w:highlight w:val="yellow"/>
            <w:lang w:eastAsia="zh-CN"/>
            <w:rPrChange w:id="939" w:author="Qiao, Guan Lun (RC-CN DI FA ST&amp;PM SUP IT&amp;EDGE)" w:date="2022-02-07T15:48:00Z">
              <w:rPr>
                <w:rFonts w:ascii="Times New Roman" w:eastAsia="Microsoft YaHei UI" w:hAnsi="Times New Roman" w:cs="Times New Roman"/>
                <w:lang w:eastAsia="zh-CN"/>
              </w:rPr>
            </w:rPrChange>
          </w:rPr>
          <w:t>APP</w:t>
        </w:r>
        <w:r w:rsidRPr="00D06237">
          <w:rPr>
            <w:rFonts w:ascii="Times New Roman" w:eastAsia="Microsoft YaHei UI" w:hAnsi="Times New Roman" w:cs="Times New Roman" w:hint="eastAsia"/>
            <w:highlight w:val="yellow"/>
            <w:lang w:eastAsia="zh-CN"/>
            <w:rPrChange w:id="940" w:author="Qiao, Guan Lun (RC-CN DI FA ST&amp;PM SUP IT&amp;EDGE)" w:date="2022-02-07T15:48:00Z">
              <w:rPr>
                <w:rFonts w:ascii="Times New Roman" w:eastAsia="Microsoft YaHei UI" w:hAnsi="Times New Roman" w:cs="Times New Roman" w:hint="eastAsia"/>
                <w:lang w:eastAsia="zh-CN"/>
              </w:rPr>
            </w:rPrChange>
          </w:rPr>
          <w:t>的配置项</w:t>
        </w:r>
        <w:r w:rsidR="00D06237" w:rsidRPr="00D06237">
          <w:rPr>
            <w:rFonts w:ascii="Times New Roman" w:eastAsia="Microsoft YaHei UI" w:hAnsi="Times New Roman" w:cs="Times New Roman" w:hint="eastAsia"/>
            <w:highlight w:val="yellow"/>
            <w:lang w:eastAsia="zh-CN"/>
            <w:rPrChange w:id="941" w:author="Qiao, Guan Lun (RC-CN DI FA ST&amp;PM SUP IT&amp;EDGE)" w:date="2022-02-07T15:48:00Z">
              <w:rPr>
                <w:rFonts w:ascii="Times New Roman" w:eastAsia="Microsoft YaHei UI" w:hAnsi="Times New Roman" w:cs="Times New Roman" w:hint="eastAsia"/>
                <w:lang w:eastAsia="zh-CN"/>
              </w:rPr>
            </w:rPrChange>
          </w:rPr>
          <w:t>增删</w:t>
        </w:r>
        <w:r w:rsidRPr="00D06237">
          <w:rPr>
            <w:rFonts w:ascii="Times New Roman" w:eastAsia="Microsoft YaHei UI" w:hAnsi="Times New Roman" w:cs="Times New Roman" w:hint="eastAsia"/>
            <w:highlight w:val="yellow"/>
            <w:lang w:eastAsia="zh-CN"/>
            <w:rPrChange w:id="942" w:author="Qiao, Guan Lun (RC-CN DI FA ST&amp;PM SUP IT&amp;EDGE)" w:date="2022-02-07T15:48:00Z">
              <w:rPr>
                <w:rFonts w:ascii="Times New Roman" w:eastAsia="Microsoft YaHei UI" w:hAnsi="Times New Roman" w:cs="Times New Roman" w:hint="eastAsia"/>
                <w:lang w:eastAsia="zh-CN"/>
              </w:rPr>
            </w:rPrChange>
          </w:rPr>
          <w:t>较为灵活，</w:t>
        </w:r>
        <w:r w:rsidR="00D06237" w:rsidRPr="00D06237">
          <w:rPr>
            <w:rFonts w:ascii="Times New Roman" w:eastAsia="Microsoft YaHei UI" w:hAnsi="Times New Roman" w:cs="Times New Roman" w:hint="eastAsia"/>
            <w:highlight w:val="yellow"/>
            <w:lang w:eastAsia="zh-CN"/>
            <w:rPrChange w:id="943" w:author="Qiao, Guan Lun (RC-CN DI FA ST&amp;PM SUP IT&amp;EDGE)" w:date="2022-02-07T15:48:00Z">
              <w:rPr>
                <w:rFonts w:ascii="Times New Roman" w:eastAsia="Microsoft YaHei UI" w:hAnsi="Times New Roman" w:cs="Times New Roman" w:hint="eastAsia"/>
                <w:lang w:eastAsia="zh-CN"/>
              </w:rPr>
            </w:rPrChange>
          </w:rPr>
          <w:t>是否以该模式进行设计开发，有待商榷</w:t>
        </w:r>
      </w:ins>
    </w:p>
    <w:p w14:paraId="3581080F" w14:textId="1808F365" w:rsidR="00A56B88" w:rsidRPr="00A2596A" w:rsidRDefault="00FB44E5" w:rsidP="00A56B88">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Wheeltec App</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未开源</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安卓手机</w:t>
      </w:r>
      <w:r w:rsidR="002745E4" w:rsidRPr="00A2596A">
        <w:rPr>
          <w:rFonts w:ascii="Times New Roman" w:eastAsia="Microsoft YaHei UI" w:hAnsi="Times New Roman" w:cs="Times New Roman"/>
          <w:lang w:eastAsia="zh-CN"/>
        </w:rPr>
        <w:t>APP</w:t>
      </w:r>
    </w:p>
    <w:p w14:paraId="5CD8C925" w14:textId="18A92B63" w:rsidR="00A56B88" w:rsidRPr="00A2596A" w:rsidRDefault="00A56B88" w:rsidP="00A56B88">
      <w:pPr>
        <w:pStyle w:val="Num1"/>
        <w:numPr>
          <w:ilvl w:val="0"/>
          <w:numId w:val="0"/>
        </w:numPr>
        <w:ind w:left="284"/>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944" w:author="Qiao, Guan Lun (RC-CN DI FA ST&amp;PM SUP IT&amp;EDGE)" w:date="2022-02-07T15:26:00Z">
        <w:r w:rsidR="006B3737">
          <w:rPr>
            <w:rFonts w:ascii="Times New Roman" w:eastAsia="Microsoft YaHei UI" w:hAnsi="Times New Roman" w:cs="Times New Roman"/>
            <w:lang w:eastAsia="zh-CN"/>
          </w:rPr>
          <w:t>AGV</w:t>
        </w:r>
        <w:r w:rsidR="002F4ACD">
          <w:rPr>
            <w:rFonts w:ascii="Times New Roman" w:eastAsia="Microsoft YaHei UI" w:hAnsi="Times New Roman" w:cs="Times New Roman" w:hint="eastAsia"/>
            <w:lang w:eastAsia="zh-CN"/>
          </w:rPr>
          <w:t>的调试、</w:t>
        </w:r>
        <w:r w:rsidR="006B3737">
          <w:rPr>
            <w:rFonts w:ascii="Times New Roman" w:eastAsia="Microsoft YaHei UI" w:hAnsi="Times New Roman" w:cs="Times New Roman" w:hint="eastAsia"/>
            <w:lang w:eastAsia="zh-CN"/>
          </w:rPr>
          <w:t>控制、</w:t>
        </w:r>
      </w:ins>
      <w:del w:id="945" w:author="Qiao, Guan Lun (RC-CN DI FA ST&amp;PM SUP IT&amp;EDGE)" w:date="2022-02-07T15:26:00Z">
        <w:r w:rsidRPr="00A2596A" w:rsidDel="006B3737">
          <w:rPr>
            <w:rFonts w:ascii="Times New Roman" w:eastAsia="Microsoft YaHei UI" w:hAnsi="Times New Roman" w:cs="Times New Roman"/>
            <w:lang w:eastAsia="zh-CN"/>
          </w:rPr>
          <w:delText>遥控</w:delText>
        </w:r>
        <w:r w:rsidRPr="00A2596A" w:rsidDel="006B3737">
          <w:rPr>
            <w:rFonts w:ascii="Times New Roman" w:eastAsia="Microsoft YaHei UI" w:hAnsi="Times New Roman" w:cs="Times New Roman"/>
            <w:lang w:eastAsia="zh-CN"/>
          </w:rPr>
          <w:delText xml:space="preserve">, </w:delText>
        </w:r>
        <w:r w:rsidRPr="00A2596A" w:rsidDel="002F4ACD">
          <w:rPr>
            <w:rFonts w:ascii="Times New Roman" w:eastAsia="Microsoft YaHei UI" w:hAnsi="Times New Roman" w:cs="Times New Roman"/>
            <w:lang w:eastAsia="zh-CN"/>
          </w:rPr>
          <w:delText>建图导航，</w:delText>
        </w:r>
      </w:del>
      <w:del w:id="946" w:author="Qiao, Guan Lun (RC-CN DI FA ST&amp;PM SUP IT&amp;EDGE)" w:date="2022-02-07T15:27:00Z">
        <w:r w:rsidRPr="00A2596A" w:rsidDel="00AA0EC9">
          <w:rPr>
            <w:rFonts w:ascii="Times New Roman" w:eastAsia="Microsoft YaHei UI" w:hAnsi="Times New Roman" w:cs="Times New Roman"/>
            <w:lang w:eastAsia="zh-CN"/>
          </w:rPr>
          <w:delText>图传</w:delText>
        </w:r>
        <w:r w:rsidRPr="00A2596A" w:rsidDel="00AA0EC9">
          <w:rPr>
            <w:rFonts w:ascii="Times New Roman" w:eastAsia="Microsoft YaHei UI" w:hAnsi="Times New Roman" w:cs="Times New Roman"/>
            <w:lang w:eastAsia="zh-CN"/>
          </w:rPr>
          <w:delText xml:space="preserve">,debug, </w:delText>
        </w:r>
        <w:r w:rsidRPr="00A2596A" w:rsidDel="00AA0EC9">
          <w:rPr>
            <w:rFonts w:ascii="Times New Roman" w:eastAsia="Microsoft YaHei UI" w:hAnsi="Times New Roman" w:cs="Times New Roman"/>
            <w:lang w:eastAsia="zh-CN"/>
          </w:rPr>
          <w:delText>显示</w:delText>
        </w:r>
      </w:del>
      <w:r w:rsidRPr="00A2596A">
        <w:rPr>
          <w:rFonts w:ascii="Times New Roman" w:eastAsia="Microsoft YaHei UI" w:hAnsi="Times New Roman" w:cs="Times New Roman"/>
          <w:lang w:eastAsia="zh-CN"/>
        </w:rPr>
        <w:t>波形</w:t>
      </w:r>
      <w:ins w:id="947" w:author="Qiao, Guan Lun (RC-CN DI FA ST&amp;PM SUP IT&amp;EDGE)" w:date="2022-02-07T15:27:00Z">
        <w:r w:rsidR="00AA0EC9">
          <w:rPr>
            <w:rFonts w:ascii="Times New Roman" w:eastAsia="Microsoft YaHei UI" w:hAnsi="Times New Roman" w:cs="Times New Roman" w:hint="eastAsia"/>
            <w:lang w:eastAsia="zh-CN"/>
          </w:rPr>
          <w:t>监测</w:t>
        </w:r>
      </w:ins>
      <w:del w:id="948" w:author="Qiao, Guan Lun (RC-CN DI FA ST&amp;PM SUP IT&amp;EDGE)" w:date="2022-02-07T15:27:00Z">
        <w:r w:rsidRPr="00A2596A" w:rsidDel="00AA0EC9">
          <w:rPr>
            <w:rFonts w:ascii="Times New Roman" w:eastAsia="Microsoft YaHei UI" w:hAnsi="Times New Roman" w:cs="Times New Roman"/>
            <w:lang w:eastAsia="zh-CN"/>
          </w:rPr>
          <w:delText>（传感器参数）</w:delText>
        </w:r>
      </w:del>
    </w:p>
    <w:p w14:paraId="74400602" w14:textId="51282182" w:rsidR="0038399E" w:rsidRPr="003504B7" w:rsidRDefault="002773FE" w:rsidP="0038399E">
      <w:pPr>
        <w:pStyle w:val="Num1"/>
        <w:numPr>
          <w:ilvl w:val="0"/>
          <w:numId w:val="0"/>
        </w:numPr>
        <w:ind w:left="284"/>
        <w:rPr>
          <w:ins w:id="949" w:author="Qiao, Guan Lun (RC-CN DI FA ST&amp;PM SUP IT&amp;EDGE)" w:date="2022-02-07T15:11:00Z"/>
          <w:rFonts w:ascii="Times New Roman" w:eastAsia="Microsoft YaHei UI" w:hAnsi="Times New Roman" w:cs="Times New Roman"/>
          <w:lang w:eastAsia="zh-CN"/>
        </w:rPr>
      </w:pPr>
      <w:ins w:id="950" w:author="Qiao, Guan Lun (RC-CN DI FA ST&amp;PM SUP IT&amp;EDGE)" w:date="2022-01-25T13:49:00Z">
        <w:r w:rsidRPr="00A2596A">
          <w:rPr>
            <w:rFonts w:ascii="Times New Roman" w:eastAsia="Microsoft YaHei UI" w:hAnsi="Times New Roman" w:cs="Times New Roman" w:hint="eastAsia"/>
            <w:lang w:eastAsia="zh-CN"/>
          </w:rPr>
          <w:t>链接：</w:t>
        </w:r>
      </w:ins>
      <w:ins w:id="951" w:author="Qiao, Guan Lun (RC-CN DI FA ST&amp;PM SUP IT&amp;EDGE)" w:date="2022-02-07T15:11:00Z">
        <w:r w:rsidR="003504B7" w:rsidRPr="003504B7">
          <w:rPr>
            <w:rFonts w:ascii="Times New Roman" w:eastAsia="Microsoft YaHei UI" w:hAnsi="Times New Roman" w:cs="Times New Roman"/>
            <w:lang w:eastAsia="zh-CN"/>
          </w:rPr>
          <w:fldChar w:fldCharType="begin"/>
        </w:r>
        <w:r w:rsidR="003504B7" w:rsidRPr="003504B7">
          <w:rPr>
            <w:rFonts w:ascii="Times New Roman" w:eastAsia="Microsoft YaHei UI" w:hAnsi="Times New Roman" w:cs="Times New Roman"/>
            <w:lang w:eastAsia="zh-CN"/>
          </w:rPr>
          <w:instrText xml:space="preserve"> HYPERLINK "https://www.bilibili.com/video/BV13541147cW?spm_id_from=333.999.0.0" </w:instrText>
        </w:r>
        <w:r w:rsidR="003504B7" w:rsidRPr="003504B7">
          <w:rPr>
            <w:rFonts w:ascii="Times New Roman" w:eastAsia="Microsoft YaHei UI" w:hAnsi="Times New Roman" w:cs="Times New Roman"/>
            <w:lang w:eastAsia="zh-CN"/>
          </w:rPr>
          <w:fldChar w:fldCharType="separate"/>
        </w:r>
        <w:r w:rsidR="003504B7" w:rsidRPr="003504B7">
          <w:rPr>
            <w:rStyle w:val="Hyperlink"/>
            <w:rFonts w:ascii="Times New Roman" w:eastAsia="Microsoft YaHei UI" w:hAnsi="Times New Roman" w:cs="Times New Roman"/>
            <w:color w:val="auto"/>
            <w:lang w:eastAsia="zh-CN"/>
            <w:rPrChange w:id="952" w:author="Qiao, Guan Lun (RC-CN DI FA ST&amp;PM SUP IT&amp;EDGE)" w:date="2022-02-07T15:11:00Z">
              <w:rPr>
                <w:rStyle w:val="Hyperlink"/>
                <w:rFonts w:ascii="Times New Roman" w:eastAsia="Microsoft YaHei UI" w:hAnsi="Times New Roman" w:cs="Times New Roman"/>
                <w:lang w:eastAsia="zh-CN"/>
              </w:rPr>
            </w:rPrChange>
          </w:rPr>
          <w:t>https://www.bilibili.com/video/BV13541147cW?spm_id_from=333.999.0.0</w:t>
        </w:r>
        <w:r w:rsidR="003504B7" w:rsidRPr="003504B7">
          <w:rPr>
            <w:rFonts w:ascii="Times New Roman" w:eastAsia="Microsoft YaHei UI" w:hAnsi="Times New Roman" w:cs="Times New Roman"/>
            <w:lang w:eastAsia="zh-CN"/>
          </w:rPr>
          <w:fldChar w:fldCharType="end"/>
        </w:r>
      </w:ins>
      <w:ins w:id="953" w:author="Sun, Qingyi (EXT) (RC-CN DI FA ST&amp;PM SUP IT&amp;EDGE)" w:date="2022-01-26T14:18:00Z">
        <w:del w:id="954" w:author="Qiao, Guan Lun (RC-CN DI FA ST&amp;PM SUP IT&amp;EDGE)" w:date="2022-02-07T15:11:00Z">
          <w:r w:rsidR="00DB3013" w:rsidRPr="003504B7" w:rsidDel="003504B7">
            <w:rPr>
              <w:rFonts w:ascii="Times New Roman" w:eastAsia="Microsoft YaHei UI" w:hAnsi="Times New Roman" w:cs="Times New Roman"/>
              <w:lang w:eastAsia="zh-CN"/>
            </w:rPr>
            <w:delText>Teams File</w:delText>
          </w:r>
        </w:del>
        <w:del w:id="955" w:author="Qiao, Guan Lun (RC-CN DI FA ST&amp;PM SUP IT&amp;EDGE)" w:date="2022-02-07T14:09:00Z">
          <w:r w:rsidR="00DB3013" w:rsidRPr="003504B7" w:rsidDel="00CB4E84">
            <w:rPr>
              <w:rFonts w:ascii="Times New Roman" w:eastAsia="Microsoft YaHei UI" w:hAnsi="Times New Roman" w:cs="Times New Roman"/>
              <w:lang w:eastAsia="zh-CN"/>
            </w:rPr>
            <w:delText xml:space="preserve">: </w:delText>
          </w:r>
        </w:del>
      </w:ins>
    </w:p>
    <w:p w14:paraId="02F110A0" w14:textId="196F9CEF" w:rsidR="003504B7" w:rsidRDefault="002312FB" w:rsidP="0038399E">
      <w:pPr>
        <w:pStyle w:val="Num1"/>
        <w:numPr>
          <w:ilvl w:val="0"/>
          <w:numId w:val="0"/>
        </w:numPr>
        <w:ind w:left="284"/>
        <w:rPr>
          <w:ins w:id="956" w:author="Qiao, Guan Lun (RC-CN DI FA ST&amp;PM SUP IT&amp;EDGE)" w:date="2022-02-07T15:25:00Z"/>
          <w:rFonts w:ascii="Times New Roman" w:eastAsia="Microsoft YaHei UI" w:hAnsi="Times New Roman" w:cs="Times New Roman"/>
          <w:lang w:eastAsia="zh-CN"/>
        </w:rPr>
      </w:pPr>
      <w:ins w:id="957" w:author="Qiao, Guan Lun (RC-CN DI FA ST&amp;PM SUP IT&amp;EDGE)" w:date="2022-02-07T15:13:00Z">
        <w:r w:rsidRPr="002312FB">
          <w:rPr>
            <w:rFonts w:ascii="Times New Roman" w:eastAsia="Microsoft YaHei UI" w:hAnsi="Times New Roman" w:cs="Times New Roman"/>
            <w:noProof/>
            <w:lang w:eastAsia="zh-CN"/>
          </w:rPr>
          <w:lastRenderedPageBreak/>
          <w:drawing>
            <wp:inline distT="0" distB="0" distL="0" distR="0" wp14:anchorId="13D9F1ED" wp14:editId="0685E5A3">
              <wp:extent cx="4718050" cy="248172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558" cy="2483048"/>
                      </a:xfrm>
                      <a:prstGeom prst="rect">
                        <a:avLst/>
                      </a:prstGeom>
                    </pic:spPr>
                  </pic:pic>
                </a:graphicData>
              </a:graphic>
            </wp:inline>
          </w:drawing>
        </w:r>
      </w:ins>
    </w:p>
    <w:p w14:paraId="20B9B867" w14:textId="77777777" w:rsidR="002312FB" w:rsidRPr="00BC13F3" w:rsidRDefault="002312FB" w:rsidP="002312FB">
      <w:pPr>
        <w:pStyle w:val="Num1"/>
        <w:numPr>
          <w:ilvl w:val="0"/>
          <w:numId w:val="0"/>
        </w:numPr>
        <w:ind w:left="284"/>
        <w:rPr>
          <w:ins w:id="958" w:author="Qiao, Guan Lun (RC-CN DI FA ST&amp;PM SUP IT&amp;EDGE)" w:date="2022-02-07T15:13:00Z"/>
          <w:rFonts w:ascii="Times New Roman" w:eastAsia="Microsoft YaHei UI" w:hAnsi="Times New Roman" w:cs="Times New Roman"/>
          <w:highlight w:val="yellow"/>
          <w:lang w:eastAsia="zh-CN"/>
        </w:rPr>
      </w:pPr>
      <w:ins w:id="959" w:author="Qiao, Guan Lun (RC-CN DI FA ST&amp;PM SUP IT&amp;EDGE)" w:date="2022-02-07T15:13:00Z">
        <w:r w:rsidRPr="00BC13F3">
          <w:rPr>
            <w:rFonts w:ascii="Times New Roman" w:eastAsia="Microsoft YaHei UI" w:hAnsi="Times New Roman" w:cs="Times New Roman"/>
            <w:highlight w:val="yellow"/>
            <w:lang w:eastAsia="zh-CN"/>
          </w:rPr>
          <w:t>注：</w:t>
        </w:r>
      </w:ins>
    </w:p>
    <w:p w14:paraId="0FE4084F" w14:textId="1D5F8B2B" w:rsidR="002312FB" w:rsidRDefault="002312FB" w:rsidP="002312FB">
      <w:pPr>
        <w:pStyle w:val="Num1"/>
        <w:numPr>
          <w:ilvl w:val="0"/>
          <w:numId w:val="65"/>
        </w:numPr>
        <w:rPr>
          <w:ins w:id="960" w:author="Qiao, Guan Lun (RC-CN DI FA ST&amp;PM SUP IT&amp;EDGE)" w:date="2022-02-07T15:48:00Z"/>
          <w:rFonts w:ascii="Times New Roman" w:eastAsia="Microsoft YaHei UI" w:hAnsi="Times New Roman" w:cs="Times New Roman"/>
          <w:highlight w:val="yellow"/>
          <w:lang w:eastAsia="zh-CN"/>
        </w:rPr>
      </w:pPr>
      <w:ins w:id="961" w:author="Qiao, Guan Lun (RC-CN DI FA ST&amp;PM SUP IT&amp;EDGE)" w:date="2022-02-07T15:13:00Z">
        <w:r w:rsidRPr="00BC13F3">
          <w:rPr>
            <w:rFonts w:ascii="Times New Roman" w:eastAsia="Microsoft YaHei UI" w:hAnsi="Times New Roman" w:cs="Times New Roman"/>
            <w:highlight w:val="yellow"/>
            <w:lang w:eastAsia="zh-CN"/>
          </w:rPr>
          <w:t>可</w:t>
        </w:r>
        <w:r>
          <w:rPr>
            <w:rFonts w:ascii="Times New Roman" w:eastAsia="Microsoft YaHei UI" w:hAnsi="Times New Roman" w:cs="Times New Roman" w:hint="eastAsia"/>
            <w:highlight w:val="yellow"/>
            <w:lang w:eastAsia="zh-CN"/>
          </w:rPr>
          <w:t>参考</w:t>
        </w:r>
        <w:r w:rsidRPr="00BC13F3">
          <w:rPr>
            <w:rFonts w:ascii="Times New Roman" w:eastAsia="Microsoft YaHei UI" w:hAnsi="Times New Roman" w:cs="Times New Roman"/>
            <w:highlight w:val="yellow"/>
            <w:lang w:eastAsia="zh-CN"/>
          </w:rPr>
          <w:t>该部分资源的</w:t>
        </w:r>
      </w:ins>
      <w:ins w:id="962" w:author="Qiao, Guan Lun (RC-CN DI FA ST&amp;PM SUP IT&amp;EDGE)" w:date="2022-02-07T15:25:00Z">
        <w:r w:rsidR="006B3737">
          <w:rPr>
            <w:rFonts w:ascii="Times New Roman" w:eastAsia="Microsoft YaHei UI" w:hAnsi="Times New Roman" w:cs="Times New Roman" w:hint="eastAsia"/>
            <w:highlight w:val="yellow"/>
            <w:lang w:eastAsia="zh-CN"/>
          </w:rPr>
          <w:t>功能逻辑和</w:t>
        </w:r>
      </w:ins>
      <w:ins w:id="963" w:author="Qiao, Guan Lun (RC-CN DI FA ST&amp;PM SUP IT&amp;EDGE)" w:date="2022-02-07T15:13:00Z">
        <w:r>
          <w:rPr>
            <w:rFonts w:ascii="Times New Roman" w:eastAsia="Microsoft YaHei UI" w:hAnsi="Times New Roman" w:cs="Times New Roman" w:hint="eastAsia"/>
            <w:highlight w:val="yellow"/>
            <w:lang w:eastAsia="zh-CN"/>
          </w:rPr>
          <w:t>功能界面布局</w:t>
        </w:r>
        <w:r w:rsidRPr="00BC13F3">
          <w:rPr>
            <w:rFonts w:ascii="Times New Roman" w:eastAsia="Microsoft YaHei UI" w:hAnsi="Times New Roman" w:cs="Times New Roman"/>
            <w:highlight w:val="yellow"/>
            <w:lang w:eastAsia="zh-CN"/>
          </w:rPr>
          <w:t>进行</w:t>
        </w:r>
        <w:r w:rsidRPr="00BC13F3">
          <w:rPr>
            <w:rFonts w:ascii="Times New Roman" w:eastAsia="Microsoft YaHei UI" w:hAnsi="Times New Roman" w:cs="Times New Roman"/>
            <w:highlight w:val="yellow"/>
            <w:lang w:eastAsia="zh-CN"/>
          </w:rPr>
          <w:t>AGV APP</w:t>
        </w:r>
        <w:r w:rsidRPr="00BC13F3">
          <w:rPr>
            <w:rFonts w:ascii="Times New Roman" w:eastAsia="Microsoft YaHei UI" w:hAnsi="Times New Roman" w:cs="Times New Roman"/>
            <w:highlight w:val="yellow"/>
            <w:lang w:eastAsia="zh-CN"/>
          </w:rPr>
          <w:t>的开发</w:t>
        </w:r>
      </w:ins>
    </w:p>
    <w:p w14:paraId="756AB088" w14:textId="7C065D33" w:rsidR="00435C24" w:rsidRPr="004E7171" w:rsidRDefault="00435C24">
      <w:pPr>
        <w:pStyle w:val="Num1"/>
        <w:numPr>
          <w:ilvl w:val="0"/>
          <w:numId w:val="65"/>
        </w:numPr>
        <w:rPr>
          <w:ins w:id="964" w:author="Qiao, Guan Lun (RC-CN DI FA ST&amp;PM SUP IT&amp;EDGE)" w:date="2022-02-07T15:13:00Z"/>
          <w:rFonts w:ascii="Times New Roman" w:eastAsia="Microsoft YaHei UI" w:hAnsi="Times New Roman" w:cs="Times New Roman"/>
          <w:highlight w:val="yellow"/>
          <w:lang w:eastAsia="zh-CN"/>
        </w:rPr>
        <w:pPrChange w:id="965" w:author="Qiao, Guan Lun (RC-CN DI FA ST&amp;PM SUP IT&amp;EDGE)" w:date="2022-02-07T15:49:00Z">
          <w:pPr>
            <w:pStyle w:val="Num1"/>
            <w:numPr>
              <w:numId w:val="62"/>
            </w:numPr>
            <w:tabs>
              <w:tab w:val="clear" w:pos="284"/>
            </w:tabs>
            <w:ind w:left="644" w:hanging="360"/>
          </w:pPr>
        </w:pPrChange>
      </w:pPr>
      <w:ins w:id="966" w:author="Qiao, Guan Lun (RC-CN DI FA ST&amp;PM SUP IT&amp;EDGE)" w:date="2022-02-07T15:48:00Z">
        <w:r w:rsidRPr="00BC13F3">
          <w:rPr>
            <w:rFonts w:ascii="Times New Roman" w:eastAsia="Microsoft YaHei UI" w:hAnsi="Times New Roman" w:cs="Times New Roman" w:hint="eastAsia"/>
            <w:highlight w:val="yellow"/>
            <w:lang w:eastAsia="zh-CN"/>
          </w:rPr>
          <w:t>上述</w:t>
        </w:r>
        <w:r w:rsidR="004E7171">
          <w:rPr>
            <w:rFonts w:ascii="Times New Roman" w:eastAsia="Microsoft YaHei UI" w:hAnsi="Times New Roman" w:cs="Times New Roman" w:hint="eastAsia"/>
            <w:highlight w:val="yellow"/>
            <w:lang w:eastAsia="zh-CN"/>
          </w:rPr>
          <w:t>遥感控制、波形显示</w:t>
        </w:r>
      </w:ins>
      <w:ins w:id="967" w:author="Qiao, Guan Lun (RC-CN DI FA ST&amp;PM SUP IT&amp;EDGE)" w:date="2022-02-07T15:49:00Z">
        <w:r w:rsidR="004E7171">
          <w:rPr>
            <w:rFonts w:ascii="Times New Roman" w:eastAsia="Microsoft YaHei UI" w:hAnsi="Times New Roman" w:cs="Times New Roman" w:hint="eastAsia"/>
            <w:highlight w:val="yellow"/>
            <w:lang w:eastAsia="zh-CN"/>
          </w:rPr>
          <w:t>和</w:t>
        </w:r>
        <w:r w:rsidR="004E7171">
          <w:rPr>
            <w:rFonts w:ascii="Times New Roman" w:eastAsia="Microsoft YaHei UI" w:hAnsi="Times New Roman" w:cs="Times New Roman" w:hint="eastAsia"/>
            <w:highlight w:val="yellow"/>
            <w:lang w:eastAsia="zh-CN"/>
          </w:rPr>
          <w:t>A</w:t>
        </w:r>
        <w:r w:rsidR="004E7171">
          <w:rPr>
            <w:rFonts w:ascii="Times New Roman" w:eastAsia="Microsoft YaHei UI" w:hAnsi="Times New Roman" w:cs="Times New Roman"/>
            <w:highlight w:val="yellow"/>
            <w:lang w:eastAsia="zh-CN"/>
          </w:rPr>
          <w:t>GV</w:t>
        </w:r>
        <w:r w:rsidR="004E7171">
          <w:rPr>
            <w:rFonts w:ascii="Times New Roman" w:eastAsia="Microsoft YaHei UI" w:hAnsi="Times New Roman" w:cs="Times New Roman" w:hint="eastAsia"/>
            <w:highlight w:val="yellow"/>
            <w:lang w:eastAsia="zh-CN"/>
          </w:rPr>
          <w:t>控制</w:t>
        </w:r>
      </w:ins>
      <w:ins w:id="968" w:author="Qiao, Guan Lun (RC-CN DI FA ST&amp;PM SUP IT&amp;EDGE)" w:date="2022-02-07T15:48:00Z">
        <w:r w:rsidRPr="00BC13F3">
          <w:rPr>
            <w:rFonts w:ascii="Times New Roman" w:eastAsia="Microsoft YaHei UI" w:hAnsi="Times New Roman" w:cs="Times New Roman" w:hint="eastAsia"/>
            <w:highlight w:val="yellow"/>
            <w:lang w:eastAsia="zh-CN"/>
          </w:rPr>
          <w:t>功能</w:t>
        </w:r>
      </w:ins>
      <w:ins w:id="969" w:author="Qiao, Guan Lun (RC-CN DI FA ST&amp;PM SUP IT&amp;EDGE)" w:date="2022-02-07T15:49:00Z">
        <w:r w:rsidR="004E7171">
          <w:rPr>
            <w:rFonts w:ascii="Times New Roman" w:eastAsia="Microsoft YaHei UI" w:hAnsi="Times New Roman" w:cs="Times New Roman" w:hint="eastAsia"/>
            <w:highlight w:val="yellow"/>
            <w:lang w:eastAsia="zh-CN"/>
          </w:rPr>
          <w:t>界面</w:t>
        </w:r>
      </w:ins>
      <w:ins w:id="970" w:author="Qiao, Guan Lun (RC-CN DI FA ST&amp;PM SUP IT&amp;EDGE)" w:date="2022-02-07T15:48:00Z">
        <w:r w:rsidRPr="00BC13F3">
          <w:rPr>
            <w:rFonts w:ascii="Times New Roman" w:eastAsia="Microsoft YaHei UI" w:hAnsi="Times New Roman" w:cs="Times New Roman" w:hint="eastAsia"/>
            <w:highlight w:val="yellow"/>
            <w:lang w:eastAsia="zh-CN"/>
          </w:rPr>
          <w:t>和“</w:t>
        </w:r>
        <w:r w:rsidRPr="00BC13F3">
          <w:rPr>
            <w:rFonts w:ascii="Times New Roman" w:eastAsia="Microsoft YaHei UI" w:hAnsi="Times New Roman" w:cs="Times New Roman" w:hint="eastAsia"/>
            <w:highlight w:val="yellow"/>
            <w:lang w:eastAsia="zh-CN"/>
          </w:rPr>
          <w:t>3</w:t>
        </w:r>
        <w:r w:rsidRPr="00BC13F3">
          <w:rPr>
            <w:rFonts w:ascii="Times New Roman" w:eastAsia="Microsoft YaHei UI" w:hAnsi="Times New Roman" w:cs="Times New Roman"/>
            <w:highlight w:val="yellow"/>
            <w:lang w:eastAsia="zh-CN"/>
          </w:rPr>
          <w:t xml:space="preserve">.1 1 ROS Web Tools </w:t>
        </w:r>
        <w:r w:rsidRPr="00BC13F3">
          <w:rPr>
            <w:rFonts w:ascii="Times New Roman" w:eastAsia="Microsoft YaHei UI" w:hAnsi="Times New Roman" w:cs="Times New Roman"/>
            <w:highlight w:val="yellow"/>
            <w:lang w:eastAsia="zh-CN"/>
          </w:rPr>
          <w:t>开源</w:t>
        </w:r>
        <w:r w:rsidRPr="00BC13F3">
          <w:rPr>
            <w:rFonts w:ascii="Times New Roman" w:eastAsia="Microsoft YaHei UI" w:hAnsi="Times New Roman" w:cs="Times New Roman"/>
            <w:highlight w:val="yellow"/>
            <w:lang w:eastAsia="zh-CN"/>
          </w:rPr>
          <w:t xml:space="preserve"> HTML</w:t>
        </w:r>
        <w:r w:rsidRPr="00BC13F3">
          <w:rPr>
            <w:rFonts w:ascii="Times New Roman" w:eastAsia="Microsoft YaHei UI" w:hAnsi="Times New Roman" w:cs="Times New Roman"/>
            <w:highlight w:val="yellow"/>
            <w:lang w:eastAsia="zh-CN"/>
          </w:rPr>
          <w:t>网页</w:t>
        </w:r>
        <w:r w:rsidRPr="00BC13F3">
          <w:rPr>
            <w:rFonts w:ascii="Times New Roman" w:eastAsia="Microsoft YaHei UI" w:hAnsi="Times New Roman" w:cs="Times New Roman" w:hint="eastAsia"/>
            <w:highlight w:val="yellow"/>
            <w:lang w:eastAsia="zh-CN"/>
          </w:rPr>
          <w:t>”中的功能项有所重复，可重点参考</w:t>
        </w:r>
      </w:ins>
    </w:p>
    <w:p w14:paraId="14EA2950" w14:textId="0AB40EC5" w:rsidR="002312FB" w:rsidRPr="00A2596A" w:rsidDel="004B0EBC" w:rsidRDefault="002312FB" w:rsidP="0038399E">
      <w:pPr>
        <w:pStyle w:val="Num1"/>
        <w:numPr>
          <w:ilvl w:val="0"/>
          <w:numId w:val="0"/>
        </w:numPr>
        <w:ind w:left="284"/>
        <w:rPr>
          <w:del w:id="971" w:author="Qiao, Guan Lun (RC-CN DI FA ST&amp;PM SUP IT&amp;EDGE)" w:date="2022-02-07T15:27:00Z"/>
          <w:rFonts w:ascii="Times New Roman" w:eastAsia="Microsoft YaHei UI" w:hAnsi="Times New Roman" w:cs="Times New Roman"/>
          <w:lang w:eastAsia="zh-CN"/>
        </w:rPr>
      </w:pPr>
      <w:bookmarkStart w:id="972" w:name="_Toc95207342"/>
      <w:bookmarkStart w:id="973" w:name="_Toc95207361"/>
      <w:bookmarkEnd w:id="972"/>
      <w:bookmarkEnd w:id="973"/>
    </w:p>
    <w:p w14:paraId="286E81A8" w14:textId="4CE64608" w:rsidR="002311DB" w:rsidRPr="00A2596A" w:rsidRDefault="005129A6" w:rsidP="002311DB">
      <w:pPr>
        <w:pStyle w:val="Heading2"/>
        <w:rPr>
          <w:rFonts w:ascii="Times New Roman" w:eastAsia="Microsoft YaHei UI" w:hAnsi="Times New Roman" w:cs="Times New Roman"/>
          <w:lang w:eastAsia="zh-CN"/>
        </w:rPr>
      </w:pPr>
      <w:del w:id="974" w:author="Qiao, Guan Lun (RC-CN DI FA ST&amp;PM SUP IT&amp;EDGE)" w:date="2022-02-07T15:14:00Z">
        <w:r w:rsidRPr="00A2596A" w:rsidDel="00D617EF">
          <w:rPr>
            <w:rFonts w:ascii="Times New Roman" w:eastAsia="Microsoft YaHei UI" w:hAnsi="Times New Roman" w:cs="Times New Roman"/>
            <w:lang w:eastAsia="zh-CN"/>
          </w:rPr>
          <w:delText>现有</w:delText>
        </w:r>
      </w:del>
      <w:bookmarkStart w:id="975" w:name="_Toc95207362"/>
      <w:ins w:id="976" w:author="Qiao, Guan Lun (RC-CN DI FA ST&amp;PM SUP IT&amp;EDGE)" w:date="2022-02-07T15:03:00Z">
        <w:r w:rsidR="00255B3E">
          <w:rPr>
            <w:rFonts w:ascii="Times New Roman" w:eastAsia="Microsoft YaHei UI" w:hAnsi="Times New Roman" w:cs="Times New Roman" w:hint="eastAsia"/>
            <w:lang w:eastAsia="zh-CN"/>
          </w:rPr>
          <w:t>商用</w:t>
        </w:r>
      </w:ins>
      <w:del w:id="977" w:author="Qiao, Guan Lun (RC-CN DI FA ST&amp;PM SUP IT&amp;EDGE)" w:date="2022-02-07T15:03:00Z">
        <w:r w:rsidR="00F95309" w:rsidRPr="00A2596A" w:rsidDel="00255B3E">
          <w:rPr>
            <w:rFonts w:ascii="Times New Roman" w:eastAsia="Microsoft YaHei UI" w:hAnsi="Times New Roman" w:cs="Times New Roman"/>
            <w:lang w:eastAsia="zh-CN"/>
          </w:rPr>
          <w:delText>商业</w:delText>
        </w:r>
      </w:del>
      <w:ins w:id="978" w:author="Qiao, Guan Lun (RC-CN DI FA ST&amp;PM SUP IT&amp;EDGE)" w:date="2022-02-07T15:03:00Z">
        <w:r w:rsidR="00255B3E">
          <w:rPr>
            <w:rFonts w:ascii="Times New Roman" w:eastAsia="Microsoft YaHei UI" w:hAnsi="Times New Roman" w:cs="Times New Roman" w:hint="eastAsia"/>
            <w:lang w:eastAsia="zh-CN"/>
          </w:rPr>
          <w:t>A</w:t>
        </w:r>
        <w:r w:rsidR="00255B3E">
          <w:rPr>
            <w:rFonts w:ascii="Times New Roman" w:eastAsia="Microsoft YaHei UI" w:hAnsi="Times New Roman" w:cs="Times New Roman"/>
            <w:lang w:eastAsia="zh-CN"/>
          </w:rPr>
          <w:t xml:space="preserve">GV </w:t>
        </w:r>
      </w:ins>
      <w:del w:id="979" w:author="Qiao, Guan Lun (RC-CN DI FA ST&amp;PM SUP IT&amp;EDGE)" w:date="2022-02-07T15:03:00Z">
        <w:r w:rsidR="006A5454" w:rsidRPr="00A2596A" w:rsidDel="00255B3E">
          <w:rPr>
            <w:rFonts w:ascii="Times New Roman" w:eastAsia="Microsoft YaHei UI" w:hAnsi="Times New Roman" w:cs="Times New Roman"/>
            <w:lang w:eastAsia="zh-CN"/>
          </w:rPr>
          <w:delText>机器人</w:delText>
        </w:r>
      </w:del>
      <w:r w:rsidR="00602AE8" w:rsidRPr="00A2596A">
        <w:rPr>
          <w:rFonts w:ascii="Times New Roman" w:eastAsia="Microsoft YaHei UI" w:hAnsi="Times New Roman" w:cs="Times New Roman"/>
          <w:lang w:eastAsia="zh-CN"/>
        </w:rPr>
        <w:t>APP</w:t>
      </w:r>
      <w:r w:rsidR="00602AE8" w:rsidRPr="00A2596A">
        <w:rPr>
          <w:rFonts w:ascii="Times New Roman" w:eastAsia="Microsoft YaHei UI" w:hAnsi="Times New Roman" w:cs="Times New Roman"/>
          <w:lang w:eastAsia="zh-CN"/>
        </w:rPr>
        <w:t>功能</w:t>
      </w:r>
      <w:ins w:id="980" w:author="Qiao, Guan Lun (RC-CN DI FA ST&amp;PM SUP IT&amp;EDGE)" w:date="2022-02-07T15:14:00Z">
        <w:r w:rsidR="00D617EF">
          <w:rPr>
            <w:rFonts w:ascii="Times New Roman" w:eastAsia="Microsoft YaHei UI" w:hAnsi="Times New Roman" w:cs="Times New Roman" w:hint="eastAsia"/>
            <w:lang w:eastAsia="zh-CN"/>
          </w:rPr>
          <w:t>调研</w:t>
        </w:r>
      </w:ins>
      <w:bookmarkEnd w:id="975"/>
    </w:p>
    <w:p w14:paraId="5103CDFD" w14:textId="4C8F067A" w:rsidR="0097291D" w:rsidRPr="00255B3E" w:rsidDel="004B0EBC" w:rsidRDefault="0010459D">
      <w:pPr>
        <w:pStyle w:val="Num1"/>
        <w:numPr>
          <w:ilvl w:val="0"/>
          <w:numId w:val="63"/>
        </w:numPr>
        <w:rPr>
          <w:del w:id="981" w:author="Qiao, Guan Lun (RC-CN DI FA ST&amp;PM SUP IT&amp;EDGE)" w:date="2022-02-07T15:28:00Z"/>
          <w:rFonts w:ascii="Times New Roman" w:eastAsia="Microsoft YaHei UI" w:hAnsi="Times New Roman" w:cs="Times New Roman"/>
          <w:lang w:eastAsia="zh-CN"/>
          <w:rPrChange w:id="982" w:author="Qiao, Guan Lun (RC-CN DI FA ST&amp;PM SUP IT&amp;EDGE)" w:date="2022-02-07T15:04:00Z">
            <w:rPr>
              <w:del w:id="983" w:author="Qiao, Guan Lun (RC-CN DI FA ST&amp;PM SUP IT&amp;EDGE)" w:date="2022-02-07T15:28:00Z"/>
              <w:lang w:eastAsia="zh-CN"/>
            </w:rPr>
          </w:rPrChange>
        </w:rPr>
        <w:pPrChange w:id="984" w:author="Qiao, Guan Lun (RC-CN DI FA ST&amp;PM SUP IT&amp;EDGE)" w:date="2022-02-07T15:04:00Z">
          <w:pPr>
            <w:pStyle w:val="Num1"/>
          </w:pPr>
        </w:pPrChange>
      </w:pPr>
      <w:r w:rsidRPr="00255B3E">
        <w:rPr>
          <w:rFonts w:ascii="Times New Roman" w:eastAsia="Microsoft YaHei UI" w:hAnsi="Times New Roman" w:cs="Times New Roman"/>
          <w:lang w:eastAsia="zh-CN"/>
          <w:rPrChange w:id="985" w:author="Qiao, Guan Lun (RC-CN DI FA ST&amp;PM SUP IT&amp;EDGE)" w:date="2022-02-07T15:04:00Z">
            <w:rPr>
              <w:lang w:eastAsia="zh-CN"/>
            </w:rPr>
          </w:rPrChange>
        </w:rPr>
        <w:t>Starship</w:t>
      </w:r>
      <w:r w:rsidR="00970F7F" w:rsidRPr="00255B3E">
        <w:rPr>
          <w:rFonts w:ascii="Times New Roman" w:eastAsia="Microsoft YaHei UI" w:hAnsi="Times New Roman" w:cs="Times New Roman"/>
          <w:lang w:eastAsia="zh-CN"/>
          <w:rPrChange w:id="986" w:author="Qiao, Guan Lun (RC-CN DI FA ST&amp;PM SUP IT&amp;EDGE)" w:date="2022-02-07T15:04:00Z">
            <w:rPr>
              <w:lang w:eastAsia="zh-CN"/>
            </w:rPr>
          </w:rPrChange>
        </w:rPr>
        <w:t xml:space="preserve"> Robot</w:t>
      </w:r>
    </w:p>
    <w:p w14:paraId="1F70574D" w14:textId="359CED01" w:rsidR="00A11F16" w:rsidRPr="004B0EBC" w:rsidDel="004B0EBC" w:rsidRDefault="0097291D">
      <w:pPr>
        <w:pStyle w:val="Num1"/>
        <w:numPr>
          <w:ilvl w:val="0"/>
          <w:numId w:val="63"/>
        </w:numPr>
        <w:rPr>
          <w:del w:id="987" w:author="Qiao, Guan Lun (RC-CN DI FA ST&amp;PM SUP IT&amp;EDGE)" w:date="2022-02-07T15:28:00Z"/>
          <w:rFonts w:ascii="Times New Roman" w:eastAsia="Microsoft YaHei UI" w:hAnsi="Times New Roman" w:cs="Times New Roman"/>
          <w:lang w:eastAsia="zh-CN"/>
        </w:rPr>
        <w:pPrChange w:id="988" w:author="Qiao, Guan Lun (RC-CN DI FA ST&amp;PM SUP IT&amp;EDGE)" w:date="2022-02-07T15:28:00Z">
          <w:pPr>
            <w:pStyle w:val="Num1"/>
            <w:numPr>
              <w:numId w:val="0"/>
            </w:numPr>
            <w:tabs>
              <w:tab w:val="clear" w:pos="284"/>
            </w:tabs>
            <w:ind w:left="0" w:firstLine="0"/>
          </w:pPr>
        </w:pPrChange>
      </w:pPr>
      <w:del w:id="989" w:author="Qiao, Guan Lun (RC-CN DI FA ST&amp;PM SUP IT&amp;EDGE)" w:date="2022-02-07T15:28:00Z">
        <w:r w:rsidRPr="00A2596A" w:rsidDel="004B0EBC">
          <w:rPr>
            <w:rFonts w:ascii="Times New Roman" w:eastAsia="Microsoft YaHei UI" w:hAnsi="Times New Roman" w:cs="Times New Roman"/>
            <w:noProof/>
          </w:rPr>
          <w:drawing>
            <wp:anchor distT="0" distB="0" distL="114300" distR="114300" simplePos="0" relativeHeight="251668480" behindDoc="0" locked="0" layoutInCell="1" allowOverlap="1" wp14:anchorId="174125E8" wp14:editId="118B0E48">
              <wp:simplePos x="0" y="0"/>
              <wp:positionH relativeFrom="column">
                <wp:posOffset>3122535</wp:posOffset>
              </wp:positionH>
              <wp:positionV relativeFrom="paragraph">
                <wp:posOffset>21327</wp:posOffset>
              </wp:positionV>
              <wp:extent cx="1698625" cy="24237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28099"/>
                      <a:stretch/>
                    </pic:blipFill>
                    <pic:spPr bwMode="auto">
                      <a:xfrm>
                        <a:off x="0" y="0"/>
                        <a:ext cx="1698625" cy="2423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A3B3A" w:rsidRPr="00A2596A" w:rsidDel="004B0EBC">
          <w:rPr>
            <w:rFonts w:ascii="Times New Roman" w:eastAsia="Microsoft YaHei UI" w:hAnsi="Times New Roman" w:cs="Times New Roman"/>
            <w:noProof/>
          </w:rPr>
          <w:drawing>
            <wp:anchor distT="0" distB="0" distL="114300" distR="114300" simplePos="0" relativeHeight="251667456" behindDoc="0" locked="0" layoutInCell="1" allowOverlap="1" wp14:anchorId="6FCCCA9E" wp14:editId="1EAF9A27">
              <wp:simplePos x="0" y="0"/>
              <wp:positionH relativeFrom="column">
                <wp:posOffset>189601</wp:posOffset>
              </wp:positionH>
              <wp:positionV relativeFrom="paragraph">
                <wp:posOffset>22069</wp:posOffset>
              </wp:positionV>
              <wp:extent cx="1952972" cy="24412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972" cy="2441275"/>
                      </a:xfrm>
                      <a:prstGeom prst="rect">
                        <a:avLst/>
                      </a:prstGeom>
                    </pic:spPr>
                  </pic:pic>
                </a:graphicData>
              </a:graphic>
            </wp:anchor>
          </w:drawing>
        </w:r>
      </w:del>
    </w:p>
    <w:p w14:paraId="209370CE" w14:textId="603D0006" w:rsidR="00C461E9" w:rsidRPr="00A2596A" w:rsidDel="004B0EBC" w:rsidRDefault="00C461E9">
      <w:pPr>
        <w:pStyle w:val="Num1"/>
        <w:numPr>
          <w:ilvl w:val="0"/>
          <w:numId w:val="0"/>
        </w:numPr>
        <w:rPr>
          <w:del w:id="990" w:author="Qiao, Guan Lun (RC-CN DI FA ST&amp;PM SUP IT&amp;EDGE)" w:date="2022-02-07T15:28:00Z"/>
          <w:rFonts w:ascii="Times New Roman" w:eastAsia="Microsoft YaHei UI" w:hAnsi="Times New Roman" w:cs="Times New Roman"/>
          <w:lang w:eastAsia="zh-CN"/>
        </w:rPr>
      </w:pPr>
    </w:p>
    <w:p w14:paraId="3E525DA6" w14:textId="1F36DD05" w:rsidR="00C461E9" w:rsidRPr="00A2596A" w:rsidDel="004B0EBC" w:rsidRDefault="00C461E9">
      <w:pPr>
        <w:pStyle w:val="Num1"/>
        <w:numPr>
          <w:ilvl w:val="0"/>
          <w:numId w:val="0"/>
        </w:numPr>
        <w:rPr>
          <w:del w:id="991" w:author="Qiao, Guan Lun (RC-CN DI FA ST&amp;PM SUP IT&amp;EDGE)" w:date="2022-02-07T15:28:00Z"/>
          <w:rFonts w:ascii="Times New Roman" w:eastAsia="Microsoft YaHei UI" w:hAnsi="Times New Roman" w:cs="Times New Roman"/>
          <w:lang w:eastAsia="zh-CN"/>
        </w:rPr>
      </w:pPr>
    </w:p>
    <w:p w14:paraId="3AB72BFF" w14:textId="16C9BF71" w:rsidR="00C461E9" w:rsidRPr="00A2596A" w:rsidDel="004B0EBC" w:rsidRDefault="00C461E9">
      <w:pPr>
        <w:pStyle w:val="Num1"/>
        <w:numPr>
          <w:ilvl w:val="0"/>
          <w:numId w:val="0"/>
        </w:numPr>
        <w:rPr>
          <w:del w:id="992" w:author="Qiao, Guan Lun (RC-CN DI FA ST&amp;PM SUP IT&amp;EDGE)" w:date="2022-02-07T15:28:00Z"/>
          <w:rFonts w:ascii="Times New Roman" w:eastAsia="Microsoft YaHei UI" w:hAnsi="Times New Roman" w:cs="Times New Roman"/>
          <w:lang w:eastAsia="zh-CN"/>
        </w:rPr>
      </w:pPr>
    </w:p>
    <w:p w14:paraId="1DB5F01A" w14:textId="54C2157C" w:rsidR="00C461E9" w:rsidRPr="00A2596A" w:rsidDel="004B0EBC" w:rsidRDefault="00C461E9">
      <w:pPr>
        <w:pStyle w:val="Num1"/>
        <w:numPr>
          <w:ilvl w:val="0"/>
          <w:numId w:val="0"/>
        </w:numPr>
        <w:rPr>
          <w:del w:id="993" w:author="Qiao, Guan Lun (RC-CN DI FA ST&amp;PM SUP IT&amp;EDGE)" w:date="2022-02-07T15:28:00Z"/>
          <w:rFonts w:ascii="Times New Roman" w:eastAsia="Microsoft YaHei UI" w:hAnsi="Times New Roman" w:cs="Times New Roman"/>
          <w:lang w:eastAsia="zh-CN"/>
        </w:rPr>
      </w:pPr>
    </w:p>
    <w:p w14:paraId="60EDCBC3" w14:textId="34BF222B" w:rsidR="00C461E9" w:rsidRPr="00A2596A" w:rsidDel="004B0EBC" w:rsidRDefault="00C461E9">
      <w:pPr>
        <w:pStyle w:val="Num1"/>
        <w:numPr>
          <w:ilvl w:val="0"/>
          <w:numId w:val="0"/>
        </w:numPr>
        <w:rPr>
          <w:del w:id="994" w:author="Qiao, Guan Lun (RC-CN DI FA ST&amp;PM SUP IT&amp;EDGE)" w:date="2022-02-07T15:28:00Z"/>
          <w:rFonts w:ascii="Times New Roman" w:eastAsia="Microsoft YaHei UI" w:hAnsi="Times New Roman" w:cs="Times New Roman"/>
          <w:lang w:eastAsia="zh-CN"/>
        </w:rPr>
      </w:pPr>
    </w:p>
    <w:p w14:paraId="667B633E" w14:textId="238EA995" w:rsidR="00C461E9" w:rsidRPr="00A2596A" w:rsidDel="004B0EBC" w:rsidRDefault="00C461E9">
      <w:pPr>
        <w:pStyle w:val="Num1"/>
        <w:numPr>
          <w:ilvl w:val="0"/>
          <w:numId w:val="0"/>
        </w:numPr>
        <w:rPr>
          <w:del w:id="995" w:author="Qiao, Guan Lun (RC-CN DI FA ST&amp;PM SUP IT&amp;EDGE)" w:date="2022-02-07T15:28:00Z"/>
          <w:rFonts w:ascii="Times New Roman" w:eastAsia="Microsoft YaHei UI" w:hAnsi="Times New Roman" w:cs="Times New Roman"/>
          <w:lang w:eastAsia="zh-CN"/>
        </w:rPr>
      </w:pPr>
    </w:p>
    <w:p w14:paraId="7FCD4CB1" w14:textId="330C8A6D" w:rsidR="00C461E9" w:rsidRPr="00A2596A" w:rsidDel="004B0EBC" w:rsidRDefault="00C461E9">
      <w:pPr>
        <w:pStyle w:val="Num1"/>
        <w:numPr>
          <w:ilvl w:val="0"/>
          <w:numId w:val="0"/>
        </w:numPr>
        <w:rPr>
          <w:del w:id="996" w:author="Qiao, Guan Lun (RC-CN DI FA ST&amp;PM SUP IT&amp;EDGE)" w:date="2022-02-07T15:28:00Z"/>
          <w:rFonts w:ascii="Times New Roman" w:eastAsia="Microsoft YaHei UI" w:hAnsi="Times New Roman" w:cs="Times New Roman"/>
          <w:lang w:eastAsia="zh-CN"/>
        </w:rPr>
      </w:pPr>
    </w:p>
    <w:p w14:paraId="727698FB" w14:textId="03275483" w:rsidR="00C461E9" w:rsidRPr="00A2596A" w:rsidDel="004B0EBC" w:rsidRDefault="00C461E9">
      <w:pPr>
        <w:pStyle w:val="Num1"/>
        <w:numPr>
          <w:ilvl w:val="0"/>
          <w:numId w:val="0"/>
        </w:numPr>
        <w:rPr>
          <w:del w:id="997" w:author="Qiao, Guan Lun (RC-CN DI FA ST&amp;PM SUP IT&amp;EDGE)" w:date="2022-02-07T15:28:00Z"/>
          <w:rFonts w:ascii="Times New Roman" w:eastAsia="Microsoft YaHei UI" w:hAnsi="Times New Roman" w:cs="Times New Roman"/>
          <w:lang w:eastAsia="zh-CN"/>
        </w:rPr>
      </w:pPr>
    </w:p>
    <w:p w14:paraId="59A17824" w14:textId="3933AE83" w:rsidR="00C461E9" w:rsidRPr="00A2596A" w:rsidRDefault="00C461E9">
      <w:pPr>
        <w:pStyle w:val="Num1"/>
        <w:numPr>
          <w:ilvl w:val="0"/>
          <w:numId w:val="63"/>
        </w:numPr>
        <w:rPr>
          <w:rFonts w:ascii="Times New Roman" w:eastAsia="Microsoft YaHei UI" w:hAnsi="Times New Roman" w:cs="Times New Roman"/>
          <w:lang w:eastAsia="zh-CN"/>
        </w:rPr>
        <w:pPrChange w:id="998" w:author="Qiao, Guan Lun (RC-CN DI FA ST&amp;PM SUP IT&amp;EDGE)" w:date="2022-02-07T15:28:00Z">
          <w:pPr>
            <w:pStyle w:val="Num1"/>
            <w:numPr>
              <w:numId w:val="0"/>
            </w:numPr>
            <w:tabs>
              <w:tab w:val="clear" w:pos="284"/>
            </w:tabs>
            <w:ind w:left="0" w:firstLine="0"/>
          </w:pPr>
        </w:pPrChange>
      </w:pPr>
    </w:p>
    <w:p w14:paraId="164045AD" w14:textId="5F8636AB" w:rsidR="00C461E9" w:rsidRDefault="002773FE" w:rsidP="004B0EBC">
      <w:pPr>
        <w:pStyle w:val="Num1"/>
        <w:numPr>
          <w:ilvl w:val="0"/>
          <w:numId w:val="0"/>
        </w:numPr>
        <w:ind w:left="284"/>
        <w:rPr>
          <w:ins w:id="999" w:author="Qiao, Guan Lun (RC-CN DI FA ST&amp;PM SUP IT&amp;EDGE)" w:date="2022-02-07T15:28:00Z"/>
          <w:rFonts w:ascii="Times New Roman" w:eastAsia="Microsoft YaHei UI" w:hAnsi="Times New Roman" w:cs="Times New Roman"/>
          <w:lang w:eastAsia="zh-CN"/>
        </w:rPr>
      </w:pPr>
      <w:ins w:id="1000" w:author="Qiao, Guan Lun (RC-CN DI FA ST&amp;PM SUP IT&amp;EDGE)" w:date="2022-01-25T13:49:00Z">
        <w:r w:rsidRPr="00A2596A">
          <w:rPr>
            <w:rFonts w:ascii="Times New Roman" w:eastAsia="Microsoft YaHei UI" w:hAnsi="Times New Roman" w:cs="Times New Roman" w:hint="eastAsia"/>
            <w:lang w:eastAsia="zh-CN"/>
          </w:rPr>
          <w:t>链接：</w:t>
        </w:r>
      </w:ins>
      <w:ins w:id="1001" w:author="Sun, Qingyi (EXT) (RC-CN DI FA ST&amp;PM SUP IT&amp;EDGE)" w:date="2022-01-26T14:19:00Z">
        <w:r w:rsidR="006234A4" w:rsidRPr="004B0EBC">
          <w:rPr>
            <w:rFonts w:ascii="Times New Roman" w:eastAsia="Microsoft YaHei UI" w:hAnsi="Times New Roman" w:cs="Times New Roman"/>
            <w:lang w:eastAsia="zh-CN"/>
          </w:rPr>
          <w:fldChar w:fldCharType="begin"/>
        </w:r>
        <w:r w:rsidR="006234A4" w:rsidRPr="004B0EBC">
          <w:rPr>
            <w:rFonts w:ascii="Times New Roman" w:eastAsia="Microsoft YaHei UI" w:hAnsi="Times New Roman" w:cs="Times New Roman"/>
            <w:lang w:eastAsia="zh-CN"/>
          </w:rPr>
          <w:instrText xml:space="preserve"> HYPERLINK "https://www.starship.xyz/" </w:instrText>
        </w:r>
        <w:r w:rsidR="006234A4" w:rsidRPr="004B0EBC">
          <w:rPr>
            <w:rFonts w:ascii="Times New Roman" w:eastAsia="Microsoft YaHei UI" w:hAnsi="Times New Roman" w:cs="Times New Roman"/>
            <w:lang w:eastAsia="zh-CN"/>
          </w:rPr>
          <w:fldChar w:fldCharType="separate"/>
        </w:r>
        <w:r w:rsidR="006234A4" w:rsidRPr="004B0EBC">
          <w:rPr>
            <w:rStyle w:val="Hyperlink"/>
            <w:rFonts w:ascii="Times New Roman" w:eastAsia="Microsoft YaHei UI" w:hAnsi="Times New Roman" w:cs="Times New Roman"/>
            <w:color w:val="auto"/>
            <w:lang w:eastAsia="zh-CN"/>
            <w:rPrChange w:id="1002" w:author="Qiao, Guan Lun (RC-CN DI FA ST&amp;PM SUP IT&amp;EDGE)" w:date="2022-02-07T15:27:00Z">
              <w:rPr>
                <w:rStyle w:val="Hyperlink"/>
                <w:rFonts w:ascii="Times New Roman" w:eastAsia="Microsoft YaHei UI" w:hAnsi="Times New Roman" w:cs="Times New Roman"/>
                <w:lang w:eastAsia="zh-CN"/>
              </w:rPr>
            </w:rPrChange>
          </w:rPr>
          <w:t>https://www.starship.xyz/</w:t>
        </w:r>
        <w:r w:rsidR="006234A4" w:rsidRPr="004B0EBC">
          <w:rPr>
            <w:rFonts w:ascii="Times New Roman" w:eastAsia="Microsoft YaHei UI" w:hAnsi="Times New Roman" w:cs="Times New Roman"/>
            <w:lang w:eastAsia="zh-CN"/>
          </w:rPr>
          <w:fldChar w:fldCharType="end"/>
        </w:r>
        <w:del w:id="1003" w:author="Qiao, Guan Lun (RC-CN DI FA ST&amp;PM SUP IT&amp;EDGE)" w:date="2022-02-07T15:27:00Z">
          <w:r w:rsidR="006234A4" w:rsidRPr="00A2596A" w:rsidDel="004B0EBC">
            <w:rPr>
              <w:rFonts w:ascii="Times New Roman" w:eastAsia="Microsoft YaHei UI" w:hAnsi="Times New Roman" w:cs="Times New Roman"/>
              <w:lang w:eastAsia="zh-CN"/>
            </w:rPr>
            <w:delText xml:space="preserve"> </w:delText>
          </w:r>
        </w:del>
      </w:ins>
    </w:p>
    <w:p w14:paraId="3AEC23B9" w14:textId="0F258EF6" w:rsidR="004B0EBC" w:rsidRDefault="004B0EBC" w:rsidP="00446BFE">
      <w:pPr>
        <w:pStyle w:val="Num1"/>
        <w:numPr>
          <w:ilvl w:val="0"/>
          <w:numId w:val="0"/>
        </w:numPr>
        <w:ind w:left="284"/>
        <w:jc w:val="center"/>
        <w:rPr>
          <w:ins w:id="1004" w:author="Qiao, Guan Lun (RC-CN DI FA ST&amp;PM SUP IT&amp;EDGE)" w:date="2022-02-07T15:35:00Z"/>
          <w:rFonts w:ascii="Times New Roman" w:eastAsia="Microsoft YaHei UI" w:hAnsi="Times New Roman" w:cs="Times New Roman"/>
          <w:lang w:eastAsia="zh-CN"/>
        </w:rPr>
      </w:pPr>
      <w:ins w:id="1005" w:author="Qiao, Guan Lun (RC-CN DI FA ST&amp;PM SUP IT&amp;EDGE)" w:date="2022-02-07T15:28:00Z">
        <w:r w:rsidRPr="00A2596A">
          <w:rPr>
            <w:rFonts w:ascii="Times New Roman" w:eastAsia="Microsoft YaHei UI" w:hAnsi="Times New Roman" w:cs="Times New Roman"/>
            <w:noProof/>
          </w:rPr>
          <w:lastRenderedPageBreak/>
          <w:drawing>
            <wp:inline distT="0" distB="0" distL="0" distR="0" wp14:anchorId="13451EC6" wp14:editId="25BB6289">
              <wp:extent cx="1952972" cy="24412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972" cy="2441275"/>
                      </a:xfrm>
                      <a:prstGeom prst="rect">
                        <a:avLst/>
                      </a:prstGeom>
                    </pic:spPr>
                  </pic:pic>
                </a:graphicData>
              </a:graphic>
            </wp:inline>
          </w:drawing>
        </w:r>
      </w:ins>
      <w:ins w:id="1006" w:author="Qiao, Guan Lun (RC-CN DI FA ST&amp;PM SUP IT&amp;EDGE)" w:date="2022-02-07T15:33:00Z">
        <w:r w:rsidR="00446BFE">
          <w:rPr>
            <w:rFonts w:ascii="Times New Roman" w:eastAsia="Microsoft YaHei UI" w:hAnsi="Times New Roman" w:cs="Times New Roman"/>
            <w:lang w:eastAsia="zh-CN"/>
          </w:rPr>
          <w:t xml:space="preserve"> </w:t>
        </w:r>
      </w:ins>
      <w:ins w:id="1007" w:author="Qiao, Guan Lun (RC-CN DI FA ST&amp;PM SUP IT&amp;EDGE)" w:date="2022-02-07T15:28:00Z">
        <w:r w:rsidRPr="00A2596A">
          <w:rPr>
            <w:rFonts w:ascii="Times New Roman" w:eastAsia="Microsoft YaHei UI" w:hAnsi="Times New Roman" w:cs="Times New Roman"/>
            <w:noProof/>
          </w:rPr>
          <w:drawing>
            <wp:inline distT="0" distB="0" distL="0" distR="0" wp14:anchorId="4C678B13" wp14:editId="4C82A19D">
              <wp:extent cx="1698625" cy="2423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28099"/>
                      <a:stretch/>
                    </pic:blipFill>
                    <pic:spPr bwMode="auto">
                      <a:xfrm>
                        <a:off x="0" y="0"/>
                        <a:ext cx="1698625" cy="2423795"/>
                      </a:xfrm>
                      <a:prstGeom prst="rect">
                        <a:avLst/>
                      </a:prstGeom>
                      <a:ln>
                        <a:noFill/>
                      </a:ln>
                      <a:extLst>
                        <a:ext uri="{53640926-AAD7-44D8-BBD7-CCE9431645EC}">
                          <a14:shadowObscured xmlns:a14="http://schemas.microsoft.com/office/drawing/2010/main"/>
                        </a:ext>
                      </a:extLst>
                    </pic:spPr>
                  </pic:pic>
                </a:graphicData>
              </a:graphic>
            </wp:inline>
          </w:drawing>
        </w:r>
      </w:ins>
    </w:p>
    <w:p w14:paraId="2EEA39CD" w14:textId="7F561EBB" w:rsidR="004F6807" w:rsidRDefault="004F6807">
      <w:pPr>
        <w:pStyle w:val="Num1"/>
        <w:numPr>
          <w:ilvl w:val="0"/>
          <w:numId w:val="0"/>
        </w:numPr>
        <w:ind w:left="284"/>
        <w:jc w:val="center"/>
        <w:rPr>
          <w:ins w:id="1008" w:author="Qiao, Guan Lun (RC-CN DI FA ST&amp;PM SUP IT&amp;EDGE)" w:date="2022-02-07T15:28:00Z"/>
          <w:rFonts w:ascii="Times New Roman" w:eastAsia="Microsoft YaHei UI" w:hAnsi="Times New Roman" w:cs="Times New Roman"/>
          <w:lang w:eastAsia="zh-CN"/>
        </w:rPr>
        <w:pPrChange w:id="1009" w:author="Qiao, Guan Lun (RC-CN DI FA ST&amp;PM SUP IT&amp;EDGE)" w:date="2022-02-07T15:33:00Z">
          <w:pPr>
            <w:pStyle w:val="Num1"/>
            <w:numPr>
              <w:numId w:val="0"/>
            </w:numPr>
            <w:tabs>
              <w:tab w:val="clear" w:pos="284"/>
            </w:tabs>
            <w:ind w:left="0" w:firstLine="0"/>
          </w:pPr>
        </w:pPrChange>
      </w:pPr>
      <w:ins w:id="1010" w:author="Qiao, Guan Lun (RC-CN DI FA ST&amp;PM SUP IT&amp;EDGE)" w:date="2022-02-07T15:35:00Z">
        <w:r w:rsidRPr="004F6807">
          <w:rPr>
            <w:rFonts w:ascii="Times New Roman" w:eastAsia="Microsoft YaHei UI" w:hAnsi="Times New Roman" w:cs="Times New Roman"/>
            <w:noProof/>
            <w:lang w:eastAsia="zh-CN"/>
          </w:rPr>
          <w:drawing>
            <wp:inline distT="0" distB="0" distL="0" distR="0" wp14:anchorId="25E5DEE0" wp14:editId="2B6D67F9">
              <wp:extent cx="3740150" cy="190160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1108" cy="1907176"/>
                      </a:xfrm>
                      <a:prstGeom prst="rect">
                        <a:avLst/>
                      </a:prstGeom>
                    </pic:spPr>
                  </pic:pic>
                </a:graphicData>
              </a:graphic>
            </wp:inline>
          </w:drawing>
        </w:r>
      </w:ins>
    </w:p>
    <w:p w14:paraId="63720903" w14:textId="77777777" w:rsidR="004B0EBC" w:rsidRPr="00BC13F3" w:rsidRDefault="004B0EBC" w:rsidP="004B0EBC">
      <w:pPr>
        <w:pStyle w:val="Num1"/>
        <w:numPr>
          <w:ilvl w:val="0"/>
          <w:numId w:val="0"/>
        </w:numPr>
        <w:ind w:left="284"/>
        <w:rPr>
          <w:ins w:id="1011" w:author="Qiao, Guan Lun (RC-CN DI FA ST&amp;PM SUP IT&amp;EDGE)" w:date="2022-02-07T15:28:00Z"/>
          <w:rFonts w:ascii="Times New Roman" w:eastAsia="Microsoft YaHei UI" w:hAnsi="Times New Roman" w:cs="Times New Roman"/>
          <w:highlight w:val="yellow"/>
          <w:lang w:eastAsia="zh-CN"/>
        </w:rPr>
      </w:pPr>
      <w:ins w:id="1012" w:author="Qiao, Guan Lun (RC-CN DI FA ST&amp;PM SUP IT&amp;EDGE)" w:date="2022-02-07T15:28:00Z">
        <w:r w:rsidRPr="00BC13F3">
          <w:rPr>
            <w:rFonts w:ascii="Times New Roman" w:eastAsia="Microsoft YaHei UI" w:hAnsi="Times New Roman" w:cs="Times New Roman"/>
            <w:highlight w:val="yellow"/>
            <w:lang w:eastAsia="zh-CN"/>
          </w:rPr>
          <w:t>注：</w:t>
        </w:r>
      </w:ins>
    </w:p>
    <w:p w14:paraId="481F7F42" w14:textId="509C4B2E" w:rsidR="0046748B" w:rsidRDefault="004B0EBC" w:rsidP="0046748B">
      <w:pPr>
        <w:pStyle w:val="Num1"/>
        <w:numPr>
          <w:ilvl w:val="0"/>
          <w:numId w:val="67"/>
        </w:numPr>
        <w:rPr>
          <w:ins w:id="1013" w:author="Qiao, Guan Lun (RC-CN DI FA ST&amp;PM SUP IT&amp;EDGE)" w:date="2022-02-07T15:49:00Z"/>
          <w:rFonts w:ascii="Times New Roman" w:eastAsia="Microsoft YaHei UI" w:hAnsi="Times New Roman" w:cs="Times New Roman"/>
          <w:highlight w:val="yellow"/>
          <w:lang w:eastAsia="zh-CN"/>
        </w:rPr>
      </w:pPr>
      <w:ins w:id="1014" w:author="Qiao, Guan Lun (RC-CN DI FA ST&amp;PM SUP IT&amp;EDGE)" w:date="2022-02-07T15:28:00Z">
        <w:r w:rsidRPr="00BC13F3">
          <w:rPr>
            <w:rFonts w:ascii="Times New Roman" w:eastAsia="Microsoft YaHei UI" w:hAnsi="Times New Roman" w:cs="Times New Roman"/>
            <w:highlight w:val="yellow"/>
            <w:lang w:eastAsia="zh-CN"/>
          </w:rPr>
          <w:t>可</w:t>
        </w:r>
        <w:r>
          <w:rPr>
            <w:rFonts w:ascii="Times New Roman" w:eastAsia="Microsoft YaHei UI" w:hAnsi="Times New Roman" w:cs="Times New Roman" w:hint="eastAsia"/>
            <w:highlight w:val="yellow"/>
            <w:lang w:eastAsia="zh-CN"/>
          </w:rPr>
          <w:t>参考</w:t>
        </w:r>
        <w:r w:rsidRPr="00BC13F3">
          <w:rPr>
            <w:rFonts w:ascii="Times New Roman" w:eastAsia="Microsoft YaHei UI" w:hAnsi="Times New Roman" w:cs="Times New Roman"/>
            <w:highlight w:val="yellow"/>
            <w:lang w:eastAsia="zh-CN"/>
          </w:rPr>
          <w:t>该部分资源的</w:t>
        </w:r>
        <w:r>
          <w:rPr>
            <w:rFonts w:ascii="Times New Roman" w:eastAsia="Microsoft YaHei UI" w:hAnsi="Times New Roman" w:cs="Times New Roman" w:hint="eastAsia"/>
            <w:highlight w:val="yellow"/>
            <w:lang w:eastAsia="zh-CN"/>
          </w:rPr>
          <w:t>功能逻辑</w:t>
        </w:r>
        <w:r w:rsidRPr="00BC13F3">
          <w:rPr>
            <w:rFonts w:ascii="Times New Roman" w:eastAsia="Microsoft YaHei UI" w:hAnsi="Times New Roman" w:cs="Times New Roman"/>
            <w:highlight w:val="yellow"/>
            <w:lang w:eastAsia="zh-CN"/>
          </w:rPr>
          <w:t>进行</w:t>
        </w:r>
      </w:ins>
      <w:ins w:id="1015" w:author="Qiao, Guan Lun (RC-CN DI FA ST&amp;PM SUP IT&amp;EDGE)" w:date="2022-02-07T15:30:00Z">
        <w:r w:rsidR="00845E02">
          <w:rPr>
            <w:rFonts w:ascii="Times New Roman" w:eastAsia="Microsoft YaHei UI" w:hAnsi="Times New Roman" w:cs="Times New Roman" w:hint="eastAsia"/>
            <w:highlight w:val="yellow"/>
            <w:lang w:eastAsia="zh-CN"/>
          </w:rPr>
          <w:t>Drink</w:t>
        </w:r>
        <w:r w:rsidR="00845E02">
          <w:rPr>
            <w:rFonts w:ascii="Times New Roman" w:eastAsia="Microsoft YaHei UI" w:hAnsi="Times New Roman" w:cs="Times New Roman"/>
            <w:highlight w:val="yellow"/>
            <w:lang w:eastAsia="zh-CN"/>
          </w:rPr>
          <w:t xml:space="preserve"> Pick &amp; Place</w:t>
        </w:r>
        <w:r w:rsidR="00845E02">
          <w:rPr>
            <w:rFonts w:ascii="Times New Roman" w:eastAsia="Microsoft YaHei UI" w:hAnsi="Times New Roman" w:cs="Times New Roman" w:hint="eastAsia"/>
            <w:highlight w:val="yellow"/>
            <w:lang w:eastAsia="zh-CN"/>
          </w:rPr>
          <w:t>部分功能</w:t>
        </w:r>
      </w:ins>
      <w:ins w:id="1016" w:author="Qiao, Guan Lun (RC-CN DI FA ST&amp;PM SUP IT&amp;EDGE)" w:date="2022-02-07T15:28:00Z">
        <w:r w:rsidRPr="00BC13F3">
          <w:rPr>
            <w:rFonts w:ascii="Times New Roman" w:eastAsia="Microsoft YaHei UI" w:hAnsi="Times New Roman" w:cs="Times New Roman"/>
            <w:highlight w:val="yellow"/>
            <w:lang w:eastAsia="zh-CN"/>
          </w:rPr>
          <w:t>的开发</w:t>
        </w:r>
      </w:ins>
      <w:ins w:id="1017" w:author="Qiao, Guan Lun (RC-CN DI FA ST&amp;PM SUP IT&amp;EDGE)" w:date="2022-02-07T15:49:00Z">
        <w:r w:rsidR="0046748B">
          <w:rPr>
            <w:rFonts w:ascii="Times New Roman" w:eastAsia="Microsoft YaHei UI" w:hAnsi="Times New Roman" w:cs="Times New Roman" w:hint="eastAsia"/>
            <w:highlight w:val="yellow"/>
            <w:lang w:eastAsia="zh-CN"/>
          </w:rPr>
          <w:t>，包含了</w:t>
        </w:r>
      </w:ins>
      <w:ins w:id="1018" w:author="Qiao, Guan Lun (RC-CN DI FA ST&amp;PM SUP IT&amp;EDGE)" w:date="2022-02-07T15:50:00Z">
        <w:r w:rsidR="00030DE2">
          <w:rPr>
            <w:rFonts w:ascii="Times New Roman" w:eastAsia="Microsoft YaHei UI" w:hAnsi="Times New Roman" w:cs="Times New Roman" w:hint="eastAsia"/>
            <w:highlight w:val="yellow"/>
            <w:lang w:eastAsia="zh-CN"/>
          </w:rPr>
          <w:t>以下几部分关键功能</w:t>
        </w:r>
      </w:ins>
    </w:p>
    <w:p w14:paraId="55AB3D01" w14:textId="26AC237B" w:rsidR="0046748B" w:rsidRDefault="0046748B" w:rsidP="0046748B">
      <w:pPr>
        <w:pStyle w:val="Num1"/>
        <w:numPr>
          <w:ilvl w:val="0"/>
          <w:numId w:val="69"/>
        </w:numPr>
        <w:rPr>
          <w:ins w:id="1019" w:author="Qiao, Guan Lun (RC-CN DI FA ST&amp;PM SUP IT&amp;EDGE)" w:date="2022-02-07T15:49:00Z"/>
          <w:rFonts w:ascii="Times New Roman" w:eastAsia="Microsoft YaHei UI" w:hAnsi="Times New Roman" w:cs="Times New Roman"/>
          <w:highlight w:val="yellow"/>
          <w:lang w:eastAsia="zh-CN"/>
        </w:rPr>
      </w:pPr>
      <w:ins w:id="1020" w:author="Qiao, Guan Lun (RC-CN DI FA ST&amp;PM SUP IT&amp;EDGE)" w:date="2022-02-07T15:49:00Z">
        <w:r>
          <w:rPr>
            <w:rFonts w:ascii="Times New Roman" w:eastAsia="Microsoft YaHei UI" w:hAnsi="Times New Roman" w:cs="Times New Roman" w:hint="eastAsia"/>
            <w:highlight w:val="yellow"/>
            <w:lang w:eastAsia="zh-CN"/>
          </w:rPr>
          <w:t>订单下单</w:t>
        </w:r>
      </w:ins>
      <w:ins w:id="1021" w:author="Qiao, Guan Lun (RC-CN DI FA ST&amp;PM SUP IT&amp;EDGE)" w:date="2022-02-07T15:50:00Z">
        <w:r>
          <w:rPr>
            <w:rFonts w:ascii="Times New Roman" w:eastAsia="Microsoft YaHei UI" w:hAnsi="Times New Roman" w:cs="Times New Roman" w:hint="eastAsia"/>
            <w:highlight w:val="yellow"/>
            <w:lang w:eastAsia="zh-CN"/>
          </w:rPr>
          <w:t>、取消</w:t>
        </w:r>
      </w:ins>
    </w:p>
    <w:p w14:paraId="2C7D21CA" w14:textId="6698C532" w:rsidR="004B0EBC" w:rsidRDefault="0046748B" w:rsidP="0046748B">
      <w:pPr>
        <w:pStyle w:val="Num1"/>
        <w:numPr>
          <w:ilvl w:val="0"/>
          <w:numId w:val="69"/>
        </w:numPr>
        <w:rPr>
          <w:ins w:id="1022" w:author="Qiao, Guan Lun (RC-CN DI FA ST&amp;PM SUP IT&amp;EDGE)" w:date="2022-02-07T15:50:00Z"/>
          <w:rFonts w:ascii="Times New Roman" w:eastAsia="Microsoft YaHei UI" w:hAnsi="Times New Roman" w:cs="Times New Roman"/>
          <w:highlight w:val="yellow"/>
          <w:lang w:eastAsia="zh-CN"/>
        </w:rPr>
      </w:pPr>
      <w:ins w:id="1023" w:author="Qiao, Guan Lun (RC-CN DI FA ST&amp;PM SUP IT&amp;EDGE)" w:date="2022-02-07T15:49:00Z">
        <w:r>
          <w:rPr>
            <w:rFonts w:ascii="Times New Roman" w:eastAsia="Microsoft YaHei UI" w:hAnsi="Times New Roman" w:cs="Times New Roman" w:hint="eastAsia"/>
            <w:highlight w:val="yellow"/>
            <w:lang w:eastAsia="zh-CN"/>
          </w:rPr>
          <w:t>订单</w:t>
        </w:r>
      </w:ins>
      <w:ins w:id="1024" w:author="Qiao, Guan Lun (RC-CN DI FA ST&amp;PM SUP IT&amp;EDGE)" w:date="2022-02-07T15:50:00Z">
        <w:r>
          <w:rPr>
            <w:rFonts w:ascii="Times New Roman" w:eastAsia="Microsoft YaHei UI" w:hAnsi="Times New Roman" w:cs="Times New Roman" w:hint="eastAsia"/>
            <w:highlight w:val="yellow"/>
            <w:lang w:eastAsia="zh-CN"/>
          </w:rPr>
          <w:t>信息生成</w:t>
        </w:r>
      </w:ins>
    </w:p>
    <w:p w14:paraId="0DD1EF3A" w14:textId="1D95B0DD" w:rsidR="0046748B" w:rsidRDefault="00030DE2" w:rsidP="0046748B">
      <w:pPr>
        <w:pStyle w:val="Num1"/>
        <w:numPr>
          <w:ilvl w:val="0"/>
          <w:numId w:val="69"/>
        </w:numPr>
        <w:rPr>
          <w:ins w:id="1025" w:author="Qiao, Guan Lun (RC-CN DI FA ST&amp;PM SUP IT&amp;EDGE)" w:date="2022-02-07T15:50:00Z"/>
          <w:rFonts w:ascii="Times New Roman" w:eastAsia="Microsoft YaHei UI" w:hAnsi="Times New Roman" w:cs="Times New Roman"/>
          <w:highlight w:val="yellow"/>
          <w:lang w:eastAsia="zh-CN"/>
        </w:rPr>
      </w:pPr>
      <w:ins w:id="1026" w:author="Qiao, Guan Lun (RC-CN DI FA ST&amp;PM SUP IT&amp;EDGE)" w:date="2022-02-07T15:50:00Z">
        <w:r>
          <w:rPr>
            <w:rFonts w:ascii="Times New Roman" w:eastAsia="Microsoft YaHei UI" w:hAnsi="Times New Roman" w:cs="Times New Roman" w:hint="eastAsia"/>
            <w:highlight w:val="yellow"/>
            <w:lang w:eastAsia="zh-CN"/>
          </w:rPr>
          <w:t>A</w:t>
        </w:r>
        <w:r>
          <w:rPr>
            <w:rFonts w:ascii="Times New Roman" w:eastAsia="Microsoft YaHei UI" w:hAnsi="Times New Roman" w:cs="Times New Roman"/>
            <w:highlight w:val="yellow"/>
            <w:lang w:eastAsia="zh-CN"/>
          </w:rPr>
          <w:t>GV</w:t>
        </w:r>
        <w:r>
          <w:rPr>
            <w:rFonts w:ascii="Times New Roman" w:eastAsia="Microsoft YaHei UI" w:hAnsi="Times New Roman" w:cs="Times New Roman" w:hint="eastAsia"/>
            <w:highlight w:val="yellow"/>
            <w:lang w:eastAsia="zh-CN"/>
          </w:rPr>
          <w:t>路径追踪</w:t>
        </w:r>
      </w:ins>
    </w:p>
    <w:p w14:paraId="5028E006" w14:textId="3D197AB3" w:rsidR="00855814" w:rsidRPr="00957E74" w:rsidRDefault="00030DE2">
      <w:pPr>
        <w:pStyle w:val="Num1"/>
        <w:numPr>
          <w:ilvl w:val="0"/>
          <w:numId w:val="69"/>
        </w:numPr>
        <w:rPr>
          <w:rFonts w:ascii="Times New Roman" w:eastAsia="Microsoft YaHei UI" w:hAnsi="Times New Roman" w:cs="Times New Roman"/>
          <w:highlight w:val="yellow"/>
          <w:lang w:eastAsia="zh-CN"/>
          <w:rPrChange w:id="1027" w:author="Qiao, Guan Lun (RC-CN DI FA ST&amp;PM SUP IT&amp;EDGE)" w:date="2022-02-07T15:58:00Z">
            <w:rPr>
              <w:rFonts w:ascii="Times New Roman" w:eastAsia="Microsoft YaHei UI" w:hAnsi="Times New Roman" w:cs="Times New Roman"/>
              <w:lang w:eastAsia="zh-CN"/>
            </w:rPr>
          </w:rPrChange>
        </w:rPr>
        <w:pPrChange w:id="1028" w:author="Qiao, Guan Lun (RC-CN DI FA ST&amp;PM SUP IT&amp;EDGE)" w:date="2022-02-07T15:58:00Z">
          <w:pPr>
            <w:pStyle w:val="Num1"/>
            <w:numPr>
              <w:numId w:val="0"/>
            </w:numPr>
            <w:tabs>
              <w:tab w:val="clear" w:pos="284"/>
            </w:tabs>
            <w:ind w:left="0" w:firstLine="0"/>
          </w:pPr>
        </w:pPrChange>
      </w:pPr>
      <w:ins w:id="1029" w:author="Qiao, Guan Lun (RC-CN DI FA ST&amp;PM SUP IT&amp;EDGE)" w:date="2022-02-07T15:50:00Z">
        <w:r>
          <w:rPr>
            <w:rFonts w:ascii="Times New Roman" w:eastAsia="Microsoft YaHei UI" w:hAnsi="Times New Roman" w:cs="Times New Roman" w:hint="eastAsia"/>
            <w:highlight w:val="yellow"/>
            <w:lang w:eastAsia="zh-CN"/>
          </w:rPr>
          <w:t>订单完成确认</w:t>
        </w:r>
      </w:ins>
    </w:p>
    <w:p w14:paraId="0E01531A" w14:textId="350FEB6B" w:rsidR="00116520" w:rsidRPr="00A2596A" w:rsidRDefault="00116520" w:rsidP="00116520">
      <w:pPr>
        <w:pStyle w:val="Heading2"/>
        <w:rPr>
          <w:ins w:id="1030" w:author="Qiao, Guan Lun (RC-CN DI FA ST&amp;PM SUP IT&amp;EDGE)" w:date="2022-02-07T15:03:00Z"/>
          <w:rFonts w:ascii="Times New Roman" w:eastAsia="Microsoft YaHei UI" w:hAnsi="Times New Roman" w:cs="Times New Roman"/>
          <w:lang w:eastAsia="zh-CN"/>
        </w:rPr>
      </w:pPr>
      <w:bookmarkStart w:id="1031" w:name="_Toc95207363"/>
      <w:ins w:id="1032" w:author="Qiao, Guan Lun (RC-CN DI FA ST&amp;PM SUP IT&amp;EDGE)" w:date="2022-02-07T15:03:00Z">
        <w:r w:rsidRPr="00A2596A">
          <w:rPr>
            <w:rFonts w:ascii="Times New Roman" w:eastAsia="Microsoft YaHei UI" w:hAnsi="Times New Roman" w:cs="Times New Roman"/>
            <w:lang w:eastAsia="zh-CN"/>
          </w:rPr>
          <w:t xml:space="preserve">AGV APP </w:t>
        </w:r>
        <w:r w:rsidRPr="00A2596A">
          <w:rPr>
            <w:rFonts w:ascii="Times New Roman" w:eastAsia="Microsoft YaHei UI" w:hAnsi="Times New Roman" w:cs="Times New Roman"/>
            <w:lang w:eastAsia="zh-CN"/>
          </w:rPr>
          <w:t>功能</w:t>
        </w:r>
      </w:ins>
      <w:ins w:id="1033" w:author="Qiao, Guan Lun (RC-CN DI FA ST&amp;PM SUP IT&amp;EDGE)" w:date="2022-02-07T15:13:00Z">
        <w:r w:rsidR="000D6663">
          <w:rPr>
            <w:rFonts w:ascii="Times New Roman" w:eastAsia="Microsoft YaHei UI" w:hAnsi="Times New Roman" w:cs="Times New Roman" w:hint="eastAsia"/>
            <w:lang w:eastAsia="zh-CN"/>
          </w:rPr>
          <w:t>规划</w:t>
        </w:r>
      </w:ins>
      <w:bookmarkEnd w:id="1031"/>
    </w:p>
    <w:p w14:paraId="1F6A1723" w14:textId="7A46E856" w:rsidR="00244151" w:rsidRDefault="00244151">
      <w:pPr>
        <w:spacing w:after="130"/>
        <w:jc w:val="both"/>
        <w:rPr>
          <w:ins w:id="1034" w:author="Qiao, Guan Lun (RC-CN DI FA ST&amp;PM SUP IT&amp;EDGE)" w:date="2022-02-07T16:00:00Z"/>
          <w:rFonts w:ascii="Times New Roman" w:eastAsia="Microsoft YaHei UI" w:hAnsi="Times New Roman" w:cs="Times New Roman"/>
          <w:color w:val="000000" w:themeColor="text1"/>
          <w:lang w:eastAsia="zh-CN"/>
        </w:rPr>
      </w:pPr>
      <w:ins w:id="1035" w:author="Qiao, Guan Lun (RC-CN DI FA ST&amp;PM SUP IT&amp;EDGE)" w:date="2022-02-07T15:51:00Z">
        <w:r>
          <w:rPr>
            <w:rFonts w:ascii="Times New Roman" w:eastAsia="Microsoft YaHei UI" w:hAnsi="Times New Roman" w:cs="Times New Roman" w:hint="eastAsia"/>
            <w:color w:val="000000" w:themeColor="text1"/>
            <w:lang w:eastAsia="zh-CN"/>
          </w:rPr>
          <w:t>从</w:t>
        </w:r>
        <w:r w:rsidR="007F6519">
          <w:rPr>
            <w:rFonts w:ascii="Times New Roman" w:eastAsia="Microsoft YaHei UI" w:hAnsi="Times New Roman" w:cs="Times New Roman" w:hint="eastAsia"/>
            <w:color w:val="000000" w:themeColor="text1"/>
            <w:lang w:eastAsia="zh-CN"/>
          </w:rPr>
          <w:t>功能界面、开发紧急程度、</w:t>
        </w:r>
      </w:ins>
      <w:ins w:id="1036" w:author="Qiao, Guan Lun (RC-CN DI FA ST&amp;PM SUP IT&amp;EDGE)" w:date="2022-02-07T16:00:00Z">
        <w:r w:rsidR="00B161FE">
          <w:rPr>
            <w:rFonts w:ascii="Times New Roman" w:eastAsia="Microsoft YaHei UI" w:hAnsi="Times New Roman" w:cs="Times New Roman" w:hint="eastAsia"/>
            <w:color w:val="000000" w:themeColor="text1"/>
            <w:lang w:eastAsia="zh-CN"/>
          </w:rPr>
          <w:t>功能开发资源、</w:t>
        </w:r>
      </w:ins>
      <w:ins w:id="1037" w:author="Qiao, Guan Lun (RC-CN DI FA ST&amp;PM SUP IT&amp;EDGE)" w:date="2022-02-07T15:52:00Z">
        <w:r w:rsidR="00B6310F">
          <w:rPr>
            <w:rFonts w:ascii="Times New Roman" w:eastAsia="Microsoft YaHei UI" w:hAnsi="Times New Roman" w:cs="Times New Roman" w:hint="eastAsia"/>
            <w:color w:val="000000" w:themeColor="text1"/>
            <w:lang w:eastAsia="zh-CN"/>
          </w:rPr>
          <w:t>功能操作</w:t>
        </w:r>
      </w:ins>
      <w:ins w:id="1038" w:author="Qiao, Guan Lun (RC-CN DI FA ST&amp;PM SUP IT&amp;EDGE)" w:date="2022-02-07T15:51:00Z">
        <w:r w:rsidR="007F6519">
          <w:rPr>
            <w:rFonts w:ascii="Times New Roman" w:eastAsia="Microsoft YaHei UI" w:hAnsi="Times New Roman" w:cs="Times New Roman" w:hint="eastAsia"/>
            <w:color w:val="000000" w:themeColor="text1"/>
            <w:lang w:eastAsia="zh-CN"/>
          </w:rPr>
          <w:t>权限、</w:t>
        </w:r>
      </w:ins>
      <w:ins w:id="1039" w:author="Qiao, Guan Lun (RC-CN DI FA ST&amp;PM SUP IT&amp;EDGE)" w:date="2022-02-07T15:56:00Z">
        <w:r w:rsidR="00FD33C7">
          <w:rPr>
            <w:rFonts w:ascii="Times New Roman" w:eastAsia="Microsoft YaHei UI" w:hAnsi="Times New Roman" w:cs="Times New Roman" w:hint="eastAsia"/>
            <w:color w:val="000000" w:themeColor="text1"/>
            <w:lang w:eastAsia="zh-CN"/>
          </w:rPr>
          <w:t>A</w:t>
        </w:r>
        <w:r w:rsidR="00FD33C7">
          <w:rPr>
            <w:rFonts w:ascii="Times New Roman" w:eastAsia="Microsoft YaHei UI" w:hAnsi="Times New Roman" w:cs="Times New Roman"/>
            <w:color w:val="000000" w:themeColor="text1"/>
            <w:lang w:eastAsia="zh-CN"/>
          </w:rPr>
          <w:t>GV</w:t>
        </w:r>
      </w:ins>
      <w:ins w:id="1040" w:author="Qiao, Guan Lun (RC-CN DI FA ST&amp;PM SUP IT&amp;EDGE)" w:date="2022-02-07T15:59:00Z">
        <w:r w:rsidR="00861673">
          <w:rPr>
            <w:rFonts w:ascii="Times New Roman" w:eastAsia="Microsoft YaHei UI" w:hAnsi="Times New Roman" w:cs="Times New Roman" w:hint="eastAsia"/>
            <w:color w:val="000000" w:themeColor="text1"/>
            <w:lang w:eastAsia="zh-CN"/>
          </w:rPr>
          <w:t>控制</w:t>
        </w:r>
      </w:ins>
      <w:ins w:id="1041" w:author="Qiao, Guan Lun (RC-CN DI FA ST&amp;PM SUP IT&amp;EDGE)" w:date="2022-02-07T15:56:00Z">
        <w:r w:rsidR="00FD33C7">
          <w:rPr>
            <w:rFonts w:ascii="Times New Roman" w:eastAsia="Microsoft YaHei UI" w:hAnsi="Times New Roman" w:cs="Times New Roman" w:hint="eastAsia"/>
            <w:color w:val="000000" w:themeColor="text1"/>
            <w:lang w:eastAsia="zh-CN"/>
          </w:rPr>
          <w:t>操作顺序</w:t>
        </w:r>
      </w:ins>
      <w:ins w:id="1042" w:author="Qiao, Guan Lun (RC-CN DI FA ST&amp;PM SUP IT&amp;EDGE)" w:date="2022-02-07T15:57:00Z">
        <w:r w:rsidR="00FD33C7">
          <w:rPr>
            <w:rFonts w:ascii="Times New Roman" w:eastAsia="Microsoft YaHei UI" w:hAnsi="Times New Roman" w:cs="Times New Roman" w:hint="eastAsia"/>
            <w:color w:val="000000" w:themeColor="text1"/>
            <w:lang w:eastAsia="zh-CN"/>
          </w:rPr>
          <w:t>等维度对</w:t>
        </w:r>
        <w:r w:rsidR="00FD33C7">
          <w:rPr>
            <w:rFonts w:ascii="Times New Roman" w:eastAsia="Microsoft YaHei UI" w:hAnsi="Times New Roman" w:cs="Times New Roman" w:hint="eastAsia"/>
            <w:color w:val="000000" w:themeColor="text1"/>
            <w:lang w:eastAsia="zh-CN"/>
          </w:rPr>
          <w:t>A</w:t>
        </w:r>
        <w:r w:rsidR="00FD33C7">
          <w:rPr>
            <w:rFonts w:ascii="Times New Roman" w:eastAsia="Microsoft YaHei UI" w:hAnsi="Times New Roman" w:cs="Times New Roman"/>
            <w:color w:val="000000" w:themeColor="text1"/>
            <w:lang w:eastAsia="zh-CN"/>
          </w:rPr>
          <w:t xml:space="preserve">GV APP </w:t>
        </w:r>
        <w:r w:rsidR="00FD33C7">
          <w:rPr>
            <w:rFonts w:ascii="Times New Roman" w:eastAsia="Microsoft YaHei UI" w:hAnsi="Times New Roman" w:cs="Times New Roman" w:hint="eastAsia"/>
            <w:color w:val="000000" w:themeColor="text1"/>
            <w:lang w:eastAsia="zh-CN"/>
          </w:rPr>
          <w:t>进行功能规划</w:t>
        </w:r>
      </w:ins>
      <w:ins w:id="1043" w:author="Qiao, Guan Lun (RC-CN DI FA ST&amp;PM SUP IT&amp;EDGE)" w:date="2022-02-07T16:00:00Z">
        <w:r w:rsidR="00B161FE">
          <w:rPr>
            <w:rFonts w:ascii="Times New Roman" w:eastAsia="Microsoft YaHei UI" w:hAnsi="Times New Roman" w:cs="Times New Roman" w:hint="eastAsia"/>
            <w:color w:val="000000" w:themeColor="text1"/>
            <w:lang w:eastAsia="zh-CN"/>
          </w:rPr>
          <w:t>。该部分内容只是对</w:t>
        </w:r>
        <w:r w:rsidR="00B161FE">
          <w:rPr>
            <w:rFonts w:ascii="Times New Roman" w:eastAsia="Microsoft YaHei UI" w:hAnsi="Times New Roman" w:cs="Times New Roman" w:hint="eastAsia"/>
            <w:color w:val="000000" w:themeColor="text1"/>
            <w:lang w:eastAsia="zh-CN"/>
          </w:rPr>
          <w:t>A</w:t>
        </w:r>
      </w:ins>
      <w:ins w:id="1044" w:author="Qiao, Guan Lun (RC-CN DI FA ST&amp;PM SUP IT&amp;EDGE)" w:date="2022-02-07T16:01:00Z">
        <w:r w:rsidR="00B161FE">
          <w:rPr>
            <w:rFonts w:ascii="Times New Roman" w:eastAsia="Microsoft YaHei UI" w:hAnsi="Times New Roman" w:cs="Times New Roman"/>
            <w:color w:val="000000" w:themeColor="text1"/>
            <w:lang w:eastAsia="zh-CN"/>
          </w:rPr>
          <w:t>PP</w:t>
        </w:r>
        <w:r w:rsidR="00B161FE">
          <w:rPr>
            <w:rFonts w:ascii="Times New Roman" w:eastAsia="Microsoft YaHei UI" w:hAnsi="Times New Roman" w:cs="Times New Roman" w:hint="eastAsia"/>
            <w:color w:val="000000" w:themeColor="text1"/>
            <w:lang w:eastAsia="zh-CN"/>
          </w:rPr>
          <w:t>功能进行初步划分，具体各项功能逻辑在“</w:t>
        </w:r>
        <w:r w:rsidR="00B161FE">
          <w:rPr>
            <w:rFonts w:ascii="Times New Roman" w:eastAsia="Microsoft YaHei UI" w:hAnsi="Times New Roman" w:cs="Times New Roman" w:hint="eastAsia"/>
            <w:color w:val="000000" w:themeColor="text1"/>
            <w:lang w:eastAsia="zh-CN"/>
          </w:rPr>
          <w:t>4</w:t>
        </w:r>
        <w:r w:rsidR="00B161FE">
          <w:rPr>
            <w:rFonts w:ascii="Times New Roman" w:eastAsia="Microsoft YaHei UI" w:hAnsi="Times New Roman" w:cs="Times New Roman"/>
            <w:color w:val="000000" w:themeColor="text1"/>
            <w:lang w:eastAsia="zh-CN"/>
          </w:rPr>
          <w:t xml:space="preserve"> </w:t>
        </w:r>
        <w:r w:rsidR="00B161FE">
          <w:rPr>
            <w:rFonts w:ascii="Times New Roman" w:eastAsia="Microsoft YaHei UI" w:hAnsi="Times New Roman" w:cs="Times New Roman" w:hint="eastAsia"/>
            <w:color w:val="000000" w:themeColor="text1"/>
            <w:lang w:eastAsia="zh-CN"/>
          </w:rPr>
          <w:t>功能</w:t>
        </w:r>
        <w:r w:rsidR="00F61CCF">
          <w:rPr>
            <w:rFonts w:ascii="Times New Roman" w:eastAsia="Microsoft YaHei UI" w:hAnsi="Times New Roman" w:cs="Times New Roman" w:hint="eastAsia"/>
            <w:color w:val="000000" w:themeColor="text1"/>
            <w:lang w:eastAsia="zh-CN"/>
          </w:rPr>
          <w:t>设计</w:t>
        </w:r>
        <w:r w:rsidR="00B161FE">
          <w:rPr>
            <w:rFonts w:ascii="Times New Roman" w:eastAsia="Microsoft YaHei UI" w:hAnsi="Times New Roman" w:cs="Times New Roman" w:hint="eastAsia"/>
            <w:color w:val="000000" w:themeColor="text1"/>
            <w:lang w:eastAsia="zh-CN"/>
          </w:rPr>
          <w:t>”和“</w:t>
        </w:r>
        <w:r w:rsidR="00F61CCF">
          <w:rPr>
            <w:rFonts w:ascii="Times New Roman" w:eastAsia="Microsoft YaHei UI" w:hAnsi="Times New Roman" w:cs="Times New Roman" w:hint="eastAsia"/>
            <w:color w:val="000000" w:themeColor="text1"/>
            <w:lang w:eastAsia="zh-CN"/>
          </w:rPr>
          <w:t>5</w:t>
        </w:r>
        <w:r w:rsidR="00F61CCF">
          <w:rPr>
            <w:rFonts w:ascii="Times New Roman" w:eastAsia="Microsoft YaHei UI" w:hAnsi="Times New Roman" w:cs="Times New Roman"/>
            <w:color w:val="000000" w:themeColor="text1"/>
            <w:lang w:eastAsia="zh-CN"/>
          </w:rPr>
          <w:t xml:space="preserve"> </w:t>
        </w:r>
        <w:r w:rsidR="00F61CCF">
          <w:rPr>
            <w:rFonts w:ascii="Times New Roman" w:eastAsia="Microsoft YaHei UI" w:hAnsi="Times New Roman" w:cs="Times New Roman" w:hint="eastAsia"/>
            <w:color w:val="000000" w:themeColor="text1"/>
            <w:lang w:eastAsia="zh-CN"/>
          </w:rPr>
          <w:t>后端设计</w:t>
        </w:r>
        <w:r w:rsidR="00B161FE">
          <w:rPr>
            <w:rFonts w:ascii="Times New Roman" w:eastAsia="Microsoft YaHei UI" w:hAnsi="Times New Roman" w:cs="Times New Roman" w:hint="eastAsia"/>
            <w:color w:val="000000" w:themeColor="text1"/>
            <w:lang w:eastAsia="zh-CN"/>
          </w:rPr>
          <w:t>”</w:t>
        </w:r>
        <w:r w:rsidR="00F61CCF">
          <w:rPr>
            <w:rFonts w:ascii="Times New Roman" w:eastAsia="Microsoft YaHei UI" w:hAnsi="Times New Roman" w:cs="Times New Roman" w:hint="eastAsia"/>
            <w:color w:val="000000" w:themeColor="text1"/>
            <w:lang w:eastAsia="zh-CN"/>
          </w:rPr>
          <w:t>中进行</w:t>
        </w:r>
      </w:ins>
      <w:ins w:id="1045" w:author="Qiao, Guan Lun (RC-CN DI FA ST&amp;PM SUP IT&amp;EDGE)" w:date="2022-02-07T16:02:00Z">
        <w:r w:rsidR="00C7695B">
          <w:rPr>
            <w:rFonts w:ascii="Times New Roman" w:eastAsia="Microsoft YaHei UI" w:hAnsi="Times New Roman" w:cs="Times New Roman" w:hint="eastAsia"/>
            <w:color w:val="000000" w:themeColor="text1"/>
            <w:lang w:eastAsia="zh-CN"/>
          </w:rPr>
          <w:t>详述</w:t>
        </w:r>
      </w:ins>
      <w:ins w:id="1046" w:author="Qiao, Guan Lun (RC-CN DI FA ST&amp;PM SUP IT&amp;EDGE)" w:date="2022-02-07T16:43:00Z">
        <w:r w:rsidR="00CE1801">
          <w:rPr>
            <w:rFonts w:ascii="Times New Roman" w:eastAsia="Microsoft YaHei UI" w:hAnsi="Times New Roman" w:cs="Times New Roman" w:hint="eastAsia"/>
            <w:color w:val="000000" w:themeColor="text1"/>
            <w:lang w:eastAsia="zh-CN"/>
          </w:rPr>
          <w:t>。</w:t>
        </w:r>
      </w:ins>
    </w:p>
    <w:tbl>
      <w:tblPr>
        <w:tblStyle w:val="ABBTableStyle"/>
        <w:tblW w:w="5000" w:type="pct"/>
        <w:tblLook w:val="04A0" w:firstRow="1" w:lastRow="0" w:firstColumn="1" w:lastColumn="0" w:noHBand="0" w:noVBand="1"/>
      </w:tblPr>
      <w:tblGrid>
        <w:gridCol w:w="1606"/>
        <w:gridCol w:w="2173"/>
        <w:gridCol w:w="631"/>
        <w:gridCol w:w="1529"/>
        <w:gridCol w:w="1350"/>
        <w:gridCol w:w="1074"/>
        <w:tblGridChange w:id="1047">
          <w:tblGrid>
            <w:gridCol w:w="1606"/>
            <w:gridCol w:w="2173"/>
            <w:gridCol w:w="631"/>
            <w:gridCol w:w="1529"/>
            <w:gridCol w:w="1350"/>
            <w:gridCol w:w="1074"/>
          </w:tblGrid>
        </w:tblGridChange>
      </w:tblGrid>
      <w:tr w:rsidR="00965BE7" w:rsidRPr="00714BA7" w14:paraId="2A215093" w14:textId="77777777" w:rsidTr="00CF2AFE">
        <w:trPr>
          <w:cnfStyle w:val="100000000000" w:firstRow="1" w:lastRow="0" w:firstColumn="0" w:lastColumn="0" w:oddVBand="0" w:evenVBand="0" w:oddHBand="0" w:evenHBand="0" w:firstRowFirstColumn="0" w:firstRowLastColumn="0" w:lastRowFirstColumn="0" w:lastRowLastColumn="0"/>
          <w:tblHeader/>
          <w:ins w:id="1048"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hideMark/>
          </w:tcPr>
          <w:p w14:paraId="593F4CEF" w14:textId="29E0DB8F" w:rsidR="00AE2EDF" w:rsidRPr="00714BA7" w:rsidRDefault="00AE2EDF" w:rsidP="00213E48">
            <w:pPr>
              <w:pStyle w:val="TableText"/>
              <w:keepLines w:val="0"/>
              <w:rPr>
                <w:ins w:id="1049" w:author="Qiao, Guan Lun (RC-CN DI FA ST&amp;PM SUP IT&amp;EDGE)" w:date="2022-02-07T16:02:00Z"/>
                <w:rFonts w:ascii="Times New Roman" w:eastAsia="Microsoft YaHei UI" w:hAnsi="Times New Roman" w:cs="Times New Roman"/>
                <w:lang w:val="de-DE" w:eastAsia="zh-CN"/>
                <w:rPrChange w:id="1050" w:author="Qiao, Guan Lun (RC-CN DI FA ST&amp;PM SUP IT&amp;EDGE)" w:date="2022-02-07T16:02:00Z">
                  <w:rPr>
                    <w:ins w:id="1051" w:author="Qiao, Guan Lun (RC-CN DI FA ST&amp;PM SUP IT&amp;EDGE)" w:date="2022-02-07T16:02:00Z"/>
                    <w:rFonts w:ascii="Times New Roman" w:eastAsia="Microsoft YaHei UI" w:hAnsi="Times New Roman" w:cs="Times New Roman"/>
                    <w:color w:val="FF0000"/>
                    <w:lang w:val="de-DE" w:eastAsia="zh-CN"/>
                  </w:rPr>
                </w:rPrChange>
              </w:rPr>
            </w:pPr>
            <w:ins w:id="1052" w:author="Qiao, Guan Lun (RC-CN DI FA ST&amp;PM SUP IT&amp;EDGE)" w:date="2022-02-07T16:15:00Z">
              <w:r>
                <w:rPr>
                  <w:rFonts w:ascii="Times New Roman" w:eastAsia="Microsoft YaHei UI" w:hAnsi="Times New Roman" w:cs="Times New Roman" w:hint="eastAsia"/>
                  <w:lang w:val="de-DE" w:eastAsia="zh-CN"/>
                </w:rPr>
                <w:t>功能界面</w:t>
              </w:r>
            </w:ins>
          </w:p>
        </w:tc>
        <w:tc>
          <w:tcPr>
            <w:tcW w:w="0" w:type="pct"/>
          </w:tcPr>
          <w:p w14:paraId="6E550FE2" w14:textId="39D1849B" w:rsidR="00AE2EDF" w:rsidRDefault="00AE2EDF" w:rsidP="00213E48">
            <w:pPr>
              <w:pStyle w:val="TableText"/>
              <w:cnfStyle w:val="100000000000" w:firstRow="1" w:lastRow="0" w:firstColumn="0" w:lastColumn="0" w:oddVBand="0" w:evenVBand="0" w:oddHBand="0" w:evenHBand="0" w:firstRowFirstColumn="0" w:firstRowLastColumn="0" w:lastRowFirstColumn="0" w:lastRowLastColumn="0"/>
              <w:rPr>
                <w:ins w:id="1053" w:author="Qiao, Guan Lun (RC-CN DI FA ST&amp;PM SUP IT&amp;EDGE)" w:date="2022-02-07T16:17:00Z"/>
                <w:rFonts w:ascii="Times New Roman" w:eastAsia="Microsoft YaHei UI" w:hAnsi="Times New Roman" w:cs="Times New Roman"/>
                <w:lang w:val="de-DE" w:eastAsia="zh-CN"/>
              </w:rPr>
            </w:pPr>
            <w:ins w:id="1054" w:author="Qiao, Guan Lun (RC-CN DI FA ST&amp;PM SUP IT&amp;EDGE)" w:date="2022-02-07T16:17:00Z">
              <w:r>
                <w:rPr>
                  <w:rFonts w:ascii="Times New Roman" w:eastAsia="Microsoft YaHei UI" w:hAnsi="Times New Roman" w:cs="Times New Roman" w:hint="eastAsia"/>
                  <w:lang w:val="de-DE" w:eastAsia="zh-CN"/>
                </w:rPr>
                <w:t>功能项</w:t>
              </w:r>
            </w:ins>
          </w:p>
        </w:tc>
        <w:tc>
          <w:tcPr>
            <w:tcW w:w="0" w:type="pct"/>
            <w:hideMark/>
          </w:tcPr>
          <w:p w14:paraId="10F6A910" w14:textId="77777777" w:rsidR="00AE2EDF" w:rsidRDefault="00AE2EDF" w:rsidP="00213E48">
            <w:pPr>
              <w:pStyle w:val="TableText"/>
              <w:keepLines w:val="0"/>
              <w:cnfStyle w:val="100000000000" w:firstRow="1" w:lastRow="0" w:firstColumn="0" w:lastColumn="0" w:oddVBand="0" w:evenVBand="0" w:oddHBand="0" w:evenHBand="0" w:firstRowFirstColumn="0" w:firstRowLastColumn="0" w:lastRowFirstColumn="0" w:lastRowLastColumn="0"/>
              <w:rPr>
                <w:ins w:id="1055" w:author="Qiao, Guan Lun (RC-CN DI FA ST&amp;PM SUP IT&amp;EDGE)" w:date="2022-02-07T16:18:00Z"/>
                <w:rFonts w:ascii="Times New Roman" w:eastAsia="Microsoft YaHei UI" w:hAnsi="Times New Roman" w:cs="Times New Roman"/>
                <w:b w:val="0"/>
                <w:lang w:val="de-DE" w:eastAsia="zh-CN"/>
              </w:rPr>
            </w:pPr>
            <w:ins w:id="1056" w:author="Qiao, Guan Lun (RC-CN DI FA ST&amp;PM SUP IT&amp;EDGE)" w:date="2022-02-07T16:16:00Z">
              <w:r>
                <w:rPr>
                  <w:rFonts w:ascii="Times New Roman" w:eastAsia="Microsoft YaHei UI" w:hAnsi="Times New Roman" w:cs="Times New Roman" w:hint="eastAsia"/>
                  <w:lang w:val="de-DE" w:eastAsia="zh-CN"/>
                </w:rPr>
                <w:t>紧急</w:t>
              </w:r>
            </w:ins>
          </w:p>
          <w:p w14:paraId="6C775040" w14:textId="2FA61169" w:rsidR="00AE2EDF" w:rsidRPr="00714BA7" w:rsidRDefault="00AE2EDF" w:rsidP="00213E48">
            <w:pPr>
              <w:pStyle w:val="TableText"/>
              <w:keepLines w:val="0"/>
              <w:cnfStyle w:val="100000000000" w:firstRow="1" w:lastRow="0" w:firstColumn="0" w:lastColumn="0" w:oddVBand="0" w:evenVBand="0" w:oddHBand="0" w:evenHBand="0" w:firstRowFirstColumn="0" w:firstRowLastColumn="0" w:lastRowFirstColumn="0" w:lastRowLastColumn="0"/>
              <w:rPr>
                <w:ins w:id="1057" w:author="Qiao, Guan Lun (RC-CN DI FA ST&amp;PM SUP IT&amp;EDGE)" w:date="2022-02-07T16:02:00Z"/>
                <w:rFonts w:ascii="Times New Roman" w:eastAsia="Microsoft YaHei UI" w:hAnsi="Times New Roman" w:cs="Times New Roman"/>
                <w:lang w:val="de-DE" w:eastAsia="zh-CN"/>
                <w:rPrChange w:id="1058" w:author="Qiao, Guan Lun (RC-CN DI FA ST&amp;PM SUP IT&amp;EDGE)" w:date="2022-02-07T16:02:00Z">
                  <w:rPr>
                    <w:ins w:id="1059" w:author="Qiao, Guan Lun (RC-CN DI FA ST&amp;PM SUP IT&amp;EDGE)" w:date="2022-02-07T16:02:00Z"/>
                    <w:rFonts w:ascii="Times New Roman" w:eastAsia="Microsoft YaHei UI" w:hAnsi="Times New Roman" w:cs="Times New Roman"/>
                    <w:color w:val="FF0000"/>
                    <w:lang w:val="de-DE" w:eastAsia="zh-CN"/>
                  </w:rPr>
                </w:rPrChange>
              </w:rPr>
            </w:pPr>
            <w:ins w:id="1060" w:author="Qiao, Guan Lun (RC-CN DI FA ST&amp;PM SUP IT&amp;EDGE)" w:date="2022-02-07T16:16:00Z">
              <w:r>
                <w:rPr>
                  <w:rFonts w:ascii="Times New Roman" w:eastAsia="Microsoft YaHei UI" w:hAnsi="Times New Roman" w:cs="Times New Roman" w:hint="eastAsia"/>
                  <w:lang w:val="de-DE" w:eastAsia="zh-CN"/>
                </w:rPr>
                <w:t>程度</w:t>
              </w:r>
            </w:ins>
          </w:p>
        </w:tc>
        <w:tc>
          <w:tcPr>
            <w:tcW w:w="0" w:type="pct"/>
            <w:hideMark/>
          </w:tcPr>
          <w:p w14:paraId="384EA8E0" w14:textId="12064F7B" w:rsidR="00AE2EDF" w:rsidRPr="00714BA7" w:rsidRDefault="00AE2EDF" w:rsidP="00213E48">
            <w:pPr>
              <w:pStyle w:val="TableText"/>
              <w:keepLines w:val="0"/>
              <w:cnfStyle w:val="100000000000" w:firstRow="1" w:lastRow="0" w:firstColumn="0" w:lastColumn="0" w:oddVBand="0" w:evenVBand="0" w:oddHBand="0" w:evenHBand="0" w:firstRowFirstColumn="0" w:firstRowLastColumn="0" w:lastRowFirstColumn="0" w:lastRowLastColumn="0"/>
              <w:rPr>
                <w:ins w:id="1061" w:author="Qiao, Guan Lun (RC-CN DI FA ST&amp;PM SUP IT&amp;EDGE)" w:date="2022-02-07T16:02:00Z"/>
                <w:rFonts w:ascii="Times New Roman" w:eastAsia="Microsoft YaHei UI" w:hAnsi="Times New Roman" w:cs="Times New Roman"/>
                <w:lang w:val="de-DE" w:eastAsia="zh-CN"/>
                <w:rPrChange w:id="1062" w:author="Qiao, Guan Lun (RC-CN DI FA ST&amp;PM SUP IT&amp;EDGE)" w:date="2022-02-07T16:02:00Z">
                  <w:rPr>
                    <w:ins w:id="1063" w:author="Qiao, Guan Lun (RC-CN DI FA ST&amp;PM SUP IT&amp;EDGE)" w:date="2022-02-07T16:02:00Z"/>
                    <w:rFonts w:ascii="Times New Roman" w:eastAsia="Microsoft YaHei UI" w:hAnsi="Times New Roman" w:cs="Times New Roman"/>
                    <w:color w:val="FF0000"/>
                    <w:lang w:val="de-DE" w:eastAsia="zh-CN"/>
                  </w:rPr>
                </w:rPrChange>
              </w:rPr>
            </w:pPr>
            <w:ins w:id="1064" w:author="Qiao, Guan Lun (RC-CN DI FA ST&amp;PM SUP IT&amp;EDGE)" w:date="2022-02-07T16:16:00Z">
              <w:r>
                <w:rPr>
                  <w:rFonts w:ascii="Times New Roman" w:eastAsia="Microsoft YaHei UI" w:hAnsi="Times New Roman" w:cs="Times New Roman" w:hint="eastAsia"/>
                  <w:lang w:val="de-DE" w:eastAsia="zh-CN"/>
                </w:rPr>
                <w:t>功能操作权限</w:t>
              </w:r>
            </w:ins>
          </w:p>
        </w:tc>
        <w:tc>
          <w:tcPr>
            <w:tcW w:w="0" w:type="pct"/>
            <w:hideMark/>
          </w:tcPr>
          <w:p w14:paraId="3CB17C81" w14:textId="65E457B9" w:rsidR="00AE2EDF" w:rsidRPr="00714BA7" w:rsidRDefault="00AE2EDF" w:rsidP="00213E48">
            <w:pPr>
              <w:pStyle w:val="TableText"/>
              <w:keepLines w:val="0"/>
              <w:cnfStyle w:val="100000000000" w:firstRow="1" w:lastRow="0" w:firstColumn="0" w:lastColumn="0" w:oddVBand="0" w:evenVBand="0" w:oddHBand="0" w:evenHBand="0" w:firstRowFirstColumn="0" w:firstRowLastColumn="0" w:lastRowFirstColumn="0" w:lastRowLastColumn="0"/>
              <w:rPr>
                <w:ins w:id="1065" w:author="Qiao, Guan Lun (RC-CN DI FA ST&amp;PM SUP IT&amp;EDGE)" w:date="2022-02-07T16:02:00Z"/>
                <w:rFonts w:ascii="Times New Roman" w:eastAsia="Microsoft YaHei UI" w:hAnsi="Times New Roman" w:cs="Times New Roman"/>
                <w:lang w:val="de-DE" w:eastAsia="zh-CN"/>
                <w:rPrChange w:id="1066" w:author="Qiao, Guan Lun (RC-CN DI FA ST&amp;PM SUP IT&amp;EDGE)" w:date="2022-02-07T16:02:00Z">
                  <w:rPr>
                    <w:ins w:id="1067" w:author="Qiao, Guan Lun (RC-CN DI FA ST&amp;PM SUP IT&amp;EDGE)" w:date="2022-02-07T16:02:00Z"/>
                    <w:rFonts w:ascii="Times New Roman" w:eastAsia="Microsoft YaHei UI" w:hAnsi="Times New Roman" w:cs="Times New Roman"/>
                    <w:color w:val="FF0000"/>
                    <w:lang w:val="de-DE" w:eastAsia="zh-CN"/>
                  </w:rPr>
                </w:rPrChange>
              </w:rPr>
            </w:pPr>
            <w:ins w:id="1068" w:author="Qiao, Guan Lun (RC-CN DI FA ST&amp;PM SUP IT&amp;EDGE)" w:date="2022-02-07T16:16:00Z">
              <w:r>
                <w:rPr>
                  <w:rFonts w:ascii="Times New Roman" w:eastAsia="Microsoft YaHei UI" w:hAnsi="Times New Roman" w:cs="Times New Roman" w:hint="eastAsia"/>
                  <w:lang w:val="de-DE" w:eastAsia="zh-CN"/>
                </w:rPr>
                <w:t>控制操作顺序</w:t>
              </w:r>
            </w:ins>
          </w:p>
        </w:tc>
        <w:tc>
          <w:tcPr>
            <w:tcW w:w="0" w:type="pct"/>
            <w:hideMark/>
          </w:tcPr>
          <w:p w14:paraId="0002469F" w14:textId="69BFAEA1" w:rsidR="00AE2EDF" w:rsidRPr="00714BA7" w:rsidRDefault="00AE2EDF" w:rsidP="00213E48">
            <w:pPr>
              <w:pStyle w:val="TableText"/>
              <w:keepLines w:val="0"/>
              <w:cnfStyle w:val="100000000000" w:firstRow="1" w:lastRow="0" w:firstColumn="0" w:lastColumn="0" w:oddVBand="0" w:evenVBand="0" w:oddHBand="0" w:evenHBand="0" w:firstRowFirstColumn="0" w:firstRowLastColumn="0" w:lastRowFirstColumn="0" w:lastRowLastColumn="0"/>
              <w:rPr>
                <w:ins w:id="1069" w:author="Qiao, Guan Lun (RC-CN DI FA ST&amp;PM SUP IT&amp;EDGE)" w:date="2022-02-07T16:02:00Z"/>
                <w:rFonts w:ascii="Times New Roman" w:eastAsia="Microsoft YaHei UI" w:hAnsi="Times New Roman" w:cs="Times New Roman"/>
                <w:lang w:val="de-DE" w:eastAsia="zh-CN"/>
                <w:rPrChange w:id="1070" w:author="Qiao, Guan Lun (RC-CN DI FA ST&amp;PM SUP IT&amp;EDGE)" w:date="2022-02-07T16:02:00Z">
                  <w:rPr>
                    <w:ins w:id="1071" w:author="Qiao, Guan Lun (RC-CN DI FA ST&amp;PM SUP IT&amp;EDGE)" w:date="2022-02-07T16:02:00Z"/>
                    <w:rFonts w:ascii="Times New Roman" w:eastAsia="Microsoft YaHei UI" w:hAnsi="Times New Roman" w:cs="Times New Roman"/>
                    <w:color w:val="FF0000"/>
                    <w:lang w:val="de-DE" w:eastAsia="zh-CN"/>
                  </w:rPr>
                </w:rPrChange>
              </w:rPr>
            </w:pPr>
            <w:ins w:id="1072" w:author="Qiao, Guan Lun (RC-CN DI FA ST&amp;PM SUP IT&amp;EDGE)" w:date="2022-02-07T16:16:00Z">
              <w:r>
                <w:rPr>
                  <w:rFonts w:ascii="Times New Roman" w:eastAsia="Microsoft YaHei UI" w:hAnsi="Times New Roman" w:cs="Times New Roman" w:hint="eastAsia"/>
                  <w:lang w:val="de-DE" w:eastAsia="zh-CN"/>
                </w:rPr>
                <w:t>开发资源</w:t>
              </w:r>
            </w:ins>
          </w:p>
        </w:tc>
      </w:tr>
      <w:tr w:rsidR="00965BE7" w:rsidRPr="00714BA7" w14:paraId="4B942BB3" w14:textId="77777777" w:rsidTr="005F61B7">
        <w:trPr>
          <w:ins w:id="1073"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4AF34CD2" w14:textId="0A38E192" w:rsidR="007030A5" w:rsidRPr="00714BA7" w:rsidRDefault="007030A5" w:rsidP="00213E48">
            <w:pPr>
              <w:pStyle w:val="TableText"/>
              <w:rPr>
                <w:ins w:id="1074" w:author="Qiao, Guan Lun (RC-CN DI FA ST&amp;PM SUP IT&amp;EDGE)" w:date="2022-02-07T16:02:00Z"/>
                <w:rFonts w:ascii="Times New Roman" w:eastAsia="Microsoft YaHei UI" w:hAnsi="Times New Roman" w:cs="Times New Roman"/>
                <w:lang w:val="de-DE"/>
                <w:rPrChange w:id="1075" w:author="Qiao, Guan Lun (RC-CN DI FA ST&amp;PM SUP IT&amp;EDGE)" w:date="2022-02-07T16:02:00Z">
                  <w:rPr>
                    <w:ins w:id="1076" w:author="Qiao, Guan Lun (RC-CN DI FA ST&amp;PM SUP IT&amp;EDGE)" w:date="2022-02-07T16:02:00Z"/>
                    <w:rFonts w:ascii="Times New Roman" w:eastAsia="Microsoft YaHei UI" w:hAnsi="Times New Roman" w:cs="Times New Roman"/>
                    <w:color w:val="FF0000"/>
                    <w:lang w:val="de-DE"/>
                  </w:rPr>
                </w:rPrChange>
              </w:rPr>
            </w:pPr>
            <w:ins w:id="1077" w:author="Qiao, Guan Lun (RC-CN DI FA ST&amp;PM SUP IT&amp;EDGE)" w:date="2022-02-07T16:16:00Z">
              <w:r>
                <w:rPr>
                  <w:rFonts w:ascii="Times New Roman" w:eastAsia="Microsoft YaHei UI" w:hAnsi="Times New Roman" w:cs="Times New Roman" w:hint="eastAsia"/>
                  <w:lang w:val="de-DE" w:eastAsia="zh-CN"/>
                </w:rPr>
                <w:t>登陆</w:t>
              </w:r>
            </w:ins>
          </w:p>
        </w:tc>
        <w:tc>
          <w:tcPr>
            <w:tcW w:w="1299" w:type="pct"/>
            <w:tcBorders>
              <w:top w:val="single" w:sz="4" w:space="0" w:color="A9A9A9" w:themeColor="accent3"/>
              <w:left w:val="nil"/>
              <w:bottom w:val="single" w:sz="4" w:space="0" w:color="A9A9A9" w:themeColor="accent3"/>
              <w:right w:val="nil"/>
            </w:tcBorders>
          </w:tcPr>
          <w:p w14:paraId="020F7A00" w14:textId="40D0B0AE" w:rsidR="007030A5" w:rsidRPr="00AE2EDF"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78" w:author="Qiao, Guan Lun (RC-CN DI FA ST&amp;PM SUP IT&amp;EDGE)" w:date="2022-02-07T16:17:00Z"/>
                <w:rFonts w:ascii="Times New Roman" w:eastAsia="Microsoft YaHei UI" w:hAnsi="Times New Roman" w:cs="Times New Roman"/>
                <w:lang w:val="de-DE"/>
              </w:rPr>
            </w:pPr>
            <w:ins w:id="1079" w:author="Qiao, Guan Lun (RC-CN DI FA ST&amp;PM SUP IT&amp;EDGE)" w:date="2022-02-07T16:22:00Z">
              <w:r>
                <w:rPr>
                  <w:rFonts w:ascii="Times New Roman" w:eastAsia="Microsoft YaHei UI" w:hAnsi="Times New Roman" w:cs="Times New Roman" w:hint="eastAsia"/>
                  <w:lang w:val="de-DE" w:eastAsia="zh-CN"/>
                </w:rPr>
                <w:t>用户登陆</w:t>
              </w:r>
            </w:ins>
          </w:p>
        </w:tc>
        <w:tc>
          <w:tcPr>
            <w:tcW w:w="377" w:type="pct"/>
            <w:tcBorders>
              <w:top w:val="single" w:sz="4" w:space="0" w:color="A9A9A9" w:themeColor="accent3"/>
              <w:left w:val="nil"/>
              <w:bottom w:val="single" w:sz="4" w:space="0" w:color="A9A9A9" w:themeColor="accent3"/>
              <w:right w:val="nil"/>
            </w:tcBorders>
          </w:tcPr>
          <w:p w14:paraId="72D6DF4A" w14:textId="2A986336" w:rsidR="007030A5" w:rsidRPr="00714BA7"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80" w:author="Qiao, Guan Lun (RC-CN DI FA ST&amp;PM SUP IT&amp;EDGE)" w:date="2022-02-07T16:02:00Z"/>
                <w:rFonts w:ascii="Times New Roman" w:eastAsia="Microsoft YaHei UI" w:hAnsi="Times New Roman" w:cs="Times New Roman"/>
                <w:lang w:val="de-DE"/>
                <w:rPrChange w:id="1081" w:author="Qiao, Guan Lun (RC-CN DI FA ST&amp;PM SUP IT&amp;EDGE)" w:date="2022-02-07T16:02:00Z">
                  <w:rPr>
                    <w:ins w:id="1082" w:author="Qiao, Guan Lun (RC-CN DI FA ST&amp;PM SUP IT&amp;EDGE)" w:date="2022-02-07T16:02:00Z"/>
                    <w:rFonts w:ascii="Times New Roman" w:eastAsia="Microsoft YaHei UI" w:hAnsi="Times New Roman" w:cs="Times New Roman"/>
                    <w:color w:val="FF0000"/>
                    <w:lang w:val="de-DE"/>
                  </w:rPr>
                </w:rPrChange>
              </w:rPr>
            </w:pPr>
            <w:ins w:id="1083"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8411344" w14:textId="39C7E006" w:rsidR="007030A5" w:rsidRPr="00714BA7"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84" w:author="Qiao, Guan Lun (RC-CN DI FA ST&amp;PM SUP IT&amp;EDGE)" w:date="2022-02-07T16:02:00Z"/>
                <w:rFonts w:ascii="Times New Roman" w:eastAsia="Microsoft YaHei UI" w:hAnsi="Times New Roman" w:cs="Times New Roman"/>
                <w:lang w:val="de-DE"/>
                <w:rPrChange w:id="1085" w:author="Qiao, Guan Lun (RC-CN DI FA ST&amp;PM SUP IT&amp;EDGE)" w:date="2022-02-07T16:02:00Z">
                  <w:rPr>
                    <w:ins w:id="1086" w:author="Qiao, Guan Lun (RC-CN DI FA ST&amp;PM SUP IT&amp;EDGE)" w:date="2022-02-07T16:02:00Z"/>
                    <w:rFonts w:ascii="Times New Roman" w:eastAsia="Microsoft YaHei UI" w:hAnsi="Times New Roman" w:cs="Times New Roman"/>
                    <w:color w:val="FF0000"/>
                    <w:lang w:val="de-DE"/>
                  </w:rPr>
                </w:rPrChange>
              </w:rPr>
            </w:pPr>
            <w:ins w:id="1087" w:author="Qiao, Guan Lun (RC-CN DI FA ST&amp;PM SUP IT&amp;EDGE)" w:date="2022-02-07T16:41: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338CFB6F" w14:textId="62F22E0A" w:rsidR="007030A5" w:rsidRPr="00714BA7"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88" w:author="Qiao, Guan Lun (RC-CN DI FA ST&amp;PM SUP IT&amp;EDGE)" w:date="2022-02-07T16:02:00Z"/>
                <w:rFonts w:ascii="Times New Roman" w:eastAsia="Microsoft YaHei UI" w:hAnsi="Times New Roman" w:cs="Times New Roman"/>
                <w:lang w:val="de-DE"/>
                <w:rPrChange w:id="1089" w:author="Qiao, Guan Lun (RC-CN DI FA ST&amp;PM SUP IT&amp;EDGE)" w:date="2022-02-07T16:02:00Z">
                  <w:rPr>
                    <w:ins w:id="1090" w:author="Qiao, Guan Lun (RC-CN DI FA ST&amp;PM SUP IT&amp;EDGE)" w:date="2022-02-07T16:02:00Z"/>
                    <w:rFonts w:ascii="Times New Roman" w:eastAsia="Microsoft YaHei UI" w:hAnsi="Times New Roman" w:cs="Times New Roman"/>
                    <w:color w:val="FF0000"/>
                    <w:lang w:val="de-DE"/>
                  </w:rPr>
                </w:rPrChange>
              </w:rPr>
            </w:pPr>
            <w:ins w:id="1091" w:author="Qiao, Guan Lun (RC-CN DI FA ST&amp;PM SUP IT&amp;EDGE)" w:date="2022-02-07T16:48:00Z">
              <w:r>
                <w:rPr>
                  <w:rFonts w:ascii="Times New Roman" w:eastAsia="Microsoft YaHei UI" w:hAnsi="Times New Roman" w:cs="Times New Roman"/>
                  <w:lang w:val="de-DE"/>
                </w:rPr>
                <w:t>Ste</w:t>
              </w:r>
            </w:ins>
            <w:ins w:id="1092" w:author="Qiao, Guan Lun (RC-CN DI FA ST&amp;PM SUP IT&amp;EDGE)" w:date="2022-02-07T16:49:00Z">
              <w:r>
                <w:rPr>
                  <w:rFonts w:ascii="Times New Roman" w:eastAsia="Microsoft YaHei UI" w:hAnsi="Times New Roman" w:cs="Times New Roman"/>
                  <w:lang w:val="de-DE"/>
                </w:rPr>
                <w:t>p 1</w:t>
              </w:r>
            </w:ins>
          </w:p>
        </w:tc>
        <w:tc>
          <w:tcPr>
            <w:tcW w:w="642" w:type="pct"/>
            <w:tcBorders>
              <w:top w:val="single" w:sz="4" w:space="0" w:color="A9A9A9" w:themeColor="accent3"/>
              <w:left w:val="nil"/>
              <w:bottom w:val="single" w:sz="4" w:space="0" w:color="A9A9A9" w:themeColor="accent3"/>
              <w:right w:val="nil"/>
            </w:tcBorders>
          </w:tcPr>
          <w:p w14:paraId="4296A219" w14:textId="77777777" w:rsidR="007030A5" w:rsidRPr="00714BA7"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93" w:author="Qiao, Guan Lun (RC-CN DI FA ST&amp;PM SUP IT&amp;EDGE)" w:date="2022-02-07T16:02:00Z"/>
                <w:rFonts w:ascii="Times New Roman" w:eastAsia="Microsoft YaHei UI" w:hAnsi="Times New Roman" w:cs="Times New Roman"/>
                <w:lang w:val="de-DE"/>
                <w:rPrChange w:id="1094" w:author="Qiao, Guan Lun (RC-CN DI FA ST&amp;PM SUP IT&amp;EDGE)" w:date="2022-02-07T16:02:00Z">
                  <w:rPr>
                    <w:ins w:id="1095" w:author="Qiao, Guan Lun (RC-CN DI FA ST&amp;PM SUP IT&amp;EDGE)" w:date="2022-02-07T16:02:00Z"/>
                    <w:rFonts w:ascii="Times New Roman" w:eastAsia="Microsoft YaHei UI" w:hAnsi="Times New Roman" w:cs="Times New Roman"/>
                    <w:color w:val="FF0000"/>
                    <w:lang w:val="de-DE"/>
                  </w:rPr>
                </w:rPrChange>
              </w:rPr>
            </w:pPr>
          </w:p>
        </w:tc>
      </w:tr>
      <w:tr w:rsidR="00965BE7" w:rsidRPr="00714BA7" w14:paraId="11F16AE5" w14:textId="77777777" w:rsidTr="005F61B7">
        <w:trPr>
          <w:ins w:id="1096"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39BDFD9D" w14:textId="77777777" w:rsidR="007030A5" w:rsidRDefault="007030A5" w:rsidP="00213E48">
            <w:pPr>
              <w:pStyle w:val="TableText"/>
              <w:rPr>
                <w:ins w:id="1097"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8B74A53" w14:textId="71BB442A" w:rsidR="007030A5"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098" w:author="Qiao, Guan Lun (RC-CN DI FA ST&amp;PM SUP IT&amp;EDGE)" w:date="2022-02-07T16:22:00Z"/>
                <w:rFonts w:ascii="Times New Roman" w:eastAsia="Microsoft YaHei UI" w:hAnsi="Times New Roman" w:cs="Times New Roman"/>
                <w:lang w:val="de-DE" w:eastAsia="zh-CN"/>
              </w:rPr>
            </w:pPr>
            <w:ins w:id="1099" w:author="Qiao, Guan Lun (RC-CN DI FA ST&amp;PM SUP IT&amp;EDGE)" w:date="2022-02-07T16:22:00Z">
              <w:r>
                <w:rPr>
                  <w:rFonts w:ascii="Times New Roman" w:eastAsia="Microsoft YaHei UI" w:hAnsi="Times New Roman" w:cs="Times New Roman" w:hint="eastAsia"/>
                  <w:lang w:val="de-DE" w:eastAsia="zh-CN"/>
                </w:rPr>
                <w:t>用户注册入口</w:t>
              </w:r>
            </w:ins>
          </w:p>
        </w:tc>
        <w:tc>
          <w:tcPr>
            <w:tcW w:w="377" w:type="pct"/>
            <w:tcBorders>
              <w:top w:val="single" w:sz="4" w:space="0" w:color="A9A9A9" w:themeColor="accent3"/>
              <w:left w:val="nil"/>
              <w:bottom w:val="single" w:sz="4" w:space="0" w:color="A9A9A9" w:themeColor="accent3"/>
              <w:right w:val="nil"/>
            </w:tcBorders>
          </w:tcPr>
          <w:p w14:paraId="3AAB2746" w14:textId="27D4DF12" w:rsidR="007030A5" w:rsidRPr="005F371D"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100" w:author="Qiao, Guan Lun (RC-CN DI FA ST&amp;PM SUP IT&amp;EDGE)" w:date="2022-02-07T16:22:00Z"/>
                <w:rFonts w:ascii="Times New Roman" w:eastAsia="Microsoft YaHei UI" w:hAnsi="Times New Roman" w:cs="Times New Roman"/>
                <w:lang w:val="de-DE"/>
              </w:rPr>
            </w:pPr>
            <w:ins w:id="1101"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30E6918" w14:textId="3A8A76EE" w:rsidR="00E13967" w:rsidRPr="005F371D"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102" w:author="Qiao, Guan Lun (RC-CN DI FA ST&amp;PM SUP IT&amp;EDGE)" w:date="2022-02-07T16:22:00Z"/>
                <w:rFonts w:ascii="Times New Roman" w:eastAsia="Microsoft YaHei UI" w:hAnsi="Times New Roman" w:cs="Times New Roman"/>
                <w:lang w:val="de-DE" w:eastAsia="zh-CN"/>
              </w:rPr>
            </w:pPr>
            <w:ins w:id="1103"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6AE28E30" w14:textId="77777777" w:rsidR="007030A5" w:rsidRPr="005F371D"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104"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075CACA" w14:textId="77777777" w:rsidR="007030A5" w:rsidRPr="005F371D" w:rsidRDefault="007030A5" w:rsidP="00213E48">
            <w:pPr>
              <w:pStyle w:val="TableText"/>
              <w:cnfStyle w:val="000000000000" w:firstRow="0" w:lastRow="0" w:firstColumn="0" w:lastColumn="0" w:oddVBand="0" w:evenVBand="0" w:oddHBand="0" w:evenHBand="0" w:firstRowFirstColumn="0" w:firstRowLastColumn="0" w:lastRowFirstColumn="0" w:lastRowLastColumn="0"/>
              <w:rPr>
                <w:ins w:id="1105" w:author="Qiao, Guan Lun (RC-CN DI FA ST&amp;PM SUP IT&amp;EDGE)" w:date="2022-02-07T16:22:00Z"/>
                <w:rFonts w:ascii="Times New Roman" w:eastAsia="Microsoft YaHei UI" w:hAnsi="Times New Roman" w:cs="Times New Roman"/>
                <w:lang w:val="de-DE"/>
              </w:rPr>
            </w:pPr>
          </w:p>
        </w:tc>
      </w:tr>
      <w:tr w:rsidR="00965BE7" w:rsidRPr="00714BA7" w14:paraId="284478B6" w14:textId="77777777" w:rsidTr="005F61B7">
        <w:trPr>
          <w:ins w:id="1106" w:author="Qiao, Guan Lun (RC-CN DI FA ST&amp;PM SUP IT&amp;EDGE)" w:date="2022-02-07T16:19:00Z"/>
        </w:trPr>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A9A9A9" w:themeColor="accent3"/>
              <w:left w:val="nil"/>
              <w:bottom w:val="single" w:sz="4" w:space="0" w:color="A9A9A9" w:themeColor="accent3"/>
              <w:right w:val="nil"/>
            </w:tcBorders>
          </w:tcPr>
          <w:p w14:paraId="24F279D1" w14:textId="3A8FD440" w:rsidR="007030A5" w:rsidRDefault="007030A5" w:rsidP="00363B17">
            <w:pPr>
              <w:pStyle w:val="TableText"/>
              <w:rPr>
                <w:ins w:id="1107" w:author="Qiao, Guan Lun (RC-CN DI FA ST&amp;PM SUP IT&amp;EDGE)" w:date="2022-02-07T16:19:00Z"/>
                <w:rFonts w:ascii="Times New Roman" w:eastAsia="Microsoft YaHei UI" w:hAnsi="Times New Roman" w:cs="Times New Roman"/>
                <w:lang w:val="de-DE" w:eastAsia="zh-CN"/>
              </w:rPr>
            </w:pPr>
            <w:ins w:id="1108" w:author="Qiao, Guan Lun (RC-CN DI FA ST&amp;PM SUP IT&amp;EDGE)" w:date="2022-02-07T16:19:00Z">
              <w:r>
                <w:rPr>
                  <w:rFonts w:ascii="Times New Roman" w:eastAsia="Microsoft YaHei UI" w:hAnsi="Times New Roman" w:cs="Times New Roman" w:hint="eastAsia"/>
                  <w:lang w:val="de-DE" w:eastAsia="zh-CN"/>
                </w:rPr>
                <w:lastRenderedPageBreak/>
                <w:t>注册</w:t>
              </w:r>
            </w:ins>
          </w:p>
        </w:tc>
        <w:tc>
          <w:tcPr>
            <w:tcW w:w="1299" w:type="pct"/>
            <w:tcBorders>
              <w:top w:val="single" w:sz="4" w:space="0" w:color="A9A9A9" w:themeColor="accent3"/>
              <w:left w:val="nil"/>
              <w:bottom w:val="single" w:sz="4" w:space="0" w:color="A9A9A9" w:themeColor="accent3"/>
              <w:right w:val="nil"/>
            </w:tcBorders>
          </w:tcPr>
          <w:p w14:paraId="0537FC21" w14:textId="5D52E226" w:rsidR="007030A5" w:rsidRPr="00AE2EDF"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109" w:author="Qiao, Guan Lun (RC-CN DI FA ST&amp;PM SUP IT&amp;EDGE)" w:date="2022-02-07T16:19:00Z"/>
                <w:rFonts w:ascii="Times New Roman" w:eastAsia="Microsoft YaHei UI" w:hAnsi="Times New Roman" w:cs="Times New Roman"/>
                <w:lang w:val="de-DE"/>
              </w:rPr>
            </w:pPr>
            <w:ins w:id="1110" w:author="Qiao, Guan Lun (RC-CN DI FA ST&amp;PM SUP IT&amp;EDGE)" w:date="2022-02-07T16:22:00Z">
              <w:r>
                <w:rPr>
                  <w:rFonts w:ascii="Times New Roman" w:eastAsia="Microsoft YaHei UI" w:hAnsi="Times New Roman" w:cs="Times New Roman" w:hint="eastAsia"/>
                  <w:lang w:val="de-DE" w:eastAsia="zh-CN"/>
                </w:rPr>
                <w:t>用户注册信息填写</w:t>
              </w:r>
            </w:ins>
          </w:p>
        </w:tc>
        <w:tc>
          <w:tcPr>
            <w:tcW w:w="377" w:type="pct"/>
            <w:tcBorders>
              <w:top w:val="single" w:sz="4" w:space="0" w:color="A9A9A9" w:themeColor="accent3"/>
              <w:left w:val="nil"/>
              <w:bottom w:val="single" w:sz="4" w:space="0" w:color="A9A9A9" w:themeColor="accent3"/>
              <w:right w:val="nil"/>
            </w:tcBorders>
          </w:tcPr>
          <w:p w14:paraId="4FD0301D" w14:textId="6E11703A"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111" w:author="Qiao, Guan Lun (RC-CN DI FA ST&amp;PM SUP IT&amp;EDGE)" w:date="2022-02-07T16:19:00Z"/>
                <w:rFonts w:ascii="Times New Roman" w:eastAsia="Microsoft YaHei UI" w:hAnsi="Times New Roman" w:cs="Times New Roman"/>
                <w:lang w:val="de-DE"/>
              </w:rPr>
            </w:pPr>
            <w:ins w:id="1112"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77C6EDCE" w14:textId="77777777" w:rsidR="007030A5"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113" w:author="Qiao, Guan Lun (RC-CN DI FA ST&amp;PM SUP IT&amp;EDGE)" w:date="2022-02-08T08:42:00Z"/>
                <w:rFonts w:ascii="Times New Roman" w:eastAsia="Microsoft YaHei UI" w:hAnsi="Times New Roman" w:cs="Times New Roman"/>
                <w:lang w:val="de-DE" w:eastAsia="zh-CN"/>
              </w:rPr>
            </w:pPr>
            <w:ins w:id="1114"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p w14:paraId="00D2B63C" w14:textId="0100ABA3" w:rsidR="003B2938" w:rsidRPr="002D790A" w:rsidRDefault="003B2938" w:rsidP="00363B17">
            <w:pPr>
              <w:pStyle w:val="TableText"/>
              <w:cnfStyle w:val="000000000000" w:firstRow="0" w:lastRow="0" w:firstColumn="0" w:lastColumn="0" w:oddVBand="0" w:evenVBand="0" w:oddHBand="0" w:evenHBand="0" w:firstRowFirstColumn="0" w:firstRowLastColumn="0" w:lastRowFirstColumn="0" w:lastRowLastColumn="0"/>
              <w:rPr>
                <w:ins w:id="1115" w:author="Qiao, Guan Lun (RC-CN DI FA ST&amp;PM SUP IT&amp;EDGE)" w:date="2022-02-07T16:19:00Z"/>
                <w:rFonts w:ascii="Times New Roman" w:eastAsia="Microsoft YaHei UI" w:hAnsi="Times New Roman" w:cs="Times New Roman"/>
                <w:lang w:val="de-DE"/>
              </w:rPr>
            </w:pPr>
            <w:ins w:id="1116" w:author="Qiao, Guan Lun (RC-CN DI FA ST&amp;PM SUP IT&amp;EDGE)" w:date="2022-02-08T08:42: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2EA5CC47" w14:textId="41C2132A"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117" w:author="Qiao, Guan Lun (RC-CN DI FA ST&amp;PM SUP IT&amp;EDGE)" w:date="2022-02-07T16:19: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299A8747" w14:textId="77777777"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118" w:author="Qiao, Guan Lun (RC-CN DI FA ST&amp;PM SUP IT&amp;EDGE)" w:date="2022-02-07T16:19:00Z"/>
                <w:rFonts w:ascii="Times New Roman" w:eastAsia="Microsoft YaHei UI" w:hAnsi="Times New Roman" w:cs="Times New Roman"/>
                <w:lang w:val="de-DE"/>
              </w:rPr>
            </w:pPr>
          </w:p>
        </w:tc>
      </w:tr>
      <w:tr w:rsidR="00965BE7" w:rsidRPr="00714BA7" w14:paraId="64F94F60" w14:textId="77777777" w:rsidTr="00630317">
        <w:trPr>
          <w:ins w:id="1119"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418CE615" w14:textId="21A3C778" w:rsidR="00F36FAB" w:rsidRPr="00714BA7" w:rsidRDefault="00F36FAB" w:rsidP="00363B17">
            <w:pPr>
              <w:pStyle w:val="TableText"/>
              <w:rPr>
                <w:ins w:id="1120" w:author="Qiao, Guan Lun (RC-CN DI FA ST&amp;PM SUP IT&amp;EDGE)" w:date="2022-02-07T16:02:00Z"/>
                <w:rFonts w:ascii="Times New Roman" w:eastAsia="Microsoft YaHei UI" w:hAnsi="Times New Roman" w:cs="Times New Roman"/>
                <w:lang w:val="de-DE"/>
                <w:rPrChange w:id="1121" w:author="Qiao, Guan Lun (RC-CN DI FA ST&amp;PM SUP IT&amp;EDGE)" w:date="2022-02-07T16:02:00Z">
                  <w:rPr>
                    <w:ins w:id="1122" w:author="Qiao, Guan Lun (RC-CN DI FA ST&amp;PM SUP IT&amp;EDGE)" w:date="2022-02-07T16:02:00Z"/>
                    <w:rFonts w:ascii="Times New Roman" w:eastAsia="Microsoft YaHei UI" w:hAnsi="Times New Roman" w:cs="Times New Roman"/>
                    <w:color w:val="FF0000"/>
                    <w:lang w:val="de-DE"/>
                  </w:rPr>
                </w:rPrChange>
              </w:rPr>
            </w:pPr>
            <w:ins w:id="1123" w:author="Qiao, Guan Lun (RC-CN DI FA ST&amp;PM SUP IT&amp;EDGE)" w:date="2022-02-07T16:18:00Z">
              <w:r>
                <w:rPr>
                  <w:rFonts w:ascii="Times New Roman" w:eastAsia="Microsoft YaHei UI" w:hAnsi="Times New Roman" w:cs="Times New Roman" w:hint="eastAsia"/>
                  <w:lang w:val="de-DE" w:eastAsia="zh-CN"/>
                </w:rPr>
                <w:t>首页</w:t>
              </w:r>
            </w:ins>
          </w:p>
        </w:tc>
        <w:tc>
          <w:tcPr>
            <w:tcW w:w="1299" w:type="pct"/>
            <w:tcBorders>
              <w:top w:val="single" w:sz="4" w:space="0" w:color="A9A9A9" w:themeColor="accent3"/>
              <w:left w:val="nil"/>
              <w:bottom w:val="single" w:sz="4" w:space="0" w:color="A9A9A9" w:themeColor="accent3"/>
              <w:right w:val="nil"/>
            </w:tcBorders>
          </w:tcPr>
          <w:p w14:paraId="2EB20141" w14:textId="6D44D22F"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4" w:author="Qiao, Guan Lun (RC-CN DI FA ST&amp;PM SUP IT&amp;EDGE)" w:date="2022-02-07T16:17:00Z"/>
                <w:rFonts w:ascii="Times New Roman" w:eastAsia="Microsoft YaHei UI" w:hAnsi="Times New Roman" w:cs="Times New Roman"/>
                <w:lang w:val="de-DE"/>
              </w:rPr>
            </w:pPr>
            <w:ins w:id="1125" w:author="Qiao, Guan Lun (RC-CN DI FA ST&amp;PM SUP IT&amp;EDGE)" w:date="2022-02-07T16:22:00Z">
              <w:r>
                <w:rPr>
                  <w:rFonts w:ascii="Times New Roman" w:eastAsia="Microsoft YaHei UI" w:hAnsi="Times New Roman" w:cs="Times New Roman"/>
                  <w:lang w:val="de-DE"/>
                </w:rPr>
                <w:t xml:space="preserve">AGV </w:t>
              </w:r>
              <w:r>
                <w:rPr>
                  <w:rFonts w:ascii="Times New Roman" w:eastAsia="Microsoft YaHei UI" w:hAnsi="Times New Roman" w:cs="Times New Roman" w:hint="eastAsia"/>
                  <w:lang w:val="de-DE" w:eastAsia="zh-CN"/>
                </w:rPr>
                <w:t>batt</w:t>
              </w:r>
              <w:r>
                <w:rPr>
                  <w:rFonts w:ascii="Times New Roman" w:eastAsia="Microsoft YaHei UI" w:hAnsi="Times New Roman" w:cs="Times New Roman"/>
                  <w:lang w:val="de-DE"/>
                </w:rPr>
                <w:t>ery view</w:t>
              </w:r>
            </w:ins>
          </w:p>
        </w:tc>
        <w:tc>
          <w:tcPr>
            <w:tcW w:w="377" w:type="pct"/>
            <w:tcBorders>
              <w:top w:val="single" w:sz="4" w:space="0" w:color="A9A9A9" w:themeColor="accent3"/>
              <w:left w:val="nil"/>
              <w:bottom w:val="single" w:sz="4" w:space="0" w:color="A9A9A9" w:themeColor="accent3"/>
              <w:right w:val="nil"/>
            </w:tcBorders>
          </w:tcPr>
          <w:p w14:paraId="55637AE2" w14:textId="1BD48A3A"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6" w:author="Qiao, Guan Lun (RC-CN DI FA ST&amp;PM SUP IT&amp;EDGE)" w:date="2022-02-07T16:02:00Z"/>
                <w:rFonts w:ascii="Times New Roman" w:eastAsia="Microsoft YaHei UI" w:hAnsi="Times New Roman" w:cs="Times New Roman"/>
                <w:lang w:val="de-DE"/>
                <w:rPrChange w:id="1127" w:author="Qiao, Guan Lun (RC-CN DI FA ST&amp;PM SUP IT&amp;EDGE)" w:date="2022-02-07T16:02:00Z">
                  <w:rPr>
                    <w:ins w:id="1128" w:author="Qiao, Guan Lun (RC-CN DI FA ST&amp;PM SUP IT&amp;EDGE)" w:date="2022-02-07T16:02:00Z"/>
                    <w:rFonts w:ascii="Times New Roman" w:eastAsia="Microsoft YaHei UI" w:hAnsi="Times New Roman" w:cs="Times New Roman"/>
                    <w:color w:val="FF0000"/>
                    <w:lang w:val="de-DE"/>
                  </w:rPr>
                </w:rPrChange>
              </w:rPr>
            </w:pPr>
            <w:ins w:id="1129" w:author="Qiao, Guan Lun (RC-CN DI FA ST&amp;PM SUP IT&amp;EDGE)" w:date="2022-02-07T16:39: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46E2656" w14:textId="355B46EA"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0" w:author="Qiao, Guan Lun (RC-CN DI FA ST&amp;PM SUP IT&amp;EDGE)" w:date="2022-02-07T16:02:00Z"/>
                <w:rFonts w:ascii="Times New Roman" w:eastAsia="Microsoft YaHei UI" w:hAnsi="Times New Roman" w:cs="Times New Roman"/>
                <w:lang w:val="de-DE"/>
                <w:rPrChange w:id="1131" w:author="Qiao, Guan Lun (RC-CN DI FA ST&amp;PM SUP IT&amp;EDGE)" w:date="2022-02-07T16:02:00Z">
                  <w:rPr>
                    <w:ins w:id="1132" w:author="Qiao, Guan Lun (RC-CN DI FA ST&amp;PM SUP IT&amp;EDGE)" w:date="2022-02-07T16:02:00Z"/>
                    <w:rFonts w:ascii="Times New Roman" w:eastAsia="Microsoft YaHei UI" w:hAnsi="Times New Roman" w:cs="Times New Roman"/>
                    <w:color w:val="FF0000"/>
                    <w:lang w:val="de-DE"/>
                  </w:rPr>
                </w:rPrChange>
              </w:rPr>
            </w:pPr>
            <w:ins w:id="1133"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0C1A335" w14:textId="793E013B"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4" w:author="Qiao, Guan Lun (RC-CN DI FA ST&amp;PM SUP IT&amp;EDGE)" w:date="2022-02-07T16:02:00Z"/>
                <w:rFonts w:ascii="Times New Roman" w:eastAsia="Microsoft YaHei UI" w:hAnsi="Times New Roman" w:cs="Times New Roman"/>
                <w:lang w:val="de-DE"/>
                <w:rPrChange w:id="1135" w:author="Qiao, Guan Lun (RC-CN DI FA ST&amp;PM SUP IT&amp;EDGE)" w:date="2022-02-07T16:02:00Z">
                  <w:rPr>
                    <w:ins w:id="1136" w:author="Qiao, Guan Lun (RC-CN DI FA ST&amp;PM SUP IT&amp;EDGE)" w:date="2022-02-07T16:02:00Z"/>
                    <w:rFonts w:ascii="Times New Roman" w:eastAsia="Microsoft YaHei UI" w:hAnsi="Times New Roman" w:cs="Times New Roman"/>
                    <w:color w:val="FF0000"/>
                    <w:lang w:val="de-DE"/>
                  </w:rPr>
                </w:rPrChange>
              </w:rPr>
            </w:pPr>
            <w:ins w:id="1137" w:author="Qiao, Guan Lun (RC-CN DI FA ST&amp;PM SUP IT&amp;EDGE)" w:date="2022-02-07T16:50:00Z">
              <w:r>
                <w:rPr>
                  <w:rFonts w:ascii="Times New Roman" w:eastAsia="Microsoft YaHei UI" w:hAnsi="Times New Roman" w:cs="Times New Roman"/>
                  <w:lang w:val="de-DE"/>
                </w:rPr>
                <w:t xml:space="preserve">Step </w:t>
              </w:r>
            </w:ins>
            <w:ins w:id="1138" w:author="Qiao, Guan Lun (RC-CN DI FA ST&amp;PM SUP IT&amp;EDGE)" w:date="2022-02-07T16:52:00Z">
              <w:r w:rsidR="0056606C">
                <w:rPr>
                  <w:rFonts w:ascii="Times New Roman" w:eastAsia="Microsoft YaHei UI" w:hAnsi="Times New Roman" w:cs="Times New Roman"/>
                  <w:lang w:val="de-DE"/>
                </w:rPr>
                <w:t>4</w:t>
              </w:r>
            </w:ins>
          </w:p>
        </w:tc>
        <w:tc>
          <w:tcPr>
            <w:tcW w:w="642" w:type="pct"/>
            <w:tcBorders>
              <w:top w:val="single" w:sz="4" w:space="0" w:color="A9A9A9" w:themeColor="accent3"/>
              <w:left w:val="nil"/>
              <w:bottom w:val="single" w:sz="4" w:space="0" w:color="A9A9A9" w:themeColor="accent3"/>
              <w:right w:val="nil"/>
            </w:tcBorders>
          </w:tcPr>
          <w:p w14:paraId="4F9F0CA8" w14:textId="200DCC48"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9" w:author="Qiao, Guan Lun (RC-CN DI FA ST&amp;PM SUP IT&amp;EDGE)" w:date="2022-02-07T16:02:00Z"/>
                <w:rFonts w:ascii="Times New Roman" w:eastAsia="Microsoft YaHei UI" w:hAnsi="Times New Roman" w:cs="Times New Roman"/>
                <w:lang w:val="de-DE"/>
                <w:rPrChange w:id="1140" w:author="Qiao, Guan Lun (RC-CN DI FA ST&amp;PM SUP IT&amp;EDGE)" w:date="2022-02-07T16:02:00Z">
                  <w:rPr>
                    <w:ins w:id="1141" w:author="Qiao, Guan Lun (RC-CN DI FA ST&amp;PM SUP IT&amp;EDGE)" w:date="2022-02-07T16:02:00Z"/>
                    <w:rFonts w:ascii="Times New Roman" w:eastAsia="Microsoft YaHei UI" w:hAnsi="Times New Roman" w:cs="Times New Roman"/>
                    <w:color w:val="FF0000"/>
                    <w:lang w:val="de-DE"/>
                  </w:rPr>
                </w:rPrChange>
              </w:rPr>
            </w:pPr>
            <w:ins w:id="1142" w:author="Qiao, Guan Lun (RC-CN DI FA ST&amp;PM SUP IT&amp;EDGE)" w:date="2022-02-07T16:23:00Z">
              <w:r>
                <w:rPr>
                  <w:rFonts w:ascii="Times New Roman" w:eastAsia="Microsoft YaHei UI" w:hAnsi="Times New Roman" w:cs="Times New Roman"/>
                  <w:lang w:val="de-DE"/>
                </w:rPr>
                <w:t>3.1-1</w:t>
              </w:r>
            </w:ins>
          </w:p>
        </w:tc>
      </w:tr>
      <w:tr w:rsidR="00965BE7" w:rsidRPr="00714BA7" w14:paraId="7637B7CC" w14:textId="77777777" w:rsidTr="00630317">
        <w:trPr>
          <w:ins w:id="1143"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4A56D37E" w14:textId="77777777" w:rsidR="00F36FAB" w:rsidRDefault="00F36FAB" w:rsidP="00363B17">
            <w:pPr>
              <w:pStyle w:val="TableText"/>
              <w:rPr>
                <w:ins w:id="1144"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FFC7365" w14:textId="0F61F4C1"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5" w:author="Qiao, Guan Lun (RC-CN DI FA ST&amp;PM SUP IT&amp;EDGE)" w:date="2022-02-07T16:22:00Z"/>
                <w:rFonts w:ascii="Times New Roman" w:eastAsia="Microsoft YaHei UI" w:hAnsi="Times New Roman" w:cs="Times New Roman"/>
                <w:lang w:val="de-DE"/>
              </w:rPr>
            </w:pPr>
            <w:ins w:id="1146" w:author="Qiao, Guan Lun (RC-CN DI FA ST&amp;PM SUP IT&amp;EDGE)" w:date="2022-02-07T16:22:00Z">
              <w:r>
                <w:rPr>
                  <w:rFonts w:ascii="Times New Roman" w:eastAsia="Microsoft YaHei UI" w:hAnsi="Times New Roman" w:cs="Times New Roman"/>
                  <w:lang w:val="de-DE"/>
                </w:rPr>
                <w:t>Camera Str</w:t>
              </w:r>
            </w:ins>
            <w:ins w:id="1147" w:author="Qiao, Guan Lun (RC-CN DI FA ST&amp;PM SUP IT&amp;EDGE)" w:date="2022-02-07T16:27:00Z">
              <w:r>
                <w:rPr>
                  <w:rFonts w:ascii="Times New Roman" w:eastAsia="Microsoft YaHei UI" w:hAnsi="Times New Roman" w:cs="Times New Roman"/>
                  <w:lang w:val="de-DE"/>
                </w:rPr>
                <w:t>e</w:t>
              </w:r>
            </w:ins>
            <w:ins w:id="1148" w:author="Qiao, Guan Lun (RC-CN DI FA ST&amp;PM SUP IT&amp;EDGE)" w:date="2022-02-07T16:22:00Z">
              <w:r>
                <w:rPr>
                  <w:rFonts w:ascii="Times New Roman" w:eastAsia="Microsoft YaHei UI" w:hAnsi="Times New Roman" w:cs="Times New Roman"/>
                  <w:lang w:val="de-DE"/>
                </w:rPr>
                <w:t>am view</w:t>
              </w:r>
            </w:ins>
          </w:p>
        </w:tc>
        <w:tc>
          <w:tcPr>
            <w:tcW w:w="377" w:type="pct"/>
            <w:tcBorders>
              <w:top w:val="single" w:sz="4" w:space="0" w:color="A9A9A9" w:themeColor="accent3"/>
              <w:left w:val="nil"/>
              <w:bottom w:val="single" w:sz="4" w:space="0" w:color="A9A9A9" w:themeColor="accent3"/>
              <w:right w:val="nil"/>
            </w:tcBorders>
          </w:tcPr>
          <w:p w14:paraId="12E3D5BE" w14:textId="0D80D6D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9" w:author="Qiao, Guan Lun (RC-CN DI FA ST&amp;PM SUP IT&amp;EDGE)" w:date="2022-02-07T16:22:00Z"/>
                <w:rFonts w:ascii="Times New Roman" w:eastAsia="Microsoft YaHei UI" w:hAnsi="Times New Roman" w:cs="Times New Roman"/>
                <w:lang w:val="de-DE"/>
              </w:rPr>
            </w:pPr>
            <w:ins w:id="1150" w:author="Qiao, Guan Lun (RC-CN DI FA ST&amp;PM SUP IT&amp;EDGE)" w:date="2022-02-07T16:39: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498B8ACD" w14:textId="09BC406D"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1" w:author="Qiao, Guan Lun (RC-CN DI FA ST&amp;PM SUP IT&amp;EDGE)" w:date="2022-02-07T16:22:00Z"/>
                <w:rFonts w:ascii="Times New Roman" w:eastAsia="Microsoft YaHei UI" w:hAnsi="Times New Roman" w:cs="Times New Roman"/>
                <w:lang w:val="de-DE"/>
              </w:rPr>
            </w:pPr>
            <w:ins w:id="1152"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0958BDD5"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3"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15447CA" w14:textId="77777777"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4" w:author="Qiao, Guan Lun (RC-CN DI FA ST&amp;PM SUP IT&amp;EDGE)" w:date="2022-02-07T16:23:00Z"/>
                <w:rFonts w:ascii="Times New Roman" w:eastAsia="Microsoft YaHei UI" w:hAnsi="Times New Roman" w:cs="Times New Roman"/>
                <w:lang w:val="de-DE"/>
              </w:rPr>
            </w:pPr>
            <w:ins w:id="1155" w:author="Qiao, Guan Lun (RC-CN DI FA ST&amp;PM SUP IT&amp;EDGE)" w:date="2022-02-07T16:23:00Z">
              <w:r>
                <w:rPr>
                  <w:rFonts w:ascii="Times New Roman" w:eastAsia="Microsoft YaHei UI" w:hAnsi="Times New Roman" w:cs="Times New Roman"/>
                  <w:lang w:val="de-DE"/>
                </w:rPr>
                <w:t>3.1-1</w:t>
              </w:r>
            </w:ins>
          </w:p>
          <w:p w14:paraId="2C774250" w14:textId="714A055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6" w:author="Qiao, Guan Lun (RC-CN DI FA ST&amp;PM SUP IT&amp;EDGE)" w:date="2022-02-07T16:22:00Z"/>
                <w:rFonts w:ascii="Times New Roman" w:eastAsia="Microsoft YaHei UI" w:hAnsi="Times New Roman" w:cs="Times New Roman"/>
                <w:lang w:val="de-DE"/>
              </w:rPr>
            </w:pPr>
            <w:ins w:id="1157" w:author="Qiao, Guan Lun (RC-CN DI FA ST&amp;PM SUP IT&amp;EDGE)" w:date="2022-02-07T16:23:00Z">
              <w:r>
                <w:rPr>
                  <w:rFonts w:ascii="Times New Roman" w:eastAsia="Microsoft YaHei UI" w:hAnsi="Times New Roman" w:cs="Times New Roman"/>
                  <w:lang w:val="de-DE"/>
                </w:rPr>
                <w:t>3.1-2</w:t>
              </w:r>
            </w:ins>
          </w:p>
        </w:tc>
      </w:tr>
      <w:tr w:rsidR="00965BE7" w:rsidRPr="00714BA7" w14:paraId="10EDFB96" w14:textId="77777777" w:rsidTr="00630317">
        <w:trPr>
          <w:ins w:id="1158"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7E71419B" w14:textId="77777777" w:rsidR="00F36FAB" w:rsidRDefault="00F36FAB" w:rsidP="00363B17">
            <w:pPr>
              <w:pStyle w:val="TableText"/>
              <w:rPr>
                <w:ins w:id="1159"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59EEDE7A" w14:textId="35C24883"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0" w:author="Qiao, Guan Lun (RC-CN DI FA ST&amp;PM SUP IT&amp;EDGE)" w:date="2022-02-07T16:22:00Z"/>
                <w:rFonts w:ascii="Times New Roman" w:eastAsia="Microsoft YaHei UI" w:hAnsi="Times New Roman" w:cs="Times New Roman"/>
                <w:lang w:val="de-DE"/>
              </w:rPr>
            </w:pPr>
            <w:ins w:id="1161" w:author="Qiao, Guan Lun (RC-CN DI FA ST&amp;PM SUP IT&amp;EDGE)" w:date="2022-02-07T16:24:00Z">
              <w:r>
                <w:rPr>
                  <w:rFonts w:ascii="Times New Roman" w:eastAsia="Microsoft YaHei UI" w:hAnsi="Times New Roman" w:cs="Times New Roman"/>
                  <w:lang w:val="de-DE"/>
                </w:rPr>
                <w:t>AGV Gridmap view</w:t>
              </w:r>
            </w:ins>
          </w:p>
        </w:tc>
        <w:tc>
          <w:tcPr>
            <w:tcW w:w="377" w:type="pct"/>
            <w:tcBorders>
              <w:top w:val="single" w:sz="4" w:space="0" w:color="A9A9A9" w:themeColor="accent3"/>
              <w:left w:val="nil"/>
              <w:bottom w:val="single" w:sz="4" w:space="0" w:color="A9A9A9" w:themeColor="accent3"/>
              <w:right w:val="nil"/>
            </w:tcBorders>
          </w:tcPr>
          <w:p w14:paraId="3BD9E23C" w14:textId="44C0F9D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2" w:author="Qiao, Guan Lun (RC-CN DI FA ST&amp;PM SUP IT&amp;EDGE)" w:date="2022-02-07T16:22:00Z"/>
                <w:rFonts w:ascii="Times New Roman" w:eastAsia="Microsoft YaHei UI" w:hAnsi="Times New Roman" w:cs="Times New Roman"/>
                <w:lang w:val="de-DE"/>
              </w:rPr>
            </w:pPr>
            <w:ins w:id="1163"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30C8F190" w14:textId="160038AB"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4" w:author="Qiao, Guan Lun (RC-CN DI FA ST&amp;PM SUP IT&amp;EDGE)" w:date="2022-02-07T16:22:00Z"/>
                <w:rFonts w:ascii="Times New Roman" w:eastAsia="Microsoft YaHei UI" w:hAnsi="Times New Roman" w:cs="Times New Roman"/>
                <w:lang w:val="de-DE"/>
              </w:rPr>
            </w:pPr>
            <w:ins w:id="1165"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27E7EC05"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6"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78C84108" w14:textId="463058A0"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7" w:author="Qiao, Guan Lun (RC-CN DI FA ST&amp;PM SUP IT&amp;EDGE)" w:date="2022-02-07T16:30:00Z"/>
                <w:rFonts w:ascii="Times New Roman" w:eastAsia="Microsoft YaHei UI" w:hAnsi="Times New Roman" w:cs="Times New Roman"/>
                <w:lang w:val="de-DE"/>
              </w:rPr>
            </w:pPr>
            <w:ins w:id="1168" w:author="Qiao, Guan Lun (RC-CN DI FA ST&amp;PM SUP IT&amp;EDGE)" w:date="2022-02-07T16:30:00Z">
              <w:r>
                <w:rPr>
                  <w:rFonts w:ascii="Times New Roman" w:eastAsia="Microsoft YaHei UI" w:hAnsi="Times New Roman" w:cs="Times New Roman"/>
                  <w:lang w:val="de-DE"/>
                </w:rPr>
                <w:t>3.1-1</w:t>
              </w:r>
            </w:ins>
          </w:p>
          <w:p w14:paraId="075632F8" w14:textId="017ECE98"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69" w:author="Qiao, Guan Lun (RC-CN DI FA ST&amp;PM SUP IT&amp;EDGE)" w:date="2022-02-07T16:22:00Z"/>
                <w:rFonts w:ascii="Times New Roman" w:eastAsia="Microsoft YaHei UI" w:hAnsi="Times New Roman" w:cs="Times New Roman"/>
                <w:lang w:val="de-DE"/>
              </w:rPr>
            </w:pPr>
            <w:ins w:id="1170" w:author="Qiao, Guan Lun (RC-CN DI FA ST&amp;PM SUP IT&amp;EDGE)" w:date="2022-02-07T16:24:00Z">
              <w:r>
                <w:rPr>
                  <w:rFonts w:ascii="Times New Roman" w:eastAsia="Microsoft YaHei UI" w:hAnsi="Times New Roman" w:cs="Times New Roman"/>
                  <w:lang w:val="de-DE"/>
                </w:rPr>
                <w:t>3.1-</w:t>
              </w:r>
            </w:ins>
            <w:ins w:id="1171" w:author="Qiao, Guan Lun (RC-CN DI FA ST&amp;PM SUP IT&amp;EDGE)" w:date="2022-02-07T16:25:00Z">
              <w:r>
                <w:rPr>
                  <w:rFonts w:ascii="Times New Roman" w:eastAsia="Microsoft YaHei UI" w:hAnsi="Times New Roman" w:cs="Times New Roman"/>
                  <w:lang w:val="de-DE"/>
                </w:rPr>
                <w:t>2</w:t>
              </w:r>
            </w:ins>
          </w:p>
        </w:tc>
      </w:tr>
      <w:tr w:rsidR="00965BE7" w:rsidRPr="00714BA7" w14:paraId="7EF3C42E" w14:textId="77777777" w:rsidTr="00630317">
        <w:trPr>
          <w:ins w:id="1172" w:author="Qiao, Guan Lun (RC-CN DI FA ST&amp;PM SUP IT&amp;EDGE)" w:date="2022-02-07T16:29: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1E057F6F" w14:textId="77777777" w:rsidR="00F36FAB" w:rsidRDefault="00F36FAB" w:rsidP="00363B17">
            <w:pPr>
              <w:pStyle w:val="TableText"/>
              <w:rPr>
                <w:ins w:id="1173" w:author="Qiao, Guan Lun (RC-CN DI FA ST&amp;PM SUP IT&amp;EDGE)" w:date="2022-02-07T16:29: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53F69951" w14:textId="186B7E61"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74" w:author="Qiao, Guan Lun (RC-CN DI FA ST&amp;PM SUP IT&amp;EDGE)" w:date="2022-02-07T16:29:00Z"/>
                <w:rFonts w:ascii="Times New Roman" w:eastAsia="Microsoft YaHei UI" w:hAnsi="Times New Roman" w:cs="Times New Roman"/>
                <w:lang w:val="de-DE"/>
              </w:rPr>
            </w:pPr>
            <w:ins w:id="1175" w:author="Qiao, Guan Lun (RC-CN DI FA ST&amp;PM SUP IT&amp;EDGE)" w:date="2022-02-07T16:29:00Z">
              <w:r>
                <w:rPr>
                  <w:rFonts w:ascii="Times New Roman" w:eastAsia="Microsoft YaHei UI" w:hAnsi="Times New Roman" w:cs="Times New Roman"/>
                  <w:lang w:val="de-DE"/>
                </w:rPr>
                <w:t>Topic value view</w:t>
              </w:r>
            </w:ins>
          </w:p>
        </w:tc>
        <w:tc>
          <w:tcPr>
            <w:tcW w:w="377" w:type="pct"/>
            <w:tcBorders>
              <w:top w:val="single" w:sz="4" w:space="0" w:color="A9A9A9" w:themeColor="accent3"/>
              <w:left w:val="nil"/>
              <w:bottom w:val="single" w:sz="4" w:space="0" w:color="A9A9A9" w:themeColor="accent3"/>
              <w:right w:val="nil"/>
            </w:tcBorders>
          </w:tcPr>
          <w:p w14:paraId="3664AA05" w14:textId="79D332C5"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76" w:author="Qiao, Guan Lun (RC-CN DI FA ST&amp;PM SUP IT&amp;EDGE)" w:date="2022-02-07T16:29:00Z"/>
                <w:rFonts w:ascii="Times New Roman" w:eastAsia="Microsoft YaHei UI" w:hAnsi="Times New Roman" w:cs="Times New Roman"/>
                <w:lang w:val="de-DE"/>
              </w:rPr>
            </w:pPr>
            <w:ins w:id="1177"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4EDB4361" w14:textId="218AABE6"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78" w:author="Qiao, Guan Lun (RC-CN DI FA ST&amp;PM SUP IT&amp;EDGE)" w:date="2022-02-07T16:29:00Z"/>
                <w:rFonts w:ascii="Times New Roman" w:eastAsia="Microsoft YaHei UI" w:hAnsi="Times New Roman" w:cs="Times New Roman"/>
                <w:lang w:val="de-DE"/>
              </w:rPr>
            </w:pPr>
            <w:ins w:id="1179"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4CB4B79B"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80" w:author="Qiao, Guan Lun (RC-CN DI FA ST&amp;PM SUP IT&amp;EDGE)" w:date="2022-02-07T16:29: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51A308F" w14:textId="77777777"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81" w:author="Qiao, Guan Lun (RC-CN DI FA ST&amp;PM SUP IT&amp;EDGE)" w:date="2022-02-07T16:29:00Z"/>
                <w:rFonts w:ascii="Times New Roman" w:eastAsia="Microsoft YaHei UI" w:hAnsi="Times New Roman" w:cs="Times New Roman"/>
                <w:lang w:val="de-DE"/>
              </w:rPr>
            </w:pPr>
            <w:ins w:id="1182" w:author="Qiao, Guan Lun (RC-CN DI FA ST&amp;PM SUP IT&amp;EDGE)" w:date="2022-02-07T16:29:00Z">
              <w:r>
                <w:rPr>
                  <w:rFonts w:ascii="Times New Roman" w:eastAsia="Microsoft YaHei UI" w:hAnsi="Times New Roman" w:cs="Times New Roman"/>
                  <w:lang w:val="de-DE"/>
                </w:rPr>
                <w:t>3.1-1</w:t>
              </w:r>
            </w:ins>
          </w:p>
          <w:p w14:paraId="4BF48734" w14:textId="6C4A022D"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83" w:author="Qiao, Guan Lun (RC-CN DI FA ST&amp;PM SUP IT&amp;EDGE)" w:date="2022-02-07T16:29:00Z"/>
                <w:rFonts w:ascii="Times New Roman" w:eastAsia="Microsoft YaHei UI" w:hAnsi="Times New Roman" w:cs="Times New Roman"/>
                <w:lang w:val="de-DE"/>
              </w:rPr>
            </w:pPr>
            <w:ins w:id="1184" w:author="Qiao, Guan Lun (RC-CN DI FA ST&amp;PM SUP IT&amp;EDGE)" w:date="2022-02-07T16:29:00Z">
              <w:r>
                <w:rPr>
                  <w:rFonts w:ascii="Times New Roman" w:eastAsia="Microsoft YaHei UI" w:hAnsi="Times New Roman" w:cs="Times New Roman"/>
                  <w:lang w:val="de-DE"/>
                </w:rPr>
                <w:t>3.1-3</w:t>
              </w:r>
            </w:ins>
          </w:p>
        </w:tc>
      </w:tr>
      <w:tr w:rsidR="00965BE7" w:rsidRPr="00714BA7" w14:paraId="5CF25566" w14:textId="77777777" w:rsidTr="00630317">
        <w:trPr>
          <w:ins w:id="1185"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6998B6A4" w14:textId="77777777" w:rsidR="00F36FAB" w:rsidRDefault="00F36FAB" w:rsidP="00213E48">
            <w:pPr>
              <w:pStyle w:val="TableText"/>
              <w:rPr>
                <w:ins w:id="1186"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2A3A7E4" w14:textId="05776A7E" w:rsidR="00F36FAB" w:rsidRPr="00AE2ED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87" w:author="Qiao, Guan Lun (RC-CN DI FA ST&amp;PM SUP IT&amp;EDGE)" w:date="2022-02-07T16:22:00Z"/>
                <w:rFonts w:ascii="Times New Roman" w:eastAsia="Microsoft YaHei UI" w:hAnsi="Times New Roman" w:cs="Times New Roman"/>
                <w:lang w:val="de-DE" w:eastAsia="zh-CN"/>
              </w:rPr>
            </w:pPr>
            <w:ins w:id="1188" w:author="Qiao, Guan Lun (RC-CN DI FA ST&amp;PM SUP IT&amp;EDGE)" w:date="2022-02-07T16:25:00Z">
              <w:r>
                <w:rPr>
                  <w:rFonts w:ascii="Times New Roman" w:eastAsia="Microsoft YaHei UI" w:hAnsi="Times New Roman" w:cs="Times New Roman" w:hint="eastAsia"/>
                  <w:lang w:val="de-DE" w:eastAsia="zh-CN"/>
                </w:rPr>
                <w:t>订单实时状态监测</w:t>
              </w:r>
            </w:ins>
            <w:ins w:id="1189" w:author="Qiao, Guan Lun (RC-CN DI FA ST&amp;PM SUP IT&amp;EDGE)" w:date="2022-02-07T16:33:00Z">
              <w:r>
                <w:rPr>
                  <w:rFonts w:ascii="Times New Roman" w:eastAsia="Microsoft YaHei UI" w:hAnsi="Times New Roman" w:cs="Times New Roman" w:hint="eastAsia"/>
                  <w:lang w:val="de-DE" w:eastAsia="zh-CN"/>
                </w:rPr>
                <w:t>（当天）</w:t>
              </w:r>
            </w:ins>
          </w:p>
        </w:tc>
        <w:tc>
          <w:tcPr>
            <w:tcW w:w="377" w:type="pct"/>
            <w:tcBorders>
              <w:top w:val="single" w:sz="4" w:space="0" w:color="A9A9A9" w:themeColor="accent3"/>
              <w:left w:val="nil"/>
              <w:bottom w:val="single" w:sz="4" w:space="0" w:color="A9A9A9" w:themeColor="accent3"/>
              <w:right w:val="nil"/>
            </w:tcBorders>
          </w:tcPr>
          <w:p w14:paraId="7B6CA865" w14:textId="61B9C8C0" w:rsidR="00F36FAB" w:rsidRPr="00AF018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90" w:author="Qiao, Guan Lun (RC-CN DI FA ST&amp;PM SUP IT&amp;EDGE)" w:date="2022-02-07T16:22:00Z"/>
                <w:rFonts w:ascii="Times New Roman" w:eastAsia="Microsoft YaHei UI" w:hAnsi="Times New Roman" w:cs="Times New Roman"/>
                <w:lang w:val="de-DE" w:eastAsia="zh-CN"/>
              </w:rPr>
            </w:pPr>
            <w:ins w:id="1191"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12853157" w14:textId="2C105058" w:rsidR="00F36FAB" w:rsidRPr="00AF018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92" w:author="Qiao, Guan Lun (RC-CN DI FA ST&amp;PM SUP IT&amp;EDGE)" w:date="2022-02-07T16:22:00Z"/>
                <w:rFonts w:ascii="Times New Roman" w:eastAsia="Microsoft YaHei UI" w:hAnsi="Times New Roman" w:cs="Times New Roman"/>
                <w:lang w:val="de-DE" w:eastAsia="zh-CN"/>
              </w:rPr>
            </w:pPr>
            <w:ins w:id="1193"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bottom w:val="single" w:sz="4" w:space="0" w:color="A9A9A9" w:themeColor="accent3"/>
              <w:right w:val="nil"/>
            </w:tcBorders>
          </w:tcPr>
          <w:p w14:paraId="1AC299D2" w14:textId="77777777" w:rsidR="00F36FAB" w:rsidRPr="00AF018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94" w:author="Qiao, Guan Lun (RC-CN DI FA ST&amp;PM SUP IT&amp;EDGE)" w:date="2022-02-07T16:22:00Z"/>
                <w:rFonts w:ascii="Times New Roman" w:eastAsia="Microsoft YaHei UI" w:hAnsi="Times New Roman" w:cs="Times New Roman"/>
                <w:lang w:val="de-DE" w:eastAsia="zh-CN"/>
              </w:rPr>
            </w:pPr>
          </w:p>
        </w:tc>
        <w:tc>
          <w:tcPr>
            <w:tcW w:w="642" w:type="pct"/>
            <w:tcBorders>
              <w:top w:val="single" w:sz="4" w:space="0" w:color="A9A9A9" w:themeColor="accent3"/>
              <w:left w:val="nil"/>
              <w:bottom w:val="single" w:sz="4" w:space="0" w:color="A9A9A9" w:themeColor="accent3"/>
              <w:right w:val="nil"/>
            </w:tcBorders>
          </w:tcPr>
          <w:p w14:paraId="3693BE25" w14:textId="77777777" w:rsidR="00F36FAB" w:rsidRPr="00AF018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95" w:author="Qiao, Guan Lun (RC-CN DI FA ST&amp;PM SUP IT&amp;EDGE)" w:date="2022-02-07T16:22:00Z"/>
                <w:rFonts w:ascii="Times New Roman" w:eastAsia="Microsoft YaHei UI" w:hAnsi="Times New Roman" w:cs="Times New Roman"/>
                <w:lang w:val="de-DE" w:eastAsia="zh-CN"/>
              </w:rPr>
            </w:pPr>
          </w:p>
        </w:tc>
      </w:tr>
      <w:tr w:rsidR="00965BE7" w:rsidRPr="00714BA7" w14:paraId="44D127F6" w14:textId="77777777" w:rsidTr="004358D6">
        <w:trPr>
          <w:ins w:id="1196" w:author="Qiao, Guan Lun (RC-CN DI FA ST&amp;PM SUP IT&amp;EDGE)" w:date="2022-02-07T16:20: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bottom w:val="single" w:sz="4" w:space="0" w:color="A9A9A9" w:themeColor="accent3"/>
              <w:right w:val="nil"/>
            </w:tcBorders>
          </w:tcPr>
          <w:p w14:paraId="2363ABC9" w14:textId="7E460A80" w:rsidR="00F36FAB" w:rsidRDefault="00F36FAB" w:rsidP="00213E48">
            <w:pPr>
              <w:pStyle w:val="TableText"/>
              <w:rPr>
                <w:ins w:id="1197" w:author="Qiao, Guan Lun (RC-CN DI FA ST&amp;PM SUP IT&amp;EDGE)" w:date="2022-02-07T16:20:00Z"/>
                <w:rFonts w:ascii="Times New Roman" w:eastAsia="Microsoft YaHei UI" w:hAnsi="Times New Roman" w:cs="Times New Roman"/>
                <w:lang w:val="de-DE" w:eastAsia="zh-CN"/>
              </w:rPr>
            </w:pPr>
            <w:ins w:id="1198" w:author="Qiao, Guan Lun (RC-CN DI FA ST&amp;PM SUP IT&amp;EDGE)" w:date="2022-02-07T16:20:00Z">
              <w:r>
                <w:rPr>
                  <w:rFonts w:ascii="Times New Roman" w:eastAsia="Microsoft YaHei UI" w:hAnsi="Times New Roman" w:cs="Times New Roman"/>
                  <w:lang w:val="de-DE" w:eastAsia="zh-CN"/>
                </w:rPr>
                <w:t>D</w:t>
              </w:r>
              <w:r>
                <w:rPr>
                  <w:rFonts w:ascii="Times New Roman" w:eastAsia="Microsoft YaHei UI" w:hAnsi="Times New Roman" w:cs="Times New Roman" w:hint="eastAsia"/>
                  <w:lang w:val="de-DE" w:eastAsia="zh-CN"/>
                </w:rPr>
                <w:t>r</w:t>
              </w:r>
              <w:r>
                <w:rPr>
                  <w:rFonts w:ascii="Times New Roman" w:eastAsia="Microsoft YaHei UI" w:hAnsi="Times New Roman" w:cs="Times New Roman"/>
                  <w:lang w:val="de-DE" w:eastAsia="zh-CN"/>
                </w:rPr>
                <w:t>ink Pick &amp; Place</w:t>
              </w:r>
            </w:ins>
          </w:p>
        </w:tc>
        <w:tc>
          <w:tcPr>
            <w:tcW w:w="1299" w:type="pct"/>
            <w:tcBorders>
              <w:top w:val="single" w:sz="4" w:space="0" w:color="A9A9A9" w:themeColor="accent3"/>
              <w:left w:val="nil"/>
              <w:bottom w:val="single" w:sz="4" w:space="0" w:color="A9A9A9" w:themeColor="accent3"/>
              <w:right w:val="nil"/>
            </w:tcBorders>
          </w:tcPr>
          <w:p w14:paraId="41C207AD" w14:textId="21A8D17E" w:rsidR="00F36FAB" w:rsidRPr="00AE2EDF"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199" w:author="Qiao, Guan Lun (RC-CN DI FA ST&amp;PM SUP IT&amp;EDGE)" w:date="2022-02-07T16:20:00Z"/>
                <w:rFonts w:ascii="Times New Roman" w:eastAsia="Microsoft YaHei UI" w:hAnsi="Times New Roman" w:cs="Times New Roman"/>
                <w:lang w:val="de-DE"/>
              </w:rPr>
            </w:pPr>
            <w:ins w:id="1200" w:author="Qiao, Guan Lun (RC-CN DI FA ST&amp;PM SUP IT&amp;EDGE)" w:date="2022-02-07T16:32:00Z">
              <w:r>
                <w:rPr>
                  <w:rFonts w:ascii="Times New Roman" w:eastAsia="Microsoft YaHei UI" w:hAnsi="Times New Roman" w:cs="Times New Roman" w:hint="eastAsia"/>
                  <w:lang w:val="de-DE" w:eastAsia="zh-CN"/>
                </w:rPr>
                <w:t>订单下单、取消</w:t>
              </w:r>
            </w:ins>
          </w:p>
        </w:tc>
        <w:tc>
          <w:tcPr>
            <w:tcW w:w="377" w:type="pct"/>
            <w:tcBorders>
              <w:top w:val="single" w:sz="4" w:space="0" w:color="A9A9A9" w:themeColor="accent3"/>
              <w:left w:val="nil"/>
              <w:bottom w:val="single" w:sz="4" w:space="0" w:color="A9A9A9" w:themeColor="accent3"/>
              <w:right w:val="nil"/>
            </w:tcBorders>
          </w:tcPr>
          <w:p w14:paraId="4BAD4087" w14:textId="65FA71A6" w:rsidR="00F36FAB" w:rsidRPr="00262556"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201" w:author="Qiao, Guan Lun (RC-CN DI FA ST&amp;PM SUP IT&amp;EDGE)" w:date="2022-02-07T16:20:00Z"/>
                <w:rFonts w:ascii="Times New Roman" w:eastAsia="Microsoft YaHei UI" w:hAnsi="Times New Roman" w:cs="Times New Roman"/>
                <w:lang w:val="de-DE"/>
              </w:rPr>
            </w:pPr>
            <w:ins w:id="1202"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0915C39" w14:textId="7F8FA2E2" w:rsidR="00F36FAB" w:rsidRPr="00262556"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203" w:author="Qiao, Guan Lun (RC-CN DI FA ST&amp;PM SUP IT&amp;EDGE)" w:date="2022-02-07T16:20:00Z"/>
                <w:rFonts w:ascii="Times New Roman" w:eastAsia="Microsoft YaHei UI" w:hAnsi="Times New Roman" w:cs="Times New Roman"/>
                <w:lang w:val="de-DE"/>
              </w:rPr>
            </w:pPr>
            <w:ins w:id="1204"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38BE719" w14:textId="108F6ED5" w:rsidR="00F36FAB" w:rsidRPr="00262556"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205" w:author="Qiao, Guan Lun (RC-CN DI FA ST&amp;PM SUP IT&amp;EDGE)" w:date="2022-02-07T16:20:00Z"/>
                <w:rFonts w:ascii="Times New Roman" w:eastAsia="Microsoft YaHei UI" w:hAnsi="Times New Roman" w:cs="Times New Roman"/>
                <w:lang w:val="de-DE"/>
              </w:rPr>
            </w:pPr>
            <w:ins w:id="1206" w:author="Qiao, Guan Lun (RC-CN DI FA ST&amp;PM SUP IT&amp;EDGE)" w:date="2022-02-07T16:50:00Z">
              <w:r>
                <w:rPr>
                  <w:rFonts w:ascii="Times New Roman" w:eastAsia="Microsoft YaHei UI" w:hAnsi="Times New Roman" w:cs="Times New Roman"/>
                  <w:lang w:val="de-DE"/>
                </w:rPr>
                <w:t xml:space="preserve">Step </w:t>
              </w:r>
            </w:ins>
            <w:ins w:id="1207" w:author="Qiao, Guan Lun (RC-CN DI FA ST&amp;PM SUP IT&amp;EDGE)" w:date="2022-02-07T16:52:00Z">
              <w:r w:rsidR="0056606C">
                <w:rPr>
                  <w:rFonts w:ascii="Times New Roman" w:eastAsia="Microsoft YaHei UI" w:hAnsi="Times New Roman" w:cs="Times New Roman"/>
                  <w:lang w:val="de-DE"/>
                </w:rPr>
                <w:t>4</w:t>
              </w:r>
            </w:ins>
          </w:p>
        </w:tc>
        <w:tc>
          <w:tcPr>
            <w:tcW w:w="642" w:type="pct"/>
            <w:tcBorders>
              <w:top w:val="single" w:sz="4" w:space="0" w:color="A9A9A9" w:themeColor="accent3"/>
              <w:left w:val="nil"/>
              <w:bottom w:val="single" w:sz="4" w:space="0" w:color="A9A9A9" w:themeColor="accent3"/>
              <w:right w:val="nil"/>
            </w:tcBorders>
          </w:tcPr>
          <w:p w14:paraId="592D959A" w14:textId="59777FB0" w:rsidR="00F36FAB" w:rsidRPr="00262556" w:rsidRDefault="00F36FAB" w:rsidP="00213E48">
            <w:pPr>
              <w:pStyle w:val="TableText"/>
              <w:cnfStyle w:val="000000000000" w:firstRow="0" w:lastRow="0" w:firstColumn="0" w:lastColumn="0" w:oddVBand="0" w:evenVBand="0" w:oddHBand="0" w:evenHBand="0" w:firstRowFirstColumn="0" w:firstRowLastColumn="0" w:lastRowFirstColumn="0" w:lastRowLastColumn="0"/>
              <w:rPr>
                <w:ins w:id="1208" w:author="Qiao, Guan Lun (RC-CN DI FA ST&amp;PM SUP IT&amp;EDGE)" w:date="2022-02-07T16:20:00Z"/>
                <w:rFonts w:ascii="Times New Roman" w:eastAsia="Microsoft YaHei UI" w:hAnsi="Times New Roman" w:cs="Times New Roman"/>
                <w:lang w:val="de-DE"/>
              </w:rPr>
            </w:pPr>
            <w:ins w:id="1209"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965BE7" w:rsidRPr="00714BA7" w14:paraId="6528F63C" w14:textId="77777777" w:rsidTr="004358D6">
        <w:trPr>
          <w:ins w:id="1210"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top w:val="single" w:sz="4" w:space="0" w:color="A9A9A9" w:themeColor="accent3"/>
              <w:left w:val="nil"/>
              <w:bottom w:val="single" w:sz="8" w:space="0" w:color="auto"/>
              <w:right w:val="nil"/>
            </w:tcBorders>
          </w:tcPr>
          <w:p w14:paraId="1473A64D" w14:textId="77777777" w:rsidR="00F36FAB" w:rsidRDefault="00F36FAB" w:rsidP="00CE1801">
            <w:pPr>
              <w:pStyle w:val="TableText"/>
              <w:rPr>
                <w:ins w:id="1211"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8" w:space="0" w:color="auto"/>
              <w:right w:val="nil"/>
            </w:tcBorders>
          </w:tcPr>
          <w:p w14:paraId="33BF9ACF" w14:textId="7DD4552A"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2" w:author="Qiao, Guan Lun (RC-CN DI FA ST&amp;PM SUP IT&amp;EDGE)" w:date="2022-02-07T16:32:00Z"/>
                <w:rFonts w:ascii="Times New Roman" w:eastAsia="Microsoft YaHei UI" w:hAnsi="Times New Roman" w:cs="Times New Roman"/>
                <w:lang w:val="de-DE" w:eastAsia="zh-CN"/>
              </w:rPr>
            </w:pPr>
            <w:ins w:id="1213" w:author="Qiao, Guan Lun (RC-CN DI FA ST&amp;PM SUP IT&amp;EDGE)" w:date="2022-02-07T16:32:00Z">
              <w:r>
                <w:rPr>
                  <w:rFonts w:ascii="Times New Roman" w:eastAsia="Microsoft YaHei UI" w:hAnsi="Times New Roman" w:cs="Times New Roman" w:hint="eastAsia"/>
                  <w:lang w:val="de-DE" w:eastAsia="zh-CN"/>
                </w:rPr>
                <w:t>订单状态</w:t>
              </w:r>
            </w:ins>
            <w:ins w:id="1214" w:author="Qiao, Guan Lun (RC-CN DI FA ST&amp;PM SUP IT&amp;EDGE)" w:date="2022-02-07T16:33:00Z">
              <w:r>
                <w:rPr>
                  <w:rFonts w:ascii="Times New Roman" w:eastAsia="Microsoft YaHei UI" w:hAnsi="Times New Roman" w:cs="Times New Roman" w:hint="eastAsia"/>
                  <w:lang w:val="de-DE" w:eastAsia="zh-CN"/>
                </w:rPr>
                <w:t>追踪</w:t>
              </w:r>
            </w:ins>
          </w:p>
        </w:tc>
        <w:tc>
          <w:tcPr>
            <w:tcW w:w="377" w:type="pct"/>
            <w:tcBorders>
              <w:top w:val="single" w:sz="4" w:space="0" w:color="A9A9A9" w:themeColor="accent3"/>
              <w:left w:val="nil"/>
              <w:bottom w:val="single" w:sz="8" w:space="0" w:color="auto"/>
              <w:right w:val="nil"/>
            </w:tcBorders>
          </w:tcPr>
          <w:p w14:paraId="58A2D1F0" w14:textId="46BF183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5" w:author="Qiao, Guan Lun (RC-CN DI FA ST&amp;PM SUP IT&amp;EDGE)" w:date="2022-02-07T16:32:00Z"/>
                <w:rFonts w:ascii="Times New Roman" w:eastAsia="Microsoft YaHei UI" w:hAnsi="Times New Roman" w:cs="Times New Roman"/>
                <w:lang w:val="de-DE"/>
              </w:rPr>
            </w:pPr>
            <w:ins w:id="1216"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8" w:space="0" w:color="auto"/>
              <w:right w:val="nil"/>
            </w:tcBorders>
          </w:tcPr>
          <w:p w14:paraId="795CBCC0" w14:textId="21BA244C"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7" w:author="Qiao, Guan Lun (RC-CN DI FA ST&amp;PM SUP IT&amp;EDGE)" w:date="2022-02-07T16:32:00Z"/>
                <w:rFonts w:ascii="Times New Roman" w:eastAsia="Microsoft YaHei UI" w:hAnsi="Times New Roman" w:cs="Times New Roman"/>
                <w:lang w:val="de-DE"/>
              </w:rPr>
            </w:pPr>
            <w:ins w:id="1218"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75C20669"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9"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8" w:space="0" w:color="auto"/>
              <w:right w:val="nil"/>
            </w:tcBorders>
          </w:tcPr>
          <w:p w14:paraId="2F7CE34E" w14:textId="2AC14DD2"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0" w:author="Qiao, Guan Lun (RC-CN DI FA ST&amp;PM SUP IT&amp;EDGE)" w:date="2022-02-07T16:32:00Z"/>
                <w:rFonts w:ascii="Times New Roman" w:eastAsia="Microsoft YaHei UI" w:hAnsi="Times New Roman" w:cs="Times New Roman"/>
                <w:lang w:val="de-DE"/>
              </w:rPr>
            </w:pPr>
            <w:ins w:id="1221"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965BE7" w:rsidRPr="00714BA7" w14:paraId="2E2A8062" w14:textId="77777777" w:rsidTr="004358D6">
        <w:trPr>
          <w:ins w:id="1222" w:author="Qiao, Guan Lun (RC-CN DI FA ST&amp;PM SUP IT&amp;EDGE)" w:date="2022-02-07T16:33:00Z"/>
        </w:trPr>
        <w:tc>
          <w:tcPr>
            <w:cnfStyle w:val="001000000000" w:firstRow="0" w:lastRow="0" w:firstColumn="1" w:lastColumn="0" w:oddVBand="0" w:evenVBand="0" w:oddHBand="0" w:evenHBand="0" w:firstRowFirstColumn="0" w:firstRowLastColumn="0" w:lastRowFirstColumn="0" w:lastRowLastColumn="0"/>
            <w:tcW w:w="960" w:type="pct"/>
            <w:vMerge/>
            <w:tcBorders>
              <w:top w:val="single" w:sz="8" w:space="0" w:color="auto"/>
              <w:left w:val="nil"/>
              <w:right w:val="nil"/>
            </w:tcBorders>
          </w:tcPr>
          <w:p w14:paraId="3B5CE58E" w14:textId="77777777" w:rsidR="00F36FAB" w:rsidRDefault="00F36FAB" w:rsidP="00CE1801">
            <w:pPr>
              <w:pStyle w:val="TableText"/>
              <w:rPr>
                <w:ins w:id="1223" w:author="Qiao, Guan Lun (RC-CN DI FA ST&amp;PM SUP IT&amp;EDGE)" w:date="2022-02-07T16:33:00Z"/>
                <w:rFonts w:ascii="Times New Roman" w:eastAsia="Microsoft YaHei UI" w:hAnsi="Times New Roman" w:cs="Times New Roman"/>
                <w:lang w:val="de-DE" w:eastAsia="zh-CN"/>
              </w:rPr>
            </w:pPr>
          </w:p>
        </w:tc>
        <w:tc>
          <w:tcPr>
            <w:tcW w:w="1299" w:type="pct"/>
            <w:tcBorders>
              <w:top w:val="single" w:sz="8" w:space="0" w:color="auto"/>
              <w:left w:val="nil"/>
              <w:bottom w:val="single" w:sz="4" w:space="0" w:color="A9A9A9" w:themeColor="accent3"/>
              <w:right w:val="nil"/>
            </w:tcBorders>
          </w:tcPr>
          <w:p w14:paraId="75DF502D" w14:textId="367E4924"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4" w:author="Qiao, Guan Lun (RC-CN DI FA ST&amp;PM SUP IT&amp;EDGE)" w:date="2022-02-07T16:33:00Z"/>
                <w:rFonts w:ascii="Times New Roman" w:eastAsia="Microsoft YaHei UI" w:hAnsi="Times New Roman" w:cs="Times New Roman"/>
                <w:lang w:val="de-DE" w:eastAsia="zh-CN"/>
              </w:rPr>
            </w:pPr>
            <w:ins w:id="1225" w:author="Qiao, Guan Lun (RC-CN DI FA ST&amp;PM SUP IT&amp;EDGE)" w:date="2022-02-07T16:33:00Z">
              <w:r>
                <w:rPr>
                  <w:rFonts w:ascii="Times New Roman" w:eastAsia="Microsoft YaHei UI" w:hAnsi="Times New Roman" w:cs="Times New Roman" w:hint="eastAsia"/>
                  <w:lang w:val="de-DE" w:eastAsia="zh-CN"/>
                </w:rPr>
                <w:t>订单确认</w:t>
              </w:r>
            </w:ins>
          </w:p>
        </w:tc>
        <w:tc>
          <w:tcPr>
            <w:tcW w:w="377" w:type="pct"/>
            <w:tcBorders>
              <w:top w:val="single" w:sz="8" w:space="0" w:color="auto"/>
              <w:left w:val="nil"/>
              <w:bottom w:val="single" w:sz="4" w:space="0" w:color="A9A9A9" w:themeColor="accent3"/>
              <w:right w:val="nil"/>
            </w:tcBorders>
          </w:tcPr>
          <w:p w14:paraId="1313C09E" w14:textId="1A1B826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6" w:author="Qiao, Guan Lun (RC-CN DI FA ST&amp;PM SUP IT&amp;EDGE)" w:date="2022-02-07T16:33:00Z"/>
                <w:rFonts w:ascii="Times New Roman" w:eastAsia="Microsoft YaHei UI" w:hAnsi="Times New Roman" w:cs="Times New Roman"/>
                <w:lang w:val="de-DE"/>
              </w:rPr>
            </w:pPr>
            <w:ins w:id="1227"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8" w:space="0" w:color="auto"/>
              <w:left w:val="nil"/>
              <w:bottom w:val="single" w:sz="4" w:space="0" w:color="A9A9A9" w:themeColor="accent3"/>
              <w:right w:val="nil"/>
            </w:tcBorders>
          </w:tcPr>
          <w:p w14:paraId="77D12105" w14:textId="237E23B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8" w:author="Qiao, Guan Lun (RC-CN DI FA ST&amp;PM SUP IT&amp;EDGE)" w:date="2022-02-07T16:33:00Z"/>
                <w:rFonts w:ascii="Times New Roman" w:eastAsia="Microsoft YaHei UI" w:hAnsi="Times New Roman" w:cs="Times New Roman"/>
                <w:lang w:val="de-DE"/>
              </w:rPr>
            </w:pPr>
            <w:ins w:id="1229"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2CECC2CA"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0" w:author="Qiao, Guan Lun (RC-CN DI FA ST&amp;PM SUP IT&amp;EDGE)" w:date="2022-02-07T16:33:00Z"/>
                <w:rFonts w:ascii="Times New Roman" w:eastAsia="Microsoft YaHei UI" w:hAnsi="Times New Roman" w:cs="Times New Roman"/>
                <w:lang w:val="de-DE"/>
              </w:rPr>
            </w:pPr>
          </w:p>
        </w:tc>
        <w:tc>
          <w:tcPr>
            <w:tcW w:w="642" w:type="pct"/>
            <w:tcBorders>
              <w:top w:val="single" w:sz="8" w:space="0" w:color="auto"/>
              <w:left w:val="nil"/>
              <w:bottom w:val="single" w:sz="4" w:space="0" w:color="A9A9A9" w:themeColor="accent3"/>
              <w:right w:val="nil"/>
            </w:tcBorders>
          </w:tcPr>
          <w:p w14:paraId="11F99089" w14:textId="7192DA88"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1" w:author="Qiao, Guan Lun (RC-CN DI FA ST&amp;PM SUP IT&amp;EDGE)" w:date="2022-02-07T16:33:00Z"/>
                <w:rFonts w:ascii="Times New Roman" w:eastAsia="Microsoft YaHei UI" w:hAnsi="Times New Roman" w:cs="Times New Roman"/>
                <w:lang w:val="de-DE"/>
              </w:rPr>
            </w:pPr>
            <w:ins w:id="1232"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965BE7" w:rsidRPr="00714BA7" w14:paraId="6AEA57C4" w14:textId="77777777" w:rsidTr="004358D6">
        <w:trPr>
          <w:ins w:id="1233"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5BB30D21" w14:textId="77777777" w:rsidR="00F36FAB" w:rsidRDefault="00F36FAB" w:rsidP="00CE1801">
            <w:pPr>
              <w:pStyle w:val="TableText"/>
              <w:rPr>
                <w:ins w:id="1234"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F0BA498" w14:textId="40B03A34"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5" w:author="Qiao, Guan Lun (RC-CN DI FA ST&amp;PM SUP IT&amp;EDGE)" w:date="2022-02-07T16:32:00Z"/>
                <w:rFonts w:ascii="Times New Roman" w:eastAsia="Microsoft YaHei UI" w:hAnsi="Times New Roman" w:cs="Times New Roman"/>
                <w:lang w:val="de-DE" w:eastAsia="zh-CN"/>
              </w:rPr>
            </w:pPr>
            <w:ins w:id="1236" w:author="Qiao, Guan Lun (RC-CN DI FA ST&amp;PM SUP IT&amp;EDGE)" w:date="2022-02-07T16:33:00Z">
              <w:r>
                <w:rPr>
                  <w:rFonts w:ascii="Times New Roman" w:eastAsia="Microsoft YaHei UI" w:hAnsi="Times New Roman" w:cs="Times New Roman" w:hint="eastAsia"/>
                  <w:lang w:val="de-DE" w:eastAsia="zh-CN"/>
                </w:rPr>
                <w:t>个人历史</w:t>
              </w:r>
            </w:ins>
            <w:ins w:id="1237" w:author="Qiao, Guan Lun (RC-CN DI FA ST&amp;PM SUP IT&amp;EDGE)" w:date="2022-02-07T16:32:00Z">
              <w:r>
                <w:rPr>
                  <w:rFonts w:ascii="Times New Roman" w:eastAsia="Microsoft YaHei UI" w:hAnsi="Times New Roman" w:cs="Times New Roman" w:hint="eastAsia"/>
                  <w:lang w:val="de-DE" w:eastAsia="zh-CN"/>
                </w:rPr>
                <w:t>订单查询</w:t>
              </w:r>
            </w:ins>
          </w:p>
        </w:tc>
        <w:tc>
          <w:tcPr>
            <w:tcW w:w="377" w:type="pct"/>
            <w:tcBorders>
              <w:top w:val="single" w:sz="4" w:space="0" w:color="A9A9A9" w:themeColor="accent3"/>
              <w:left w:val="nil"/>
              <w:bottom w:val="single" w:sz="4" w:space="0" w:color="A9A9A9" w:themeColor="accent3"/>
              <w:right w:val="nil"/>
            </w:tcBorders>
          </w:tcPr>
          <w:p w14:paraId="7CB653DA" w14:textId="68B4EE2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8" w:author="Qiao, Guan Lun (RC-CN DI FA ST&amp;PM SUP IT&amp;EDGE)" w:date="2022-02-07T16:32:00Z"/>
                <w:rFonts w:ascii="Times New Roman" w:eastAsia="Microsoft YaHei UI" w:hAnsi="Times New Roman" w:cs="Times New Roman"/>
                <w:lang w:val="de-DE"/>
              </w:rPr>
            </w:pPr>
            <w:ins w:id="1239"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79BBBD1D" w14:textId="093470F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0" w:author="Qiao, Guan Lun (RC-CN DI FA ST&amp;PM SUP IT&amp;EDGE)" w:date="2022-02-07T16:32:00Z"/>
                <w:rFonts w:ascii="Times New Roman" w:eastAsia="Microsoft YaHei UI" w:hAnsi="Times New Roman" w:cs="Times New Roman"/>
                <w:lang w:val="de-DE"/>
              </w:rPr>
            </w:pPr>
            <w:ins w:id="1241"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32530988"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2"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6A173F5"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3" w:author="Qiao, Guan Lun (RC-CN DI FA ST&amp;PM SUP IT&amp;EDGE)" w:date="2022-02-07T16:32:00Z"/>
                <w:rFonts w:ascii="Times New Roman" w:eastAsia="Microsoft YaHei UI" w:hAnsi="Times New Roman" w:cs="Times New Roman"/>
                <w:lang w:val="de-DE"/>
              </w:rPr>
            </w:pPr>
          </w:p>
        </w:tc>
      </w:tr>
      <w:tr w:rsidR="00965BE7" w:rsidRPr="00714BA7" w14:paraId="0D7A0813" w14:textId="77777777" w:rsidTr="004358D6">
        <w:trPr>
          <w:ins w:id="1244"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6A8316FC" w14:textId="77777777" w:rsidR="00F36FAB" w:rsidRDefault="00F36FAB" w:rsidP="00CE1801">
            <w:pPr>
              <w:pStyle w:val="TableText"/>
              <w:rPr>
                <w:ins w:id="1245"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215C319" w14:textId="6122451C"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6" w:author="Qiao, Guan Lun (RC-CN DI FA ST&amp;PM SUP IT&amp;EDGE)" w:date="2022-02-07T16:32:00Z"/>
                <w:rFonts w:ascii="Times New Roman" w:eastAsia="Microsoft YaHei UI" w:hAnsi="Times New Roman" w:cs="Times New Roman"/>
                <w:lang w:val="de-DE" w:eastAsia="zh-CN"/>
              </w:rPr>
            </w:pPr>
            <w:ins w:id="1247" w:author="Qiao, Guan Lun (RC-CN DI FA ST&amp;PM SUP IT&amp;EDGE)" w:date="2022-02-07T16:33:00Z">
              <w:r>
                <w:rPr>
                  <w:rFonts w:ascii="Times New Roman" w:eastAsia="Microsoft YaHei UI" w:hAnsi="Times New Roman" w:cs="Times New Roman" w:hint="eastAsia"/>
                  <w:lang w:val="de-DE" w:eastAsia="zh-CN"/>
                </w:rPr>
                <w:t>全部历史订单查询</w:t>
              </w:r>
            </w:ins>
          </w:p>
        </w:tc>
        <w:tc>
          <w:tcPr>
            <w:tcW w:w="377" w:type="pct"/>
            <w:tcBorders>
              <w:top w:val="single" w:sz="4" w:space="0" w:color="A9A9A9" w:themeColor="accent3"/>
              <w:left w:val="nil"/>
              <w:bottom w:val="single" w:sz="4" w:space="0" w:color="A9A9A9" w:themeColor="accent3"/>
              <w:right w:val="nil"/>
            </w:tcBorders>
          </w:tcPr>
          <w:p w14:paraId="57EA7218" w14:textId="2A8013CD"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8" w:author="Qiao, Guan Lun (RC-CN DI FA ST&amp;PM SUP IT&amp;EDGE)" w:date="2022-02-07T16:32:00Z"/>
                <w:rFonts w:ascii="Times New Roman" w:eastAsia="Microsoft YaHei UI" w:hAnsi="Times New Roman" w:cs="Times New Roman"/>
                <w:lang w:val="de-DE"/>
              </w:rPr>
            </w:pPr>
            <w:ins w:id="1249"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827DEA8" w14:textId="57457BD6"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0" w:author="Qiao, Guan Lun (RC-CN DI FA ST&amp;PM SUP IT&amp;EDGE)" w:date="2022-02-07T16:32:00Z"/>
                <w:rFonts w:ascii="Times New Roman" w:eastAsia="Microsoft YaHei UI" w:hAnsi="Times New Roman" w:cs="Times New Roman"/>
                <w:lang w:val="de-DE"/>
              </w:rPr>
            </w:pPr>
            <w:ins w:id="1251"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0C95A801"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2"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645AE116"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3" w:author="Qiao, Guan Lun (RC-CN DI FA ST&amp;PM SUP IT&amp;EDGE)" w:date="2022-02-07T16:32:00Z"/>
                <w:rFonts w:ascii="Times New Roman" w:eastAsia="Microsoft YaHei UI" w:hAnsi="Times New Roman" w:cs="Times New Roman"/>
                <w:lang w:val="de-DE"/>
              </w:rPr>
            </w:pPr>
          </w:p>
        </w:tc>
      </w:tr>
      <w:tr w:rsidR="00965BE7" w:rsidRPr="00714BA7" w14:paraId="54A09E29" w14:textId="77777777" w:rsidTr="00BC7D66">
        <w:trPr>
          <w:ins w:id="1254" w:author="Qiao, Guan Lun (RC-CN DI FA ST&amp;PM SUP IT&amp;EDGE)" w:date="2022-02-07T16:31: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282430FD" w14:textId="377A54B2" w:rsidR="00F36FAB" w:rsidRDefault="00F36FAB" w:rsidP="00CE1801">
            <w:pPr>
              <w:pStyle w:val="TableText"/>
              <w:rPr>
                <w:ins w:id="1255" w:author="Qiao, Guan Lun (RC-CN DI FA ST&amp;PM SUP IT&amp;EDGE)" w:date="2022-02-07T16:31:00Z"/>
                <w:rFonts w:ascii="Times New Roman" w:eastAsia="Microsoft YaHei UI" w:hAnsi="Times New Roman" w:cs="Times New Roman"/>
                <w:lang w:val="de-DE" w:eastAsia="zh-CN"/>
              </w:rPr>
            </w:pPr>
            <w:ins w:id="1256" w:author="Qiao, Guan Lun (RC-CN DI FA ST&amp;PM SUP IT&amp;EDGE)" w:date="2022-02-07T16:31:00Z">
              <w:r>
                <w:rPr>
                  <w:rFonts w:ascii="Times New Roman" w:eastAsia="Microsoft YaHei UI" w:hAnsi="Times New Roman" w:cs="Times New Roman"/>
                  <w:lang w:val="de-DE" w:eastAsia="zh-CN"/>
                </w:rPr>
                <w:t>D</w:t>
              </w:r>
              <w:r>
                <w:rPr>
                  <w:rFonts w:ascii="Times New Roman" w:eastAsia="Microsoft YaHei UI" w:hAnsi="Times New Roman" w:cs="Times New Roman" w:hint="eastAsia"/>
                  <w:lang w:val="de-DE" w:eastAsia="zh-CN"/>
                </w:rPr>
                <w:t>r</w:t>
              </w:r>
              <w:r>
                <w:rPr>
                  <w:rFonts w:ascii="Times New Roman" w:eastAsia="Microsoft YaHei UI" w:hAnsi="Times New Roman" w:cs="Times New Roman"/>
                  <w:lang w:val="de-DE" w:eastAsia="zh-CN"/>
                </w:rPr>
                <w:t>ink Pick &amp; Place Configuration</w:t>
              </w:r>
            </w:ins>
          </w:p>
        </w:tc>
        <w:tc>
          <w:tcPr>
            <w:tcW w:w="1299" w:type="pct"/>
            <w:tcBorders>
              <w:top w:val="single" w:sz="4" w:space="0" w:color="A9A9A9" w:themeColor="accent3"/>
              <w:left w:val="nil"/>
              <w:bottom w:val="single" w:sz="4" w:space="0" w:color="A9A9A9" w:themeColor="accent3"/>
              <w:right w:val="nil"/>
            </w:tcBorders>
          </w:tcPr>
          <w:p w14:paraId="0F782837" w14:textId="2AFBE844" w:rsidR="00F36FAB" w:rsidRPr="00AE2EDF"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7" w:author="Qiao, Guan Lun (RC-CN DI FA ST&amp;PM SUP IT&amp;EDGE)" w:date="2022-02-07T16:31:00Z"/>
                <w:rFonts w:ascii="Times New Roman" w:eastAsia="Microsoft YaHei UI" w:hAnsi="Times New Roman" w:cs="Times New Roman"/>
                <w:lang w:val="de-DE"/>
              </w:rPr>
            </w:pPr>
            <w:ins w:id="1258" w:author="Qiao, Guan Lun (RC-CN DI FA ST&amp;PM SUP IT&amp;EDGE)" w:date="2022-02-07T16:34:00Z">
              <w:r>
                <w:rPr>
                  <w:rFonts w:ascii="Times New Roman" w:eastAsia="Microsoft YaHei UI" w:hAnsi="Times New Roman" w:cs="Times New Roman" w:hint="eastAsia"/>
                  <w:lang w:val="de-DE" w:eastAsia="zh-CN"/>
                </w:rPr>
                <w:t>饮品</w:t>
              </w:r>
            </w:ins>
            <w:ins w:id="1259" w:author="Qiao, Guan Lun (RC-CN DI FA ST&amp;PM SUP IT&amp;EDGE)" w:date="2022-02-07T16:35:00Z">
              <w:r>
                <w:rPr>
                  <w:rFonts w:ascii="Times New Roman" w:eastAsia="Microsoft YaHei UI" w:hAnsi="Times New Roman" w:cs="Times New Roman" w:hint="eastAsia"/>
                  <w:lang w:val="de-DE" w:eastAsia="zh-CN"/>
                </w:rPr>
                <w:t>信息</w:t>
              </w:r>
            </w:ins>
          </w:p>
        </w:tc>
        <w:tc>
          <w:tcPr>
            <w:tcW w:w="377" w:type="pct"/>
            <w:tcBorders>
              <w:top w:val="single" w:sz="4" w:space="0" w:color="A9A9A9" w:themeColor="accent3"/>
              <w:left w:val="nil"/>
              <w:bottom w:val="single" w:sz="4" w:space="0" w:color="A9A9A9" w:themeColor="accent3"/>
              <w:right w:val="nil"/>
            </w:tcBorders>
          </w:tcPr>
          <w:p w14:paraId="0FAB7257" w14:textId="2A91591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60" w:author="Qiao, Guan Lun (RC-CN DI FA ST&amp;PM SUP IT&amp;EDGE)" w:date="2022-02-07T16:31:00Z"/>
                <w:rFonts w:ascii="Times New Roman" w:eastAsia="Microsoft YaHei UI" w:hAnsi="Times New Roman" w:cs="Times New Roman"/>
                <w:lang w:val="de-DE"/>
              </w:rPr>
            </w:pPr>
            <w:ins w:id="1261"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F4E3B76" w14:textId="4F88234A"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62" w:author="Qiao, Guan Lun (RC-CN DI FA ST&amp;PM SUP IT&amp;EDGE)" w:date="2022-02-07T16:31:00Z"/>
                <w:rFonts w:ascii="Times New Roman" w:eastAsia="Microsoft YaHei UI" w:hAnsi="Times New Roman" w:cs="Times New Roman"/>
                <w:lang w:val="de-DE"/>
              </w:rPr>
            </w:pPr>
            <w:ins w:id="1263" w:author="Qiao, Guan Lun (RC-CN DI FA ST&amp;PM SUP IT&amp;EDGE)" w:date="2022-02-07T16:42:00Z">
              <w:r>
                <w:rPr>
                  <w:rFonts w:ascii="Times New Roman" w:eastAsia="Microsoft YaHei UI" w:hAnsi="Times New Roman" w:cs="Times New Roman"/>
                  <w:lang w:val="de-DE"/>
                </w:rPr>
                <w:t>Administrator</w:t>
              </w:r>
            </w:ins>
          </w:p>
        </w:tc>
        <w:tc>
          <w:tcPr>
            <w:tcW w:w="807" w:type="pct"/>
            <w:vMerge w:val="restart"/>
            <w:tcBorders>
              <w:top w:val="single" w:sz="4" w:space="0" w:color="A9A9A9" w:themeColor="accent3"/>
              <w:left w:val="nil"/>
              <w:right w:val="nil"/>
            </w:tcBorders>
          </w:tcPr>
          <w:p w14:paraId="374BFF20" w14:textId="78A3ED2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64" w:author="Qiao, Guan Lun (RC-CN DI FA ST&amp;PM SUP IT&amp;EDGE)" w:date="2022-02-07T16:31:00Z"/>
                <w:rFonts w:ascii="Times New Roman" w:eastAsia="Microsoft YaHei UI" w:hAnsi="Times New Roman" w:cs="Times New Roman"/>
                <w:lang w:val="de-DE"/>
              </w:rPr>
            </w:pPr>
            <w:ins w:id="1265" w:author="Qiao, Guan Lun (RC-CN DI FA ST&amp;PM SUP IT&amp;EDGE)" w:date="2022-02-07T16:49:00Z">
              <w:r>
                <w:rPr>
                  <w:rFonts w:ascii="Times New Roman" w:eastAsia="Microsoft YaHei UI" w:hAnsi="Times New Roman" w:cs="Times New Roman"/>
                  <w:lang w:val="de-DE"/>
                </w:rPr>
                <w:t xml:space="preserve">Step </w:t>
              </w:r>
            </w:ins>
            <w:ins w:id="1266" w:author="Qiao, Guan Lun (RC-CN DI FA ST&amp;PM SUP IT&amp;EDGE)" w:date="2022-02-07T16:50:00Z">
              <w:r w:rsidR="0060275C">
                <w:rPr>
                  <w:rFonts w:ascii="Times New Roman" w:eastAsia="Microsoft YaHei UI" w:hAnsi="Times New Roman" w:cs="Times New Roman"/>
                  <w:lang w:val="de-DE"/>
                </w:rPr>
                <w:t>2</w:t>
              </w:r>
            </w:ins>
          </w:p>
        </w:tc>
        <w:tc>
          <w:tcPr>
            <w:tcW w:w="642" w:type="pct"/>
            <w:tcBorders>
              <w:top w:val="single" w:sz="4" w:space="0" w:color="A9A9A9" w:themeColor="accent3"/>
              <w:left w:val="nil"/>
              <w:bottom w:val="single" w:sz="4" w:space="0" w:color="A9A9A9" w:themeColor="accent3"/>
              <w:right w:val="nil"/>
            </w:tcBorders>
          </w:tcPr>
          <w:p w14:paraId="79873F9F"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67" w:author="Qiao, Guan Lun (RC-CN DI FA ST&amp;PM SUP IT&amp;EDGE)" w:date="2022-02-07T16:31:00Z"/>
                <w:rFonts w:ascii="Times New Roman" w:eastAsia="Microsoft YaHei UI" w:hAnsi="Times New Roman" w:cs="Times New Roman"/>
                <w:lang w:val="de-DE"/>
              </w:rPr>
            </w:pPr>
          </w:p>
        </w:tc>
      </w:tr>
      <w:tr w:rsidR="00965BE7" w:rsidRPr="00714BA7" w14:paraId="57E124F3" w14:textId="77777777" w:rsidTr="00BC7D66">
        <w:trPr>
          <w:ins w:id="1268" w:author="Qiao, Guan Lun (RC-CN DI FA ST&amp;PM SUP IT&amp;EDGE)" w:date="2022-02-07T16:34: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1C3EC753" w14:textId="77777777" w:rsidR="00F36FAB" w:rsidRDefault="00F36FAB" w:rsidP="00CE1801">
            <w:pPr>
              <w:pStyle w:val="TableText"/>
              <w:rPr>
                <w:ins w:id="1269" w:author="Qiao, Guan Lun (RC-CN DI FA ST&amp;PM SUP IT&amp;EDGE)" w:date="2022-02-07T16:34: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F7169E9" w14:textId="56B19728"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70" w:author="Qiao, Guan Lun (RC-CN DI FA ST&amp;PM SUP IT&amp;EDGE)" w:date="2022-02-07T16:34:00Z"/>
                <w:rFonts w:ascii="Times New Roman" w:eastAsia="Microsoft YaHei UI" w:hAnsi="Times New Roman" w:cs="Times New Roman"/>
                <w:lang w:val="de-DE" w:eastAsia="zh-CN"/>
              </w:rPr>
            </w:pPr>
            <w:ins w:id="1271" w:author="Qiao, Guan Lun (RC-CN DI FA ST&amp;PM SUP IT&amp;EDGE)" w:date="2022-02-07T16:35:00Z">
              <w:r>
                <w:rPr>
                  <w:rFonts w:ascii="Times New Roman" w:eastAsia="Microsoft YaHei UI" w:hAnsi="Times New Roman" w:cs="Times New Roman" w:hint="eastAsia"/>
                  <w:lang w:val="de-DE" w:eastAsia="zh-CN"/>
                </w:rPr>
                <w:t>最大可执行订单数量</w:t>
              </w:r>
            </w:ins>
          </w:p>
        </w:tc>
        <w:tc>
          <w:tcPr>
            <w:tcW w:w="377" w:type="pct"/>
            <w:tcBorders>
              <w:top w:val="single" w:sz="4" w:space="0" w:color="A9A9A9" w:themeColor="accent3"/>
              <w:left w:val="nil"/>
              <w:bottom w:val="single" w:sz="4" w:space="0" w:color="A9A9A9" w:themeColor="accent3"/>
              <w:right w:val="nil"/>
            </w:tcBorders>
          </w:tcPr>
          <w:p w14:paraId="2CF8D04F" w14:textId="24A010C9"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72" w:author="Qiao, Guan Lun (RC-CN DI FA ST&amp;PM SUP IT&amp;EDGE)" w:date="2022-02-07T16:34:00Z"/>
                <w:rFonts w:ascii="Times New Roman" w:eastAsia="Microsoft YaHei UI" w:hAnsi="Times New Roman" w:cs="Times New Roman"/>
                <w:lang w:val="de-DE"/>
              </w:rPr>
            </w:pPr>
            <w:ins w:id="1273"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605C372C" w14:textId="4F2F0816"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74" w:author="Qiao, Guan Lun (RC-CN DI FA ST&amp;PM SUP IT&amp;EDGE)" w:date="2022-02-07T16:34:00Z"/>
                <w:rFonts w:ascii="Times New Roman" w:eastAsia="Microsoft YaHei UI" w:hAnsi="Times New Roman" w:cs="Times New Roman"/>
                <w:lang w:val="de-DE"/>
              </w:rPr>
            </w:pPr>
            <w:ins w:id="1275"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4CBD6FF8"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76" w:author="Qiao, Guan Lun (RC-CN DI FA ST&amp;PM SUP IT&amp;EDGE)" w:date="2022-02-07T16:34: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A7D66E5"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77" w:author="Qiao, Guan Lun (RC-CN DI FA ST&amp;PM SUP IT&amp;EDGE)" w:date="2022-02-07T16:34:00Z"/>
                <w:rFonts w:ascii="Times New Roman" w:eastAsia="Microsoft YaHei UI" w:hAnsi="Times New Roman" w:cs="Times New Roman"/>
                <w:lang w:val="de-DE"/>
              </w:rPr>
            </w:pPr>
          </w:p>
        </w:tc>
      </w:tr>
      <w:tr w:rsidR="00965BE7" w:rsidRPr="00714BA7" w14:paraId="2E417D76" w14:textId="77777777" w:rsidTr="00BC7D66">
        <w:trPr>
          <w:ins w:id="1278" w:author="Qiao, Guan Lun (RC-CN DI FA ST&amp;PM SUP IT&amp;EDGE)" w:date="2022-02-07T16:34: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39CAAD82" w14:textId="77777777" w:rsidR="00F36FAB" w:rsidRDefault="00F36FAB" w:rsidP="00CE1801">
            <w:pPr>
              <w:pStyle w:val="TableText"/>
              <w:rPr>
                <w:ins w:id="1279" w:author="Qiao, Guan Lun (RC-CN DI FA ST&amp;PM SUP IT&amp;EDGE)" w:date="2022-02-07T16:34: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F6F14AB" w14:textId="18DC2347"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80" w:author="Qiao, Guan Lun (RC-CN DI FA ST&amp;PM SUP IT&amp;EDGE)" w:date="2022-02-07T16:34:00Z"/>
                <w:rFonts w:ascii="Times New Roman" w:eastAsia="Microsoft YaHei UI" w:hAnsi="Times New Roman" w:cs="Times New Roman"/>
                <w:lang w:val="de-DE" w:eastAsia="zh-CN"/>
              </w:rPr>
            </w:pPr>
            <w:ins w:id="1281" w:author="Qiao, Guan Lun (RC-CN DI FA ST&amp;PM SUP IT&amp;EDGE)" w:date="2022-02-07T16:36:00Z">
              <w:r>
                <w:rPr>
                  <w:rFonts w:ascii="Times New Roman" w:eastAsia="Microsoft YaHei UI" w:hAnsi="Times New Roman" w:cs="Times New Roman" w:hint="eastAsia"/>
                  <w:lang w:val="de-DE" w:eastAsia="zh-CN"/>
                </w:rPr>
                <w:t>订单历史数据存储量</w:t>
              </w:r>
            </w:ins>
          </w:p>
        </w:tc>
        <w:tc>
          <w:tcPr>
            <w:tcW w:w="377" w:type="pct"/>
            <w:tcBorders>
              <w:top w:val="single" w:sz="4" w:space="0" w:color="A9A9A9" w:themeColor="accent3"/>
              <w:left w:val="nil"/>
              <w:bottom w:val="single" w:sz="4" w:space="0" w:color="A9A9A9" w:themeColor="accent3"/>
              <w:right w:val="nil"/>
            </w:tcBorders>
          </w:tcPr>
          <w:p w14:paraId="53789FB0" w14:textId="267ED3F0"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82" w:author="Qiao, Guan Lun (RC-CN DI FA ST&amp;PM SUP IT&amp;EDGE)" w:date="2022-02-07T16:34:00Z"/>
                <w:rFonts w:ascii="Times New Roman" w:eastAsia="Microsoft YaHei UI" w:hAnsi="Times New Roman" w:cs="Times New Roman"/>
                <w:lang w:val="de-DE"/>
              </w:rPr>
            </w:pPr>
            <w:ins w:id="1283" w:author="Qiao, Guan Lun (RC-CN DI FA ST&amp;PM SUP IT&amp;EDGE)" w:date="2022-02-07T16:40: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55930C49" w14:textId="60988EF4"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84" w:author="Qiao, Guan Lun (RC-CN DI FA ST&amp;PM SUP IT&amp;EDGE)" w:date="2022-02-07T16:34:00Z"/>
                <w:rFonts w:ascii="Times New Roman" w:eastAsia="Microsoft YaHei UI" w:hAnsi="Times New Roman" w:cs="Times New Roman"/>
                <w:lang w:val="de-DE"/>
              </w:rPr>
            </w:pPr>
            <w:ins w:id="1285"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054B3533"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86" w:author="Qiao, Guan Lun (RC-CN DI FA ST&amp;PM SUP IT&amp;EDGE)" w:date="2022-02-07T16:34: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1448F7D"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87" w:author="Qiao, Guan Lun (RC-CN DI FA ST&amp;PM SUP IT&amp;EDGE)" w:date="2022-02-07T16:34:00Z"/>
                <w:rFonts w:ascii="Times New Roman" w:eastAsia="Microsoft YaHei UI" w:hAnsi="Times New Roman" w:cs="Times New Roman"/>
                <w:lang w:val="de-DE"/>
              </w:rPr>
            </w:pPr>
          </w:p>
        </w:tc>
      </w:tr>
      <w:tr w:rsidR="00965BE7" w:rsidRPr="00714BA7" w14:paraId="6E086650" w14:textId="77777777" w:rsidTr="002F250B">
        <w:trPr>
          <w:ins w:id="1288"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02E93C4E" w14:textId="7D7EC291" w:rsidR="00F87A72" w:rsidRPr="00714BA7" w:rsidRDefault="00F87A72" w:rsidP="00CE1801">
            <w:pPr>
              <w:pStyle w:val="TableText"/>
              <w:rPr>
                <w:ins w:id="1289" w:author="Qiao, Guan Lun (RC-CN DI FA ST&amp;PM SUP IT&amp;EDGE)" w:date="2022-02-07T16:02:00Z"/>
                <w:rFonts w:ascii="Times New Roman" w:eastAsia="Microsoft YaHei UI" w:hAnsi="Times New Roman" w:cs="Times New Roman"/>
                <w:lang w:val="de-DE"/>
                <w:rPrChange w:id="1290" w:author="Qiao, Guan Lun (RC-CN DI FA ST&amp;PM SUP IT&amp;EDGE)" w:date="2022-02-07T16:02:00Z">
                  <w:rPr>
                    <w:ins w:id="1291" w:author="Qiao, Guan Lun (RC-CN DI FA ST&amp;PM SUP IT&amp;EDGE)" w:date="2022-02-07T16:02:00Z"/>
                    <w:rFonts w:ascii="Times New Roman" w:eastAsia="Microsoft YaHei UI" w:hAnsi="Times New Roman" w:cs="Times New Roman"/>
                    <w:color w:val="FF0000"/>
                    <w:lang w:val="de-DE"/>
                  </w:rPr>
                </w:rPrChange>
              </w:rPr>
            </w:pPr>
            <w:ins w:id="1292" w:author="Qiao, Guan Lun (RC-CN DI FA ST&amp;PM SUP IT&amp;EDGE)" w:date="2022-02-07T16:19:00Z">
              <w:r>
                <w:rPr>
                  <w:rFonts w:ascii="Times New Roman" w:eastAsia="Microsoft YaHei UI" w:hAnsi="Times New Roman" w:cs="Times New Roman" w:hint="eastAsia"/>
                  <w:lang w:val="de-DE" w:eastAsia="zh-CN"/>
                </w:rPr>
                <w:t>A</w:t>
              </w:r>
              <w:r>
                <w:rPr>
                  <w:rFonts w:ascii="Times New Roman" w:eastAsia="Microsoft YaHei UI" w:hAnsi="Times New Roman" w:cs="Times New Roman"/>
                  <w:lang w:val="de-DE" w:eastAsia="zh-CN"/>
                </w:rPr>
                <w:t>GV</w:t>
              </w:r>
            </w:ins>
            <w:ins w:id="1293" w:author="Qiao, Guan Lun (RC-CN DI FA ST&amp;PM SUP IT&amp;EDGE)" w:date="2022-02-07T16:21:00Z">
              <w:r>
                <w:rPr>
                  <w:rFonts w:ascii="Times New Roman" w:eastAsia="Microsoft YaHei UI" w:hAnsi="Times New Roman" w:cs="Times New Roman" w:hint="eastAsia"/>
                  <w:lang w:val="de-DE" w:eastAsia="zh-CN"/>
                </w:rPr>
                <w:t>连接</w:t>
              </w:r>
            </w:ins>
          </w:p>
        </w:tc>
        <w:tc>
          <w:tcPr>
            <w:tcW w:w="1299" w:type="pct"/>
            <w:tcBorders>
              <w:top w:val="single" w:sz="4" w:space="0" w:color="A9A9A9" w:themeColor="accent3"/>
              <w:left w:val="nil"/>
              <w:bottom w:val="single" w:sz="4" w:space="0" w:color="A9A9A9" w:themeColor="accent3"/>
              <w:right w:val="nil"/>
            </w:tcBorders>
          </w:tcPr>
          <w:p w14:paraId="4CCAECE3" w14:textId="22F99F85"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4" w:author="Qiao, Guan Lun (RC-CN DI FA ST&amp;PM SUP IT&amp;EDGE)" w:date="2022-02-07T16:17:00Z"/>
                <w:rFonts w:ascii="Times New Roman" w:eastAsia="Microsoft YaHei UI" w:hAnsi="Times New Roman" w:cs="Times New Roman"/>
                <w:lang w:val="de-DE" w:eastAsia="zh-CN"/>
              </w:rPr>
            </w:pPr>
            <w:ins w:id="1295" w:author="Qiao, Guan Lun (RC-CN DI FA ST&amp;PM SUP IT&amp;EDGE)" w:date="2022-02-07T16:25:00Z">
              <w:r>
                <w:rPr>
                  <w:rFonts w:ascii="Times New Roman" w:eastAsia="Microsoft YaHei UI" w:hAnsi="Times New Roman" w:cs="Times New Roman"/>
                  <w:lang w:val="de-DE" w:eastAsia="zh-CN"/>
                </w:rPr>
                <w:t xml:space="preserve">AGV </w:t>
              </w:r>
            </w:ins>
            <w:ins w:id="1296" w:author="Qiao, Guan Lun (RC-CN DI FA ST&amp;PM SUP IT&amp;EDGE)" w:date="2022-02-07T16:26:00Z">
              <w:r>
                <w:rPr>
                  <w:rFonts w:ascii="Times New Roman" w:eastAsia="Microsoft YaHei UI" w:hAnsi="Times New Roman" w:cs="Times New Roman" w:hint="eastAsia"/>
                  <w:lang w:val="de-DE" w:eastAsia="zh-CN"/>
                </w:rPr>
                <w:t>连接参数配置与连接</w:t>
              </w:r>
            </w:ins>
          </w:p>
        </w:tc>
        <w:tc>
          <w:tcPr>
            <w:tcW w:w="377" w:type="pct"/>
            <w:tcBorders>
              <w:top w:val="single" w:sz="4" w:space="0" w:color="A9A9A9" w:themeColor="accent3"/>
              <w:left w:val="nil"/>
              <w:bottom w:val="single" w:sz="4" w:space="0" w:color="A9A9A9" w:themeColor="accent3"/>
              <w:right w:val="nil"/>
            </w:tcBorders>
          </w:tcPr>
          <w:p w14:paraId="48BB32A9" w14:textId="41970163"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7" w:author="Qiao, Guan Lun (RC-CN DI FA ST&amp;PM SUP IT&amp;EDGE)" w:date="2022-02-07T16:02:00Z"/>
                <w:rFonts w:ascii="Times New Roman" w:eastAsia="Microsoft YaHei UI" w:hAnsi="Times New Roman" w:cs="Times New Roman"/>
                <w:lang w:val="de-DE"/>
                <w:rPrChange w:id="1298" w:author="Qiao, Guan Lun (RC-CN DI FA ST&amp;PM SUP IT&amp;EDGE)" w:date="2022-02-07T16:02:00Z">
                  <w:rPr>
                    <w:ins w:id="1299" w:author="Qiao, Guan Lun (RC-CN DI FA ST&amp;PM SUP IT&amp;EDGE)" w:date="2022-02-07T16:02:00Z"/>
                    <w:rFonts w:ascii="Times New Roman" w:eastAsia="Microsoft YaHei UI" w:hAnsi="Times New Roman" w:cs="Times New Roman"/>
                    <w:color w:val="FF0000"/>
                    <w:lang w:val="de-DE"/>
                  </w:rPr>
                </w:rPrChange>
              </w:rPr>
            </w:pPr>
            <w:ins w:id="1300"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0934B52" w14:textId="6FBA1513" w:rsidR="00F87A72" w:rsidRPr="00714BA7"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01" w:author="Qiao, Guan Lun (RC-CN DI FA ST&amp;PM SUP IT&amp;EDGE)" w:date="2022-02-07T16:02:00Z"/>
                <w:rFonts w:ascii="Times New Roman" w:eastAsia="Microsoft YaHei UI" w:hAnsi="Times New Roman" w:cs="Times New Roman"/>
                <w:lang w:val="de-DE"/>
                <w:rPrChange w:id="1302" w:author="Qiao, Guan Lun (RC-CN DI FA ST&amp;PM SUP IT&amp;EDGE)" w:date="2022-02-07T16:02:00Z">
                  <w:rPr>
                    <w:ins w:id="1303" w:author="Qiao, Guan Lun (RC-CN DI FA ST&amp;PM SUP IT&amp;EDGE)" w:date="2022-02-07T16:02:00Z"/>
                    <w:rFonts w:ascii="Times New Roman" w:eastAsia="Microsoft YaHei UI" w:hAnsi="Times New Roman" w:cs="Times New Roman"/>
                    <w:color w:val="FF0000"/>
                    <w:lang w:val="de-DE"/>
                  </w:rPr>
                </w:rPrChange>
              </w:rPr>
            </w:pPr>
            <w:ins w:id="1304" w:author="Qiao, Guan Lun (RC-CN DI FA ST&amp;PM SUP IT&amp;EDGE)" w:date="2022-02-08T09:46:00Z">
              <w:r>
                <w:rPr>
                  <w:rFonts w:ascii="Times New Roman" w:eastAsia="Microsoft YaHei UI" w:hAnsi="Times New Roman" w:cs="Times New Roman"/>
                  <w:lang w:val="de-DE"/>
                </w:rPr>
                <w:t>Manager</w:t>
              </w:r>
            </w:ins>
          </w:p>
        </w:tc>
        <w:tc>
          <w:tcPr>
            <w:tcW w:w="807" w:type="pct"/>
            <w:vMerge w:val="restart"/>
            <w:tcBorders>
              <w:top w:val="single" w:sz="4" w:space="0" w:color="A9A9A9" w:themeColor="accent3"/>
              <w:left w:val="nil"/>
              <w:right w:val="nil"/>
            </w:tcBorders>
          </w:tcPr>
          <w:p w14:paraId="3DBD7609" w14:textId="63402F70"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05" w:author="Qiao, Guan Lun (RC-CN DI FA ST&amp;PM SUP IT&amp;EDGE)" w:date="2022-02-07T16:02:00Z"/>
                <w:rFonts w:ascii="Times New Roman" w:eastAsia="Microsoft YaHei UI" w:hAnsi="Times New Roman" w:cs="Times New Roman"/>
                <w:lang w:val="de-DE"/>
                <w:rPrChange w:id="1306" w:author="Qiao, Guan Lun (RC-CN DI FA ST&amp;PM SUP IT&amp;EDGE)" w:date="2022-02-07T16:02:00Z">
                  <w:rPr>
                    <w:ins w:id="1307" w:author="Qiao, Guan Lun (RC-CN DI FA ST&amp;PM SUP IT&amp;EDGE)" w:date="2022-02-07T16:02:00Z"/>
                    <w:rFonts w:ascii="Times New Roman" w:eastAsia="Microsoft YaHei UI" w:hAnsi="Times New Roman" w:cs="Times New Roman"/>
                    <w:color w:val="FF0000"/>
                    <w:lang w:val="de-DE"/>
                  </w:rPr>
                </w:rPrChange>
              </w:rPr>
            </w:pPr>
            <w:ins w:id="1308" w:author="Qiao, Guan Lun (RC-CN DI FA ST&amp;PM SUP IT&amp;EDGE)" w:date="2022-02-07T16:48:00Z">
              <w:r>
                <w:rPr>
                  <w:rFonts w:ascii="Times New Roman" w:eastAsia="Microsoft YaHei UI" w:hAnsi="Times New Roman" w:cs="Times New Roman"/>
                  <w:lang w:val="de-DE"/>
                </w:rPr>
                <w:t>S</w:t>
              </w:r>
              <w:r>
                <w:rPr>
                  <w:rFonts w:ascii="Times New Roman" w:eastAsia="Microsoft YaHei UI" w:hAnsi="Times New Roman" w:cs="Times New Roman" w:hint="eastAsia"/>
                  <w:lang w:val="de-DE" w:eastAsia="zh-CN"/>
                </w:rPr>
                <w:t>te</w:t>
              </w:r>
              <w:r>
                <w:rPr>
                  <w:rFonts w:ascii="Times New Roman" w:eastAsia="Microsoft YaHei UI" w:hAnsi="Times New Roman" w:cs="Times New Roman"/>
                  <w:lang w:val="de-DE"/>
                </w:rPr>
                <w:t xml:space="preserve">p </w:t>
              </w:r>
            </w:ins>
            <w:ins w:id="1309" w:author="Qiao, Guan Lun (RC-CN DI FA ST&amp;PM SUP IT&amp;EDGE)" w:date="2022-02-07T16:50:00Z">
              <w:r w:rsidR="0060275C">
                <w:rPr>
                  <w:rFonts w:ascii="Times New Roman" w:eastAsia="Microsoft YaHei UI" w:hAnsi="Times New Roman" w:cs="Times New Roman"/>
                  <w:lang w:val="de-DE"/>
                </w:rPr>
                <w:t>2</w:t>
              </w:r>
            </w:ins>
          </w:p>
        </w:tc>
        <w:tc>
          <w:tcPr>
            <w:tcW w:w="642" w:type="pct"/>
            <w:tcBorders>
              <w:top w:val="single" w:sz="4" w:space="0" w:color="A9A9A9" w:themeColor="accent3"/>
              <w:left w:val="nil"/>
              <w:bottom w:val="single" w:sz="4" w:space="0" w:color="A9A9A9" w:themeColor="accent3"/>
              <w:right w:val="nil"/>
            </w:tcBorders>
          </w:tcPr>
          <w:p w14:paraId="63E3A078" w14:textId="77777777"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0" w:author="Qiao, Guan Lun (RC-CN DI FA ST&amp;PM SUP IT&amp;EDGE)" w:date="2022-02-07T16:25:00Z"/>
                <w:rFonts w:ascii="Times New Roman" w:eastAsia="Microsoft YaHei UI" w:hAnsi="Times New Roman" w:cs="Times New Roman"/>
                <w:lang w:val="de-DE"/>
              </w:rPr>
            </w:pPr>
            <w:ins w:id="1311" w:author="Qiao, Guan Lun (RC-CN DI FA ST&amp;PM SUP IT&amp;EDGE)" w:date="2022-02-07T16:25: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p w14:paraId="28660AAB" w14:textId="7610C093"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2" w:author="Qiao, Guan Lun (RC-CN DI FA ST&amp;PM SUP IT&amp;EDGE)" w:date="2022-02-07T16:02:00Z"/>
                <w:rFonts w:ascii="Times New Roman" w:eastAsia="Microsoft YaHei UI" w:hAnsi="Times New Roman" w:cs="Times New Roman"/>
                <w:lang w:val="de-DE"/>
                <w:rPrChange w:id="1313" w:author="Qiao, Guan Lun (RC-CN DI FA ST&amp;PM SUP IT&amp;EDGE)" w:date="2022-02-07T16:02:00Z">
                  <w:rPr>
                    <w:ins w:id="1314" w:author="Qiao, Guan Lun (RC-CN DI FA ST&amp;PM SUP IT&amp;EDGE)" w:date="2022-02-07T16:02:00Z"/>
                    <w:rFonts w:ascii="Times New Roman" w:eastAsia="Microsoft YaHei UI" w:hAnsi="Times New Roman" w:cs="Times New Roman"/>
                    <w:color w:val="FF0000"/>
                    <w:lang w:val="de-DE"/>
                  </w:rPr>
                </w:rPrChange>
              </w:rPr>
            </w:pPr>
            <w:ins w:id="1315" w:author="Qiao, Guan Lun (RC-CN DI FA ST&amp;PM SUP IT&amp;EDGE)" w:date="2022-02-07T16:25: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965BE7" w:rsidRPr="00714BA7" w14:paraId="2172C95C" w14:textId="77777777" w:rsidTr="002F250B">
        <w:trPr>
          <w:ins w:id="1316" w:author="Qiao, Guan Lun (RC-CN DI FA ST&amp;PM SUP IT&amp;EDGE)" w:date="2022-02-07T16:26: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0650C0C7" w14:textId="77777777" w:rsidR="00F87A72" w:rsidRDefault="00F87A72" w:rsidP="00CE1801">
            <w:pPr>
              <w:pStyle w:val="TableText"/>
              <w:rPr>
                <w:ins w:id="1317" w:author="Qiao, Guan Lun (RC-CN DI FA ST&amp;PM SUP IT&amp;EDGE)" w:date="2022-02-07T16:26: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63005367" w14:textId="06E0971B"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8" w:author="Qiao, Guan Lun (RC-CN DI FA ST&amp;PM SUP IT&amp;EDGE)" w:date="2022-02-07T16:26:00Z"/>
                <w:rFonts w:ascii="Times New Roman" w:eastAsia="Microsoft YaHei UI" w:hAnsi="Times New Roman" w:cs="Times New Roman"/>
                <w:lang w:val="de-DE" w:eastAsia="zh-CN"/>
              </w:rPr>
            </w:pPr>
            <w:ins w:id="1319" w:author="Qiao, Guan Lun (RC-CN DI FA ST&amp;PM SUP IT&amp;EDGE)" w:date="2022-02-07T16:26:00Z">
              <w:r>
                <w:rPr>
                  <w:rFonts w:ascii="Times New Roman" w:eastAsia="Microsoft YaHei UI" w:hAnsi="Times New Roman" w:cs="Times New Roman" w:hint="eastAsia"/>
                  <w:lang w:val="de-DE" w:eastAsia="zh-CN"/>
                </w:rPr>
                <w:t>默认</w:t>
              </w:r>
              <w:r>
                <w:rPr>
                  <w:rFonts w:ascii="Times New Roman" w:eastAsia="Microsoft YaHei UI" w:hAnsi="Times New Roman" w:cs="Times New Roman" w:hint="eastAsia"/>
                  <w:lang w:val="de-DE" w:eastAsia="zh-CN"/>
                </w:rPr>
                <w:t>A</w:t>
              </w:r>
              <w:r>
                <w:rPr>
                  <w:rFonts w:ascii="Times New Roman" w:eastAsia="Microsoft YaHei UI" w:hAnsi="Times New Roman" w:cs="Times New Roman"/>
                  <w:lang w:val="de-DE" w:eastAsia="zh-CN"/>
                </w:rPr>
                <w:t>GV</w:t>
              </w:r>
              <w:r>
                <w:rPr>
                  <w:rFonts w:ascii="Times New Roman" w:eastAsia="Microsoft YaHei UI" w:hAnsi="Times New Roman" w:cs="Times New Roman" w:hint="eastAsia"/>
                  <w:lang w:val="de-DE" w:eastAsia="zh-CN"/>
                </w:rPr>
                <w:t>选择与持续连接控制</w:t>
              </w:r>
            </w:ins>
          </w:p>
        </w:tc>
        <w:tc>
          <w:tcPr>
            <w:tcW w:w="377" w:type="pct"/>
            <w:tcBorders>
              <w:top w:val="single" w:sz="4" w:space="0" w:color="A9A9A9" w:themeColor="accent3"/>
              <w:left w:val="nil"/>
              <w:bottom w:val="single" w:sz="4" w:space="0" w:color="A9A9A9" w:themeColor="accent3"/>
              <w:right w:val="nil"/>
            </w:tcBorders>
          </w:tcPr>
          <w:p w14:paraId="1E8C90B4" w14:textId="620C0D43" w:rsidR="00F87A72" w:rsidRPr="00A754DE"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0" w:author="Qiao, Guan Lun (RC-CN DI FA ST&amp;PM SUP IT&amp;EDGE)" w:date="2022-02-07T16:26:00Z"/>
                <w:rFonts w:ascii="Times New Roman" w:eastAsia="Microsoft YaHei UI" w:hAnsi="Times New Roman" w:cs="Times New Roman"/>
                <w:lang w:val="de-DE"/>
              </w:rPr>
            </w:pPr>
            <w:ins w:id="1321"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11980DA7" w14:textId="10FC6F83" w:rsidR="00F87A72" w:rsidRPr="00A754DE"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22" w:author="Qiao, Guan Lun (RC-CN DI FA ST&amp;PM SUP IT&amp;EDGE)" w:date="2022-02-07T16:26:00Z"/>
                <w:rFonts w:ascii="Times New Roman" w:eastAsia="Microsoft YaHei UI" w:hAnsi="Times New Roman" w:cs="Times New Roman"/>
                <w:lang w:val="de-DE"/>
              </w:rPr>
            </w:pPr>
            <w:ins w:id="1323" w:author="Qiao, Guan Lun (RC-CN DI FA ST&amp;PM SUP IT&amp;EDGE)" w:date="2022-02-08T09:46: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1150855B" w14:textId="77777777" w:rsidR="00F87A72" w:rsidRPr="00A754DE"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4" w:author="Qiao, Guan Lun (RC-CN DI FA ST&amp;PM SUP IT&amp;EDGE)" w:date="2022-02-07T16:26: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5918A4B0" w14:textId="77777777"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5" w:author="Qiao, Guan Lun (RC-CN DI FA ST&amp;PM SUP IT&amp;EDGE)" w:date="2022-02-07T16:26:00Z"/>
                <w:rFonts w:ascii="Times New Roman" w:eastAsia="Microsoft YaHei UI" w:hAnsi="Times New Roman" w:cs="Times New Roman"/>
                <w:lang w:val="de-DE"/>
              </w:rPr>
            </w:pPr>
          </w:p>
        </w:tc>
      </w:tr>
      <w:tr w:rsidR="00965BE7" w:rsidRPr="00714BA7" w14:paraId="5641ADAC" w14:textId="77777777" w:rsidTr="00097362">
        <w:trPr>
          <w:ins w:id="1326" w:author="Qiao, Guan Lun (RC-CN DI FA ST&amp;PM SUP IT&amp;EDGE)" w:date="2022-02-07T16:20: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511759F4" w14:textId="6407FBC3" w:rsidR="00F87A72" w:rsidRDefault="00F87A72" w:rsidP="00CE1801">
            <w:pPr>
              <w:pStyle w:val="TableText"/>
              <w:rPr>
                <w:ins w:id="1327" w:author="Qiao, Guan Lun (RC-CN DI FA ST&amp;PM SUP IT&amp;EDGE)" w:date="2022-02-07T16:20:00Z"/>
                <w:rFonts w:ascii="Times New Roman" w:eastAsia="Microsoft YaHei UI" w:hAnsi="Times New Roman" w:cs="Times New Roman"/>
                <w:lang w:val="de-DE" w:eastAsia="zh-CN"/>
              </w:rPr>
            </w:pPr>
            <w:ins w:id="1328" w:author="Qiao, Guan Lun (RC-CN DI FA ST&amp;PM SUP IT&amp;EDGE)" w:date="2022-02-07T16:20:00Z">
              <w:r>
                <w:rPr>
                  <w:rFonts w:ascii="Times New Roman" w:eastAsia="Microsoft YaHei UI" w:hAnsi="Times New Roman" w:cs="Times New Roman"/>
                  <w:lang w:val="de-DE" w:eastAsia="zh-CN"/>
                </w:rPr>
                <w:t>AGV</w:t>
              </w:r>
            </w:ins>
            <w:ins w:id="1329" w:author="Qiao, Guan Lun (RC-CN DI FA ST&amp;PM SUP IT&amp;EDGE)" w:date="2022-02-07T16:21:00Z">
              <w:r>
                <w:rPr>
                  <w:rFonts w:ascii="Times New Roman" w:eastAsia="Microsoft YaHei UI" w:hAnsi="Times New Roman" w:cs="Times New Roman" w:hint="eastAsia"/>
                  <w:lang w:val="de-DE" w:eastAsia="zh-CN"/>
                </w:rPr>
                <w:t>参数配置</w:t>
              </w:r>
            </w:ins>
          </w:p>
        </w:tc>
        <w:tc>
          <w:tcPr>
            <w:tcW w:w="1299" w:type="pct"/>
            <w:tcBorders>
              <w:top w:val="single" w:sz="4" w:space="0" w:color="A9A9A9" w:themeColor="accent3"/>
              <w:left w:val="nil"/>
              <w:bottom w:val="single" w:sz="4" w:space="0" w:color="A9A9A9" w:themeColor="accent3"/>
              <w:right w:val="nil"/>
            </w:tcBorders>
          </w:tcPr>
          <w:p w14:paraId="07E2C541" w14:textId="19DE5FDA"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0" w:author="Qiao, Guan Lun (RC-CN DI FA ST&amp;PM SUP IT&amp;EDGE)" w:date="2022-02-07T16:20:00Z"/>
                <w:rFonts w:ascii="Times New Roman" w:eastAsia="Microsoft YaHei UI" w:hAnsi="Times New Roman" w:cs="Times New Roman"/>
                <w:lang w:val="de-DE"/>
              </w:rPr>
            </w:pPr>
            <w:ins w:id="1331" w:author="Qiao, Guan Lun (RC-CN DI FA ST&amp;PM SUP IT&amp;EDGE)" w:date="2022-02-07T16:27:00Z">
              <w:r>
                <w:rPr>
                  <w:rFonts w:ascii="Times New Roman" w:eastAsia="Microsoft YaHei UI" w:hAnsi="Times New Roman" w:cs="Times New Roman"/>
                  <w:lang w:val="de-DE"/>
                </w:rPr>
                <w:t>B</w:t>
              </w:r>
              <w:r>
                <w:rPr>
                  <w:rFonts w:ascii="Times New Roman" w:eastAsia="Microsoft YaHei UI" w:hAnsi="Times New Roman" w:cs="Times New Roman" w:hint="eastAsia"/>
                  <w:lang w:val="de-DE" w:eastAsia="zh-CN"/>
                </w:rPr>
                <w:t>atter</w:t>
              </w:r>
              <w:r>
                <w:rPr>
                  <w:rFonts w:ascii="Times New Roman" w:eastAsia="Microsoft YaHei UI" w:hAnsi="Times New Roman" w:cs="Times New Roman"/>
                  <w:lang w:val="de-DE" w:eastAsia="zh-CN"/>
                </w:rPr>
                <w:t>y configuration</w:t>
              </w:r>
            </w:ins>
          </w:p>
        </w:tc>
        <w:tc>
          <w:tcPr>
            <w:tcW w:w="377" w:type="pct"/>
            <w:tcBorders>
              <w:top w:val="single" w:sz="4" w:space="0" w:color="A9A9A9" w:themeColor="accent3"/>
              <w:left w:val="nil"/>
              <w:bottom w:val="single" w:sz="4" w:space="0" w:color="A9A9A9" w:themeColor="accent3"/>
              <w:right w:val="nil"/>
            </w:tcBorders>
          </w:tcPr>
          <w:p w14:paraId="21B5F966" w14:textId="0410BCF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2" w:author="Qiao, Guan Lun (RC-CN DI FA ST&amp;PM SUP IT&amp;EDGE)" w:date="2022-02-07T16:20:00Z"/>
                <w:rFonts w:ascii="Times New Roman" w:eastAsia="Microsoft YaHei UI" w:hAnsi="Times New Roman" w:cs="Times New Roman"/>
                <w:lang w:val="de-DE"/>
              </w:rPr>
            </w:pPr>
            <w:ins w:id="1333"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5D2D8D07" w14:textId="7C2CB932"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4" w:author="Qiao, Guan Lun (RC-CN DI FA ST&amp;PM SUP IT&amp;EDGE)" w:date="2022-02-07T16:20:00Z"/>
                <w:rFonts w:ascii="Times New Roman" w:eastAsia="Microsoft YaHei UI" w:hAnsi="Times New Roman" w:cs="Times New Roman"/>
                <w:lang w:val="de-DE"/>
              </w:rPr>
            </w:pPr>
            <w:ins w:id="1335" w:author="Qiao, Guan Lun (RC-CN DI FA ST&amp;PM SUP IT&amp;EDGE)" w:date="2022-02-07T16:42:00Z">
              <w:r>
                <w:rPr>
                  <w:rFonts w:ascii="Times New Roman" w:eastAsia="Microsoft YaHei UI" w:hAnsi="Times New Roman" w:cs="Times New Roman"/>
                  <w:lang w:val="de-DE"/>
                </w:rPr>
                <w:t>Administrator</w:t>
              </w:r>
            </w:ins>
          </w:p>
        </w:tc>
        <w:tc>
          <w:tcPr>
            <w:tcW w:w="807" w:type="pct"/>
            <w:vMerge w:val="restart"/>
            <w:tcBorders>
              <w:top w:val="single" w:sz="4" w:space="0" w:color="A9A9A9" w:themeColor="accent3"/>
              <w:left w:val="nil"/>
              <w:right w:val="nil"/>
            </w:tcBorders>
          </w:tcPr>
          <w:p w14:paraId="3788309E" w14:textId="248EE32A"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6" w:author="Qiao, Guan Lun (RC-CN DI FA ST&amp;PM SUP IT&amp;EDGE)" w:date="2022-02-07T16:20:00Z"/>
                <w:rFonts w:ascii="Times New Roman" w:eastAsia="Microsoft YaHei UI" w:hAnsi="Times New Roman" w:cs="Times New Roman"/>
                <w:lang w:val="de-DE"/>
              </w:rPr>
            </w:pPr>
            <w:ins w:id="1337" w:author="Qiao, Guan Lun (RC-CN DI FA ST&amp;PM SUP IT&amp;EDGE)" w:date="2022-02-07T16:48:00Z">
              <w:r>
                <w:rPr>
                  <w:rFonts w:ascii="Times New Roman" w:eastAsia="Microsoft YaHei UI" w:hAnsi="Times New Roman" w:cs="Times New Roman"/>
                  <w:lang w:val="de-DE"/>
                </w:rPr>
                <w:t xml:space="preserve">Step </w:t>
              </w:r>
            </w:ins>
            <w:ins w:id="1338" w:author="Qiao, Guan Lun (RC-CN DI FA ST&amp;PM SUP IT&amp;EDGE)" w:date="2022-02-07T16:50:00Z">
              <w:r w:rsidR="0060275C">
                <w:rPr>
                  <w:rFonts w:ascii="Times New Roman" w:eastAsia="Microsoft YaHei UI" w:hAnsi="Times New Roman" w:cs="Times New Roman"/>
                  <w:lang w:val="de-DE"/>
                </w:rPr>
                <w:t>3</w:t>
              </w:r>
            </w:ins>
          </w:p>
        </w:tc>
        <w:tc>
          <w:tcPr>
            <w:tcW w:w="642" w:type="pct"/>
            <w:tcBorders>
              <w:top w:val="single" w:sz="4" w:space="0" w:color="A9A9A9" w:themeColor="accent3"/>
              <w:left w:val="nil"/>
              <w:bottom w:val="single" w:sz="4" w:space="0" w:color="A9A9A9" w:themeColor="accent3"/>
              <w:right w:val="nil"/>
            </w:tcBorders>
          </w:tcPr>
          <w:p w14:paraId="7EBDE686" w14:textId="4B74222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9" w:author="Qiao, Guan Lun (RC-CN DI FA ST&amp;PM SUP IT&amp;EDGE)" w:date="2022-02-07T16:20:00Z"/>
                <w:rFonts w:ascii="Times New Roman" w:eastAsia="Microsoft YaHei UI" w:hAnsi="Times New Roman" w:cs="Times New Roman"/>
                <w:lang w:val="de-DE"/>
              </w:rPr>
            </w:pPr>
            <w:ins w:id="1340"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965BE7" w:rsidRPr="00714BA7" w14:paraId="6CAE80F5" w14:textId="77777777" w:rsidTr="00097362">
        <w:trPr>
          <w:ins w:id="1341" w:author="Qiao, Guan Lun (RC-CN DI FA ST&amp;PM SUP IT&amp;EDGE)" w:date="2022-02-07T16:2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F800BB7" w14:textId="77777777" w:rsidR="00F87A72" w:rsidRDefault="00F87A72" w:rsidP="00CE1801">
            <w:pPr>
              <w:pStyle w:val="TableText"/>
              <w:rPr>
                <w:ins w:id="1342" w:author="Qiao, Guan Lun (RC-CN DI FA ST&amp;PM SUP IT&amp;EDGE)" w:date="2022-02-07T16:2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3E4E26F9" w14:textId="31477E7D"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43" w:author="Qiao, Guan Lun (RC-CN DI FA ST&amp;PM SUP IT&amp;EDGE)" w:date="2022-02-07T16:27:00Z"/>
                <w:rFonts w:ascii="Times New Roman" w:eastAsia="Microsoft YaHei UI" w:hAnsi="Times New Roman" w:cs="Times New Roman"/>
                <w:lang w:val="de-DE"/>
              </w:rPr>
            </w:pPr>
            <w:ins w:id="1344" w:author="Qiao, Guan Lun (RC-CN DI FA ST&amp;PM SUP IT&amp;EDGE)" w:date="2022-02-07T16:27:00Z">
              <w:r>
                <w:rPr>
                  <w:rFonts w:ascii="Times New Roman" w:eastAsia="Microsoft YaHei UI" w:hAnsi="Times New Roman" w:cs="Times New Roman"/>
                  <w:lang w:val="de-DE"/>
                </w:rPr>
                <w:t>Camera configuration</w:t>
              </w:r>
            </w:ins>
          </w:p>
        </w:tc>
        <w:tc>
          <w:tcPr>
            <w:tcW w:w="377" w:type="pct"/>
            <w:tcBorders>
              <w:top w:val="single" w:sz="4" w:space="0" w:color="A9A9A9" w:themeColor="accent3"/>
              <w:left w:val="nil"/>
              <w:bottom w:val="single" w:sz="4" w:space="0" w:color="A9A9A9" w:themeColor="accent3"/>
              <w:right w:val="nil"/>
            </w:tcBorders>
          </w:tcPr>
          <w:p w14:paraId="573A00D6" w14:textId="204EF35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45" w:author="Qiao, Guan Lun (RC-CN DI FA ST&amp;PM SUP IT&amp;EDGE)" w:date="2022-02-07T16:27:00Z"/>
                <w:rFonts w:ascii="Times New Roman" w:eastAsia="Microsoft YaHei UI" w:hAnsi="Times New Roman" w:cs="Times New Roman"/>
                <w:lang w:val="de-DE"/>
              </w:rPr>
            </w:pPr>
            <w:ins w:id="1346"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73EFE89" w14:textId="3D50FF5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47" w:author="Qiao, Guan Lun (RC-CN DI FA ST&amp;PM SUP IT&amp;EDGE)" w:date="2022-02-07T16:27:00Z"/>
                <w:rFonts w:ascii="Times New Roman" w:eastAsia="Microsoft YaHei UI" w:hAnsi="Times New Roman" w:cs="Times New Roman"/>
                <w:lang w:val="de-DE"/>
              </w:rPr>
            </w:pPr>
            <w:ins w:id="1348"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76B7C414" w14:textId="77777777"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49" w:author="Qiao, Guan Lun (RC-CN DI FA ST&amp;PM SUP IT&amp;EDGE)" w:date="2022-02-07T16:2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2EA2C34" w14:textId="4158495E"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50" w:author="Qiao, Guan Lun (RC-CN DI FA ST&amp;PM SUP IT&amp;EDGE)" w:date="2022-02-07T16:27:00Z"/>
                <w:rFonts w:ascii="Times New Roman" w:eastAsia="Microsoft YaHei UI" w:hAnsi="Times New Roman" w:cs="Times New Roman"/>
                <w:lang w:val="de-DE"/>
              </w:rPr>
            </w:pPr>
            <w:ins w:id="1351"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965BE7" w:rsidRPr="00714BA7" w14:paraId="5D85B6BF" w14:textId="77777777" w:rsidTr="00097362">
        <w:trPr>
          <w:ins w:id="1352" w:author="Qiao, Guan Lun (RC-CN DI FA ST&amp;PM SUP IT&amp;EDGE)" w:date="2022-02-07T16:2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52F88405" w14:textId="77777777" w:rsidR="00F87A72" w:rsidRDefault="00F87A72" w:rsidP="00CE1801">
            <w:pPr>
              <w:pStyle w:val="TableText"/>
              <w:rPr>
                <w:ins w:id="1353" w:author="Qiao, Guan Lun (RC-CN DI FA ST&amp;PM SUP IT&amp;EDGE)" w:date="2022-02-07T16:2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2ED8A49" w14:textId="75D5E051"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54" w:author="Qiao, Guan Lun (RC-CN DI FA ST&amp;PM SUP IT&amp;EDGE)" w:date="2022-02-07T16:27:00Z"/>
                <w:rFonts w:ascii="Times New Roman" w:eastAsia="Microsoft YaHei UI" w:hAnsi="Times New Roman" w:cs="Times New Roman"/>
                <w:lang w:val="de-DE"/>
              </w:rPr>
            </w:pPr>
            <w:ins w:id="1355" w:author="Qiao, Guan Lun (RC-CN DI FA ST&amp;PM SUP IT&amp;EDGE)" w:date="2022-02-07T16:27:00Z">
              <w:r>
                <w:rPr>
                  <w:rFonts w:ascii="Times New Roman" w:eastAsia="Microsoft YaHei UI" w:hAnsi="Times New Roman" w:cs="Times New Roman"/>
                  <w:lang w:val="de-DE"/>
                </w:rPr>
                <w:t>Gridmap configuration</w:t>
              </w:r>
            </w:ins>
          </w:p>
        </w:tc>
        <w:tc>
          <w:tcPr>
            <w:tcW w:w="377" w:type="pct"/>
            <w:tcBorders>
              <w:top w:val="single" w:sz="4" w:space="0" w:color="A9A9A9" w:themeColor="accent3"/>
              <w:left w:val="nil"/>
              <w:bottom w:val="single" w:sz="4" w:space="0" w:color="A9A9A9" w:themeColor="accent3"/>
              <w:right w:val="nil"/>
            </w:tcBorders>
          </w:tcPr>
          <w:p w14:paraId="0DDEDD87" w14:textId="77AD34E2"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56" w:author="Qiao, Guan Lun (RC-CN DI FA ST&amp;PM SUP IT&amp;EDGE)" w:date="2022-02-07T16:27:00Z"/>
                <w:rFonts w:ascii="Times New Roman" w:eastAsia="Microsoft YaHei UI" w:hAnsi="Times New Roman" w:cs="Times New Roman"/>
                <w:lang w:val="de-DE"/>
              </w:rPr>
            </w:pPr>
            <w:ins w:id="1357"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9E530B3" w14:textId="0342C10F"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58" w:author="Qiao, Guan Lun (RC-CN DI FA ST&amp;PM SUP IT&amp;EDGE)" w:date="2022-02-07T16:27:00Z"/>
                <w:rFonts w:ascii="Times New Roman" w:eastAsia="Microsoft YaHei UI" w:hAnsi="Times New Roman" w:cs="Times New Roman"/>
                <w:lang w:val="de-DE"/>
              </w:rPr>
            </w:pPr>
            <w:ins w:id="1359"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288A26C2" w14:textId="77777777"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60" w:author="Qiao, Guan Lun (RC-CN DI FA ST&amp;PM SUP IT&amp;EDGE)" w:date="2022-02-07T16:2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56FDB140" w14:textId="2C7E24C6"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61" w:author="Qiao, Guan Lun (RC-CN DI FA ST&amp;PM SUP IT&amp;EDGE)" w:date="2022-02-07T16:27:00Z"/>
                <w:rFonts w:ascii="Times New Roman" w:eastAsia="Microsoft YaHei UI" w:hAnsi="Times New Roman" w:cs="Times New Roman"/>
                <w:lang w:val="de-DE"/>
              </w:rPr>
            </w:pPr>
            <w:ins w:id="1362"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965BE7" w:rsidRPr="00714BA7" w14:paraId="51605DCF" w14:textId="77777777" w:rsidTr="0012061B">
        <w:trPr>
          <w:ins w:id="1363" w:author="Qiao, Guan Lun (RC-CN DI FA ST&amp;PM SUP IT&amp;EDGE)" w:date="2022-02-07T16:24: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3BDC2918" w14:textId="509FA15F" w:rsidR="00034BD1" w:rsidRDefault="00034BD1" w:rsidP="00CE1801">
            <w:pPr>
              <w:pStyle w:val="TableText"/>
              <w:rPr>
                <w:ins w:id="1364" w:author="Qiao, Guan Lun (RC-CN DI FA ST&amp;PM SUP IT&amp;EDGE)" w:date="2022-02-07T16:24:00Z"/>
                <w:rFonts w:ascii="Times New Roman" w:eastAsia="Microsoft YaHei UI" w:hAnsi="Times New Roman" w:cs="Times New Roman"/>
                <w:lang w:val="de-DE" w:eastAsia="zh-CN"/>
              </w:rPr>
            </w:pPr>
            <w:ins w:id="1365" w:author="Qiao, Guan Lun (RC-CN DI FA ST&amp;PM SUP IT&amp;EDGE)" w:date="2022-02-07T16:24:00Z">
              <w:r>
                <w:rPr>
                  <w:rFonts w:ascii="Times New Roman" w:eastAsia="Microsoft YaHei UI" w:hAnsi="Times New Roman" w:cs="Times New Roman"/>
                  <w:lang w:val="de-DE" w:eastAsia="zh-CN"/>
                </w:rPr>
                <w:t>AGV</w:t>
              </w:r>
              <w:r>
                <w:rPr>
                  <w:rFonts w:ascii="Times New Roman" w:eastAsia="Microsoft YaHei UI" w:hAnsi="Times New Roman" w:cs="Times New Roman" w:hint="eastAsia"/>
                  <w:lang w:val="de-DE" w:eastAsia="zh-CN"/>
                </w:rPr>
                <w:t>调试</w:t>
              </w:r>
            </w:ins>
          </w:p>
        </w:tc>
        <w:tc>
          <w:tcPr>
            <w:tcW w:w="1299" w:type="pct"/>
            <w:tcBorders>
              <w:top w:val="single" w:sz="4" w:space="0" w:color="A9A9A9" w:themeColor="accent3"/>
              <w:left w:val="nil"/>
              <w:bottom w:val="single" w:sz="4" w:space="0" w:color="A9A9A9" w:themeColor="accent3"/>
              <w:right w:val="nil"/>
            </w:tcBorders>
          </w:tcPr>
          <w:p w14:paraId="082156AA" w14:textId="72091083" w:rsidR="00034BD1" w:rsidRPr="00AE2EDF"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6" w:author="Qiao, Guan Lun (RC-CN DI FA ST&amp;PM SUP IT&amp;EDGE)" w:date="2022-02-07T16:24:00Z"/>
                <w:rFonts w:ascii="Times New Roman" w:eastAsia="Microsoft YaHei UI" w:hAnsi="Times New Roman" w:cs="Times New Roman"/>
                <w:lang w:val="de-DE"/>
              </w:rPr>
            </w:pPr>
            <w:ins w:id="1367" w:author="Qiao, Guan Lun (RC-CN DI FA ST&amp;PM SUP IT&amp;EDGE)" w:date="2022-02-07T16:28:00Z">
              <w:r>
                <w:rPr>
                  <w:rFonts w:ascii="Times New Roman" w:eastAsia="Microsoft YaHei UI" w:hAnsi="Times New Roman" w:cs="Times New Roman"/>
                  <w:lang w:val="de-DE"/>
                </w:rPr>
                <w:t>AGV joystick control</w:t>
              </w:r>
            </w:ins>
          </w:p>
        </w:tc>
        <w:tc>
          <w:tcPr>
            <w:tcW w:w="377" w:type="pct"/>
            <w:tcBorders>
              <w:top w:val="single" w:sz="4" w:space="0" w:color="A9A9A9" w:themeColor="accent3"/>
              <w:left w:val="nil"/>
              <w:bottom w:val="single" w:sz="4" w:space="0" w:color="A9A9A9" w:themeColor="accent3"/>
              <w:right w:val="nil"/>
            </w:tcBorders>
          </w:tcPr>
          <w:p w14:paraId="02065C2D" w14:textId="203DE6AC"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8" w:author="Qiao, Guan Lun (RC-CN DI FA ST&amp;PM SUP IT&amp;EDGE)" w:date="2022-02-07T16:24:00Z"/>
                <w:rFonts w:ascii="Times New Roman" w:eastAsia="Microsoft YaHei UI" w:hAnsi="Times New Roman" w:cs="Times New Roman"/>
                <w:lang w:val="de-DE"/>
              </w:rPr>
            </w:pPr>
            <w:ins w:id="1369"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490AE877" w14:textId="3B567FDC"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70" w:author="Qiao, Guan Lun (RC-CN DI FA ST&amp;PM SUP IT&amp;EDGE)" w:date="2022-02-07T16:24:00Z"/>
                <w:rFonts w:ascii="Times New Roman" w:eastAsia="Microsoft YaHei UI" w:hAnsi="Times New Roman" w:cs="Times New Roman"/>
                <w:lang w:val="de-DE"/>
              </w:rPr>
            </w:pPr>
            <w:ins w:id="1371" w:author="Qiao, Guan Lun (RC-CN DI FA ST&amp;PM SUP IT&amp;EDGE)" w:date="2022-02-08T09:45:00Z">
              <w:r>
                <w:rPr>
                  <w:rFonts w:ascii="Times New Roman" w:eastAsia="Microsoft YaHei UI" w:hAnsi="Times New Roman" w:cs="Times New Roman"/>
                  <w:lang w:val="de-DE"/>
                </w:rPr>
                <w:t>Manager</w:t>
              </w:r>
            </w:ins>
          </w:p>
        </w:tc>
        <w:tc>
          <w:tcPr>
            <w:tcW w:w="807" w:type="pct"/>
            <w:vMerge w:val="restart"/>
            <w:tcBorders>
              <w:top w:val="single" w:sz="4" w:space="0" w:color="A9A9A9" w:themeColor="accent3"/>
              <w:left w:val="nil"/>
              <w:right w:val="nil"/>
            </w:tcBorders>
          </w:tcPr>
          <w:p w14:paraId="4284E6F6" w14:textId="361C1DD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2" w:author="Qiao, Guan Lun (RC-CN DI FA ST&amp;PM SUP IT&amp;EDGE)" w:date="2022-02-07T16:24:00Z"/>
                <w:rFonts w:ascii="Times New Roman" w:eastAsia="Microsoft YaHei UI" w:hAnsi="Times New Roman" w:cs="Times New Roman"/>
                <w:lang w:val="de-DE"/>
              </w:rPr>
            </w:pPr>
            <w:ins w:id="1373" w:author="Qiao, Guan Lun (RC-CN DI FA ST&amp;PM SUP IT&amp;EDGE)" w:date="2022-02-07T16:50:00Z">
              <w:r>
                <w:rPr>
                  <w:rFonts w:ascii="Times New Roman" w:eastAsia="Microsoft YaHei UI" w:hAnsi="Times New Roman" w:cs="Times New Roman"/>
                  <w:lang w:val="de-DE"/>
                </w:rPr>
                <w:t xml:space="preserve">Step </w:t>
              </w:r>
            </w:ins>
            <w:ins w:id="1374" w:author="Qiao, Guan Lun (RC-CN DI FA ST&amp;PM SUP IT&amp;EDGE)" w:date="2022-02-07T16:52:00Z">
              <w:r w:rsidR="0056606C">
                <w:rPr>
                  <w:rFonts w:ascii="Times New Roman" w:eastAsia="Microsoft YaHei UI" w:hAnsi="Times New Roman" w:cs="Times New Roman"/>
                  <w:lang w:val="de-DE"/>
                </w:rPr>
                <w:t>5</w:t>
              </w:r>
            </w:ins>
          </w:p>
        </w:tc>
        <w:tc>
          <w:tcPr>
            <w:tcW w:w="642" w:type="pct"/>
            <w:tcBorders>
              <w:top w:val="single" w:sz="4" w:space="0" w:color="A9A9A9" w:themeColor="accent3"/>
              <w:left w:val="nil"/>
              <w:bottom w:val="single" w:sz="4" w:space="0" w:color="A9A9A9" w:themeColor="accent3"/>
              <w:right w:val="nil"/>
            </w:tcBorders>
          </w:tcPr>
          <w:p w14:paraId="40B7F1AF" w14:textId="7777777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5" w:author="Qiao, Guan Lun (RC-CN DI FA ST&amp;PM SUP IT&amp;EDGE)" w:date="2022-02-07T16:28:00Z"/>
                <w:rFonts w:ascii="Times New Roman" w:eastAsia="Microsoft YaHei UI" w:hAnsi="Times New Roman" w:cs="Times New Roman"/>
                <w:lang w:val="de-DE"/>
              </w:rPr>
            </w:pPr>
            <w:ins w:id="1376" w:author="Qiao, Guan Lun (RC-CN DI FA ST&amp;PM SUP IT&amp;EDGE)" w:date="2022-02-07T16:28:00Z">
              <w:r>
                <w:rPr>
                  <w:rFonts w:ascii="Times New Roman" w:eastAsia="Microsoft YaHei UI" w:hAnsi="Times New Roman" w:cs="Times New Roman"/>
                  <w:lang w:val="de-DE"/>
                </w:rPr>
                <w:t>3.1-1</w:t>
              </w:r>
            </w:ins>
          </w:p>
          <w:p w14:paraId="681C57EC" w14:textId="7777777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7" w:author="Qiao, Guan Lun (RC-CN DI FA ST&amp;PM SUP IT&amp;EDGE)" w:date="2022-02-07T16:44:00Z"/>
                <w:rFonts w:ascii="Times New Roman" w:eastAsia="Microsoft YaHei UI" w:hAnsi="Times New Roman" w:cs="Times New Roman"/>
                <w:lang w:val="de-DE"/>
              </w:rPr>
            </w:pPr>
            <w:ins w:id="1378" w:author="Qiao, Guan Lun (RC-CN DI FA ST&amp;PM SUP IT&amp;EDGE)" w:date="2022-02-07T16:28:00Z">
              <w:r>
                <w:rPr>
                  <w:rFonts w:ascii="Times New Roman" w:eastAsia="Microsoft YaHei UI" w:hAnsi="Times New Roman" w:cs="Times New Roman"/>
                  <w:lang w:val="de-DE"/>
                </w:rPr>
                <w:t>3.1-2</w:t>
              </w:r>
            </w:ins>
          </w:p>
          <w:p w14:paraId="7F9D5204" w14:textId="307D694C"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9" w:author="Qiao, Guan Lun (RC-CN DI FA ST&amp;PM SUP IT&amp;EDGE)" w:date="2022-02-07T16:24:00Z"/>
                <w:rFonts w:ascii="Times New Roman" w:eastAsia="Microsoft YaHei UI" w:hAnsi="Times New Roman" w:cs="Times New Roman"/>
                <w:lang w:val="de-DE"/>
              </w:rPr>
            </w:pPr>
            <w:ins w:id="1380"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3</w:t>
              </w:r>
            </w:ins>
          </w:p>
        </w:tc>
      </w:tr>
      <w:tr w:rsidR="00965BE7" w:rsidRPr="00714BA7" w14:paraId="4D1554C3" w14:textId="77777777" w:rsidTr="0012061B">
        <w:trPr>
          <w:ins w:id="1381"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2BF5107" w14:textId="77777777" w:rsidR="00034BD1" w:rsidRDefault="00034BD1" w:rsidP="00CE1801">
            <w:pPr>
              <w:pStyle w:val="TableText"/>
              <w:rPr>
                <w:ins w:id="1382"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009435F0" w14:textId="00A9E6BD"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83" w:author="Qiao, Guan Lun (RC-CN DI FA ST&amp;PM SUP IT&amp;EDGE)" w:date="2022-02-07T16:28:00Z"/>
                <w:rFonts w:ascii="Times New Roman" w:eastAsia="Microsoft YaHei UI" w:hAnsi="Times New Roman" w:cs="Times New Roman"/>
                <w:lang w:val="de-DE"/>
              </w:rPr>
            </w:pPr>
            <w:ins w:id="1384" w:author="Qiao, Guan Lun (RC-CN DI FA ST&amp;PM SUP IT&amp;EDGE)" w:date="2022-02-07T16:28:00Z">
              <w:r>
                <w:rPr>
                  <w:rFonts w:ascii="Times New Roman" w:eastAsia="Microsoft YaHei UI" w:hAnsi="Times New Roman" w:cs="Times New Roman"/>
                  <w:lang w:val="de-DE"/>
                </w:rPr>
                <w:t>Diagnostics viewer</w:t>
              </w:r>
            </w:ins>
          </w:p>
        </w:tc>
        <w:tc>
          <w:tcPr>
            <w:tcW w:w="377" w:type="pct"/>
            <w:tcBorders>
              <w:top w:val="single" w:sz="4" w:space="0" w:color="A9A9A9" w:themeColor="accent3"/>
              <w:left w:val="nil"/>
              <w:bottom w:val="single" w:sz="4" w:space="0" w:color="A9A9A9" w:themeColor="accent3"/>
              <w:right w:val="nil"/>
            </w:tcBorders>
          </w:tcPr>
          <w:p w14:paraId="50E5FB1A" w14:textId="354A844A"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85" w:author="Qiao, Guan Lun (RC-CN DI FA ST&amp;PM SUP IT&amp;EDGE)" w:date="2022-02-07T16:28:00Z"/>
                <w:rFonts w:ascii="Times New Roman" w:eastAsia="Microsoft YaHei UI" w:hAnsi="Times New Roman" w:cs="Times New Roman"/>
                <w:lang w:val="de-DE"/>
              </w:rPr>
            </w:pPr>
            <w:ins w:id="1386"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21DEE6CA" w14:textId="0DFFD9A4"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87" w:author="Qiao, Guan Lun (RC-CN DI FA ST&amp;PM SUP IT&amp;EDGE)" w:date="2022-02-07T16:28:00Z"/>
                <w:rFonts w:ascii="Times New Roman" w:eastAsia="Microsoft YaHei UI" w:hAnsi="Times New Roman" w:cs="Times New Roman"/>
                <w:lang w:val="de-DE"/>
              </w:rPr>
            </w:pPr>
            <w:ins w:id="1388"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right w:val="nil"/>
            </w:tcBorders>
          </w:tcPr>
          <w:p w14:paraId="7F488BA7"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89"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D226F52" w14:textId="6DD1D974"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90" w:author="Qiao, Guan Lun (RC-CN DI FA ST&amp;PM SUP IT&amp;EDGE)" w:date="2022-02-07T16:28:00Z"/>
                <w:rFonts w:ascii="Times New Roman" w:eastAsia="Microsoft YaHei UI" w:hAnsi="Times New Roman" w:cs="Times New Roman"/>
                <w:lang w:val="de-DE"/>
              </w:rPr>
            </w:pPr>
            <w:ins w:id="1391" w:author="Qiao, Guan Lun (RC-CN DI FA ST&amp;PM SUP IT&amp;EDGE)" w:date="2022-02-07T16:30:00Z">
              <w:r>
                <w:rPr>
                  <w:rFonts w:ascii="Times New Roman" w:eastAsia="Microsoft YaHei UI" w:hAnsi="Times New Roman" w:cs="Times New Roman"/>
                  <w:lang w:val="de-DE"/>
                </w:rPr>
                <w:t>3.1-1</w:t>
              </w:r>
            </w:ins>
          </w:p>
        </w:tc>
      </w:tr>
      <w:tr w:rsidR="00965BE7" w:rsidRPr="00714BA7" w14:paraId="63675D3B" w14:textId="77777777" w:rsidTr="0012061B">
        <w:trPr>
          <w:ins w:id="1392"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3ADAEFA7" w14:textId="77777777" w:rsidR="00034BD1" w:rsidRDefault="00034BD1" w:rsidP="00CE1801">
            <w:pPr>
              <w:pStyle w:val="TableText"/>
              <w:rPr>
                <w:ins w:id="1393"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C289AC7" w14:textId="3CFEAE6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94" w:author="Qiao, Guan Lun (RC-CN DI FA ST&amp;PM SUP IT&amp;EDGE)" w:date="2022-02-07T16:28:00Z"/>
                <w:rFonts w:ascii="Times New Roman" w:eastAsia="Microsoft YaHei UI" w:hAnsi="Times New Roman" w:cs="Times New Roman"/>
                <w:lang w:val="de-DE"/>
              </w:rPr>
            </w:pPr>
            <w:ins w:id="1395" w:author="Qiao, Guan Lun (RC-CN DI FA ST&amp;PM SUP IT&amp;EDGE)" w:date="2022-02-07T16:28:00Z">
              <w:r>
                <w:rPr>
                  <w:rFonts w:ascii="Times New Roman" w:eastAsia="Microsoft YaHei UI" w:hAnsi="Times New Roman" w:cs="Times New Roman"/>
                  <w:lang w:val="de-DE"/>
                </w:rPr>
                <w:t>Log reader</w:t>
              </w:r>
            </w:ins>
          </w:p>
        </w:tc>
        <w:tc>
          <w:tcPr>
            <w:tcW w:w="377" w:type="pct"/>
            <w:tcBorders>
              <w:top w:val="single" w:sz="4" w:space="0" w:color="A9A9A9" w:themeColor="accent3"/>
              <w:left w:val="nil"/>
              <w:bottom w:val="single" w:sz="4" w:space="0" w:color="A9A9A9" w:themeColor="accent3"/>
              <w:right w:val="nil"/>
            </w:tcBorders>
          </w:tcPr>
          <w:p w14:paraId="3CC6BE94" w14:textId="67F6D20B"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96" w:author="Qiao, Guan Lun (RC-CN DI FA ST&amp;PM SUP IT&amp;EDGE)" w:date="2022-02-07T16:28:00Z"/>
                <w:rFonts w:ascii="Times New Roman" w:eastAsia="Microsoft YaHei UI" w:hAnsi="Times New Roman" w:cs="Times New Roman"/>
                <w:lang w:val="de-DE"/>
              </w:rPr>
            </w:pPr>
            <w:ins w:id="1397"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2F89F807" w14:textId="7309A39C"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98" w:author="Qiao, Guan Lun (RC-CN DI FA ST&amp;PM SUP IT&amp;EDGE)" w:date="2022-02-07T16:28:00Z"/>
                <w:rFonts w:ascii="Times New Roman" w:eastAsia="Microsoft YaHei UI" w:hAnsi="Times New Roman" w:cs="Times New Roman"/>
                <w:lang w:val="de-DE"/>
              </w:rPr>
            </w:pPr>
            <w:ins w:id="1399"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right w:val="nil"/>
            </w:tcBorders>
          </w:tcPr>
          <w:p w14:paraId="5AFCEA3A"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00"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3B28A10" w14:textId="24290B45"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01" w:author="Qiao, Guan Lun (RC-CN DI FA ST&amp;PM SUP IT&amp;EDGE)" w:date="2022-02-07T16:28:00Z"/>
                <w:rFonts w:ascii="Times New Roman" w:eastAsia="Microsoft YaHei UI" w:hAnsi="Times New Roman" w:cs="Times New Roman"/>
                <w:lang w:val="de-DE"/>
              </w:rPr>
            </w:pPr>
            <w:ins w:id="1402" w:author="Qiao, Guan Lun (RC-CN DI FA ST&amp;PM SUP IT&amp;EDGE)" w:date="2022-02-07T16:30:00Z">
              <w:r>
                <w:rPr>
                  <w:rFonts w:ascii="Times New Roman" w:eastAsia="Microsoft YaHei UI" w:hAnsi="Times New Roman" w:cs="Times New Roman"/>
                  <w:lang w:val="de-DE"/>
                </w:rPr>
                <w:t>3.1-1</w:t>
              </w:r>
            </w:ins>
          </w:p>
        </w:tc>
      </w:tr>
      <w:tr w:rsidR="00965BE7" w:rsidRPr="00714BA7" w14:paraId="4C5EFB27" w14:textId="77777777" w:rsidTr="0012061B">
        <w:trPr>
          <w:ins w:id="1403"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0B56E33D" w14:textId="77777777" w:rsidR="00034BD1" w:rsidRDefault="00034BD1" w:rsidP="00CE1801">
            <w:pPr>
              <w:pStyle w:val="TableText"/>
              <w:rPr>
                <w:ins w:id="1404"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1F585B27" w14:textId="74746720"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05" w:author="Qiao, Guan Lun (RC-CN DI FA ST&amp;PM SUP IT&amp;EDGE)" w:date="2022-02-07T16:28:00Z"/>
                <w:rFonts w:ascii="Times New Roman" w:eastAsia="Microsoft YaHei UI" w:hAnsi="Times New Roman" w:cs="Times New Roman"/>
                <w:lang w:val="de-DE"/>
              </w:rPr>
            </w:pPr>
            <w:ins w:id="1406" w:author="Qiao, Guan Lun (RC-CN DI FA ST&amp;PM SUP IT&amp;EDGE)" w:date="2022-02-07T16:29:00Z">
              <w:r>
                <w:rPr>
                  <w:rFonts w:ascii="Times New Roman" w:eastAsia="Microsoft YaHei UI" w:hAnsi="Times New Roman" w:cs="Times New Roman"/>
                  <w:lang w:val="de-DE"/>
                </w:rPr>
                <w:t>Message structure view</w:t>
              </w:r>
            </w:ins>
          </w:p>
        </w:tc>
        <w:tc>
          <w:tcPr>
            <w:tcW w:w="377" w:type="pct"/>
            <w:tcBorders>
              <w:top w:val="single" w:sz="4" w:space="0" w:color="A9A9A9" w:themeColor="accent3"/>
              <w:left w:val="nil"/>
              <w:bottom w:val="single" w:sz="4" w:space="0" w:color="A9A9A9" w:themeColor="accent3"/>
              <w:right w:val="nil"/>
            </w:tcBorders>
          </w:tcPr>
          <w:p w14:paraId="1BAD9F4B" w14:textId="4E13D716"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07" w:author="Qiao, Guan Lun (RC-CN DI FA ST&amp;PM SUP IT&amp;EDGE)" w:date="2022-02-07T16:28:00Z"/>
                <w:rFonts w:ascii="Times New Roman" w:eastAsia="Microsoft YaHei UI" w:hAnsi="Times New Roman" w:cs="Times New Roman"/>
                <w:lang w:val="de-DE"/>
              </w:rPr>
            </w:pPr>
            <w:ins w:id="1408" w:author="Qiao, Guan Lun (RC-CN DI FA ST&amp;PM SUP IT&amp;EDGE)" w:date="2022-02-07T16:41: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EC4B598" w14:textId="476124B0"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409" w:author="Qiao, Guan Lun (RC-CN DI FA ST&amp;PM SUP IT&amp;EDGE)" w:date="2022-02-07T16:28:00Z"/>
                <w:rFonts w:ascii="Times New Roman" w:eastAsia="Microsoft YaHei UI" w:hAnsi="Times New Roman" w:cs="Times New Roman"/>
                <w:lang w:val="de-DE"/>
              </w:rPr>
            </w:pPr>
            <w:ins w:id="1410"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0B776EA6"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11"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7FDC9577" w14:textId="38A6D673"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412" w:author="Qiao, Guan Lun (RC-CN DI FA ST&amp;PM SUP IT&amp;EDGE)" w:date="2022-02-07T16:28:00Z"/>
                <w:rFonts w:ascii="Times New Roman" w:eastAsia="Microsoft YaHei UI" w:hAnsi="Times New Roman" w:cs="Times New Roman"/>
                <w:lang w:val="de-DE"/>
              </w:rPr>
            </w:pPr>
            <w:ins w:id="1413" w:author="Qiao, Guan Lun (RC-CN DI FA ST&amp;PM SUP IT&amp;EDGE)" w:date="2022-02-07T16:30:00Z">
              <w:r>
                <w:rPr>
                  <w:rFonts w:ascii="Times New Roman" w:eastAsia="Microsoft YaHei UI" w:hAnsi="Times New Roman" w:cs="Times New Roman"/>
                  <w:lang w:val="de-DE"/>
                </w:rPr>
                <w:t>3.1-1</w:t>
              </w:r>
            </w:ins>
          </w:p>
        </w:tc>
      </w:tr>
      <w:tr w:rsidR="00965BE7" w:rsidRPr="00714BA7" w14:paraId="0E508433" w14:textId="77777777" w:rsidTr="00476EEE">
        <w:trPr>
          <w:ins w:id="1414" w:author="Qiao, Guan Lun (RC-CN DI FA ST&amp;PM SUP IT&amp;EDGE)" w:date="2022-02-07T16:18: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5F7997E5" w14:textId="3E725D1F" w:rsidR="0060275C" w:rsidRPr="005B05E1" w:rsidRDefault="0060275C" w:rsidP="00CE1801">
            <w:pPr>
              <w:pStyle w:val="TableText"/>
              <w:rPr>
                <w:ins w:id="1415" w:author="Qiao, Guan Lun (RC-CN DI FA ST&amp;PM SUP IT&amp;EDGE)" w:date="2022-02-07T16:18:00Z"/>
                <w:rFonts w:ascii="Times New Roman" w:eastAsia="Microsoft YaHei UI" w:hAnsi="Times New Roman" w:cs="Times New Roman"/>
                <w:lang w:val="de-DE"/>
              </w:rPr>
            </w:pPr>
            <w:ins w:id="1416" w:author="Qiao, Guan Lun (RC-CN DI FA ST&amp;PM SUP IT&amp;EDGE)" w:date="2022-02-07T16:21:00Z">
              <w:r>
                <w:rPr>
                  <w:rFonts w:ascii="Times New Roman" w:eastAsia="Microsoft YaHei UI" w:hAnsi="Times New Roman" w:cs="Times New Roman" w:hint="eastAsia"/>
                  <w:lang w:val="de-DE" w:eastAsia="zh-CN"/>
                </w:rPr>
                <w:t>用户管理</w:t>
              </w:r>
            </w:ins>
          </w:p>
        </w:tc>
        <w:tc>
          <w:tcPr>
            <w:tcW w:w="1299" w:type="pct"/>
            <w:tcBorders>
              <w:top w:val="single" w:sz="4" w:space="0" w:color="A9A9A9" w:themeColor="accent3"/>
              <w:left w:val="nil"/>
              <w:bottom w:val="single" w:sz="4" w:space="0" w:color="A9A9A9" w:themeColor="accent3"/>
              <w:right w:val="nil"/>
            </w:tcBorders>
          </w:tcPr>
          <w:p w14:paraId="56C5158A" w14:textId="618D70CB"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7" w:author="Qiao, Guan Lun (RC-CN DI FA ST&amp;PM SUP IT&amp;EDGE)" w:date="2022-02-07T16:18:00Z"/>
                <w:rFonts w:ascii="Times New Roman" w:eastAsia="Microsoft YaHei UI" w:hAnsi="Times New Roman" w:cs="Times New Roman"/>
                <w:lang w:val="de-DE"/>
              </w:rPr>
            </w:pPr>
            <w:ins w:id="1418" w:author="Qiao, Guan Lun (RC-CN DI FA ST&amp;PM SUP IT&amp;EDGE)" w:date="2022-02-07T16:37:00Z">
              <w:r>
                <w:rPr>
                  <w:rFonts w:ascii="Times New Roman" w:eastAsia="Microsoft YaHei UI" w:hAnsi="Times New Roman" w:cs="Times New Roman" w:hint="eastAsia"/>
                  <w:lang w:val="de-DE" w:eastAsia="zh-CN"/>
                </w:rPr>
                <w:t>个人信息修改</w:t>
              </w:r>
            </w:ins>
          </w:p>
        </w:tc>
        <w:tc>
          <w:tcPr>
            <w:tcW w:w="377" w:type="pct"/>
            <w:tcBorders>
              <w:top w:val="single" w:sz="4" w:space="0" w:color="A9A9A9" w:themeColor="accent3"/>
              <w:left w:val="nil"/>
              <w:bottom w:val="single" w:sz="4" w:space="0" w:color="A9A9A9" w:themeColor="accent3"/>
              <w:right w:val="nil"/>
            </w:tcBorders>
          </w:tcPr>
          <w:p w14:paraId="61D837CE" w14:textId="7ED37E50"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9" w:author="Qiao, Guan Lun (RC-CN DI FA ST&amp;PM SUP IT&amp;EDGE)" w:date="2022-02-07T16:18:00Z"/>
                <w:rFonts w:ascii="Times New Roman" w:eastAsia="Microsoft YaHei UI" w:hAnsi="Times New Roman" w:cs="Times New Roman"/>
                <w:lang w:val="de-DE"/>
              </w:rPr>
            </w:pPr>
            <w:ins w:id="1420" w:author="Qiao, Guan Lun (RC-CN DI FA ST&amp;PM SUP IT&amp;EDGE)" w:date="2022-02-07T16:41: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EE1D086" w14:textId="48040FC6" w:rsidR="0060275C" w:rsidRPr="005B05E1" w:rsidRDefault="006B01EC" w:rsidP="00CE1801">
            <w:pPr>
              <w:pStyle w:val="TableText"/>
              <w:cnfStyle w:val="000000000000" w:firstRow="0" w:lastRow="0" w:firstColumn="0" w:lastColumn="0" w:oddVBand="0" w:evenVBand="0" w:oddHBand="0" w:evenHBand="0" w:firstRowFirstColumn="0" w:firstRowLastColumn="0" w:lastRowFirstColumn="0" w:lastRowLastColumn="0"/>
              <w:rPr>
                <w:ins w:id="1421" w:author="Qiao, Guan Lun (RC-CN DI FA ST&amp;PM SUP IT&amp;EDGE)" w:date="2022-02-07T16:18:00Z"/>
                <w:rFonts w:ascii="Times New Roman" w:eastAsia="Microsoft YaHei UI" w:hAnsi="Times New Roman" w:cs="Times New Roman"/>
                <w:lang w:val="de-DE"/>
              </w:rPr>
            </w:pPr>
            <w:ins w:id="1422" w:author="Qiao, Guan Lun (RC-CN DI FA ST&amp;PM SUP IT&amp;EDGE)" w:date="2022-02-08T09:45: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80973BA" w14:textId="60B468EC"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3" w:author="Qiao, Guan Lun (RC-CN DI FA ST&amp;PM SUP IT&amp;EDGE)" w:date="2022-02-07T16:18:00Z"/>
                <w:rFonts w:ascii="Times New Roman" w:eastAsia="Microsoft YaHei UI" w:hAnsi="Times New Roman" w:cs="Times New Roman"/>
                <w:lang w:val="de-DE"/>
              </w:rPr>
            </w:pPr>
            <w:ins w:id="1424" w:author="Qiao, Guan Lun (RC-CN DI FA ST&amp;PM SUP IT&amp;EDGE)" w:date="2022-02-07T16:50:00Z">
              <w:r>
                <w:rPr>
                  <w:rFonts w:ascii="Times New Roman" w:eastAsia="Microsoft YaHei UI" w:hAnsi="Times New Roman" w:cs="Times New Roman"/>
                  <w:lang w:val="de-DE"/>
                </w:rPr>
                <w:t xml:space="preserve">Step </w:t>
              </w:r>
            </w:ins>
            <w:ins w:id="1425" w:author="Qiao, Guan Lun (RC-CN DI FA ST&amp;PM SUP IT&amp;EDGE)" w:date="2022-02-07T16:52:00Z">
              <w:r w:rsidR="0056606C">
                <w:rPr>
                  <w:rFonts w:ascii="Times New Roman" w:eastAsia="Microsoft YaHei UI" w:hAnsi="Times New Roman" w:cs="Times New Roman"/>
                  <w:lang w:val="de-DE"/>
                </w:rPr>
                <w:t>5</w:t>
              </w:r>
            </w:ins>
          </w:p>
        </w:tc>
        <w:tc>
          <w:tcPr>
            <w:tcW w:w="642" w:type="pct"/>
            <w:tcBorders>
              <w:top w:val="single" w:sz="4" w:space="0" w:color="A9A9A9" w:themeColor="accent3"/>
              <w:left w:val="nil"/>
              <w:bottom w:val="single" w:sz="4" w:space="0" w:color="A9A9A9" w:themeColor="accent3"/>
              <w:right w:val="nil"/>
            </w:tcBorders>
          </w:tcPr>
          <w:p w14:paraId="1DA9989D"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6" w:author="Qiao, Guan Lun (RC-CN DI FA ST&amp;PM SUP IT&amp;EDGE)" w:date="2022-02-07T16:18:00Z"/>
                <w:rFonts w:ascii="Times New Roman" w:eastAsia="Microsoft YaHei UI" w:hAnsi="Times New Roman" w:cs="Times New Roman"/>
                <w:lang w:val="de-DE"/>
              </w:rPr>
            </w:pPr>
          </w:p>
        </w:tc>
      </w:tr>
      <w:tr w:rsidR="00965BE7" w:rsidRPr="00714BA7" w14:paraId="703AF2F1" w14:textId="77777777" w:rsidTr="00476EEE">
        <w:trPr>
          <w:ins w:id="1427"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43648395" w14:textId="77777777" w:rsidR="0060275C" w:rsidRDefault="0060275C" w:rsidP="00CE1801">
            <w:pPr>
              <w:pStyle w:val="TableText"/>
              <w:rPr>
                <w:ins w:id="1428"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0218BA7B" w14:textId="266E82AB"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9" w:author="Qiao, Guan Lun (RC-CN DI FA ST&amp;PM SUP IT&amp;EDGE)" w:date="2022-02-07T16:37:00Z"/>
                <w:rFonts w:ascii="Times New Roman" w:eastAsia="Microsoft YaHei UI" w:hAnsi="Times New Roman" w:cs="Times New Roman"/>
                <w:lang w:val="de-DE"/>
              </w:rPr>
            </w:pPr>
            <w:ins w:id="1430" w:author="Qiao, Guan Lun (RC-CN DI FA ST&amp;PM SUP IT&amp;EDGE)" w:date="2022-02-07T16:37:00Z">
              <w:r>
                <w:rPr>
                  <w:rFonts w:ascii="Times New Roman" w:eastAsia="Microsoft YaHei UI" w:hAnsi="Times New Roman" w:cs="Times New Roman" w:hint="eastAsia"/>
                  <w:lang w:val="de-DE" w:eastAsia="zh-CN"/>
                </w:rPr>
                <w:t>用户注销</w:t>
              </w:r>
            </w:ins>
          </w:p>
        </w:tc>
        <w:tc>
          <w:tcPr>
            <w:tcW w:w="377" w:type="pct"/>
            <w:tcBorders>
              <w:top w:val="single" w:sz="4" w:space="0" w:color="A9A9A9" w:themeColor="accent3"/>
              <w:left w:val="nil"/>
              <w:bottom w:val="single" w:sz="4" w:space="0" w:color="A9A9A9" w:themeColor="accent3"/>
              <w:right w:val="nil"/>
            </w:tcBorders>
          </w:tcPr>
          <w:p w14:paraId="09B6C1E0" w14:textId="5E3E94DD"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31" w:author="Qiao, Guan Lun (RC-CN DI FA ST&amp;PM SUP IT&amp;EDGE)" w:date="2022-02-07T16:37:00Z"/>
                <w:rFonts w:ascii="Times New Roman" w:eastAsia="Microsoft YaHei UI" w:hAnsi="Times New Roman" w:cs="Times New Roman"/>
                <w:lang w:val="de-DE"/>
              </w:rPr>
            </w:pPr>
            <w:ins w:id="1432" w:author="Qiao, Guan Lun (RC-CN DI FA ST&amp;PM SUP IT&amp;EDGE)" w:date="2022-02-07T16:41: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433862E7" w14:textId="23231923" w:rsidR="0060275C" w:rsidRPr="005B05E1" w:rsidRDefault="006B01EC" w:rsidP="00CE1801">
            <w:pPr>
              <w:pStyle w:val="TableText"/>
              <w:cnfStyle w:val="000000000000" w:firstRow="0" w:lastRow="0" w:firstColumn="0" w:lastColumn="0" w:oddVBand="0" w:evenVBand="0" w:oddHBand="0" w:evenHBand="0" w:firstRowFirstColumn="0" w:firstRowLastColumn="0" w:lastRowFirstColumn="0" w:lastRowLastColumn="0"/>
              <w:rPr>
                <w:ins w:id="1433" w:author="Qiao, Guan Lun (RC-CN DI FA ST&amp;PM SUP IT&amp;EDGE)" w:date="2022-02-07T16:37:00Z"/>
                <w:rFonts w:ascii="Times New Roman" w:eastAsia="Microsoft YaHei UI" w:hAnsi="Times New Roman" w:cs="Times New Roman"/>
                <w:lang w:val="de-DE"/>
              </w:rPr>
            </w:pPr>
            <w:ins w:id="1434" w:author="Qiao, Guan Lun (RC-CN DI FA ST&amp;PM SUP IT&amp;EDGE)" w:date="2022-02-08T09:45: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65370F0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35"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C4939C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36" w:author="Qiao, Guan Lun (RC-CN DI FA ST&amp;PM SUP IT&amp;EDGE)" w:date="2022-02-07T16:37:00Z"/>
                <w:rFonts w:ascii="Times New Roman" w:eastAsia="Microsoft YaHei UI" w:hAnsi="Times New Roman" w:cs="Times New Roman"/>
                <w:lang w:val="de-DE"/>
              </w:rPr>
            </w:pPr>
          </w:p>
        </w:tc>
      </w:tr>
      <w:tr w:rsidR="00965BE7" w:rsidRPr="00714BA7" w14:paraId="2124067F" w14:textId="77777777" w:rsidTr="00476EEE">
        <w:trPr>
          <w:ins w:id="1437"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3C5A21A" w14:textId="77777777" w:rsidR="0060275C" w:rsidRDefault="0060275C" w:rsidP="00CE1801">
            <w:pPr>
              <w:pStyle w:val="TableText"/>
              <w:rPr>
                <w:ins w:id="1438"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FE87551" w14:textId="0764BACF"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39" w:author="Qiao, Guan Lun (RC-CN DI FA ST&amp;PM SUP IT&amp;EDGE)" w:date="2022-02-07T16:37:00Z"/>
                <w:rFonts w:ascii="Times New Roman" w:eastAsia="Microsoft YaHei UI" w:hAnsi="Times New Roman" w:cs="Times New Roman"/>
                <w:lang w:val="de-DE"/>
              </w:rPr>
            </w:pPr>
            <w:ins w:id="1440" w:author="Qiao, Guan Lun (RC-CN DI FA ST&amp;PM SUP IT&amp;EDGE)" w:date="2022-02-07T16:37:00Z">
              <w:r>
                <w:rPr>
                  <w:rFonts w:ascii="Times New Roman" w:eastAsia="Microsoft YaHei UI" w:hAnsi="Times New Roman" w:cs="Times New Roman" w:hint="eastAsia"/>
                  <w:lang w:val="de-DE" w:eastAsia="zh-CN"/>
                </w:rPr>
                <w:t>用户信息</w:t>
              </w:r>
            </w:ins>
            <w:ins w:id="1441" w:author="Qiao, Guan Lun (RC-CN DI FA ST&amp;PM SUP IT&amp;EDGE)" w:date="2022-02-07T16:38:00Z">
              <w:r>
                <w:rPr>
                  <w:rFonts w:ascii="Times New Roman" w:eastAsia="Microsoft YaHei UI" w:hAnsi="Times New Roman" w:cs="Times New Roman" w:hint="eastAsia"/>
                  <w:lang w:val="de-DE" w:eastAsia="zh-CN"/>
                </w:rPr>
                <w:t>修改</w:t>
              </w:r>
            </w:ins>
          </w:p>
        </w:tc>
        <w:tc>
          <w:tcPr>
            <w:tcW w:w="377" w:type="pct"/>
            <w:tcBorders>
              <w:top w:val="single" w:sz="4" w:space="0" w:color="A9A9A9" w:themeColor="accent3"/>
              <w:left w:val="nil"/>
              <w:bottom w:val="single" w:sz="4" w:space="0" w:color="A9A9A9" w:themeColor="accent3"/>
              <w:right w:val="nil"/>
            </w:tcBorders>
          </w:tcPr>
          <w:p w14:paraId="23E99545" w14:textId="71A09668"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42" w:author="Qiao, Guan Lun (RC-CN DI FA ST&amp;PM SUP IT&amp;EDGE)" w:date="2022-02-07T16:37:00Z"/>
                <w:rFonts w:ascii="Times New Roman" w:eastAsia="Microsoft YaHei UI" w:hAnsi="Times New Roman" w:cs="Times New Roman"/>
                <w:lang w:val="de-DE"/>
              </w:rPr>
            </w:pPr>
            <w:ins w:id="1443"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531040AC" w14:textId="48502BD9"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44" w:author="Qiao, Guan Lun (RC-CN DI FA ST&amp;PM SUP IT&amp;EDGE)" w:date="2022-02-07T16:37:00Z"/>
                <w:rFonts w:ascii="Times New Roman" w:eastAsia="Microsoft YaHei UI" w:hAnsi="Times New Roman" w:cs="Times New Roman"/>
                <w:lang w:val="de-DE"/>
              </w:rPr>
            </w:pPr>
            <w:ins w:id="1445"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318DE0B3"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46"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2AF2012E"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47" w:author="Qiao, Guan Lun (RC-CN DI FA ST&amp;PM SUP IT&amp;EDGE)" w:date="2022-02-07T16:37:00Z"/>
                <w:rFonts w:ascii="Times New Roman" w:eastAsia="Microsoft YaHei UI" w:hAnsi="Times New Roman" w:cs="Times New Roman"/>
                <w:lang w:val="de-DE"/>
              </w:rPr>
            </w:pPr>
          </w:p>
        </w:tc>
      </w:tr>
      <w:tr w:rsidR="00965BE7" w:rsidRPr="00714BA7" w14:paraId="1DD1EC30" w14:textId="77777777" w:rsidTr="00476EEE">
        <w:trPr>
          <w:ins w:id="1448"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8" w:space="0" w:color="auto"/>
              <w:right w:val="nil"/>
            </w:tcBorders>
          </w:tcPr>
          <w:p w14:paraId="3F57C266" w14:textId="77777777" w:rsidR="0060275C" w:rsidRDefault="0060275C" w:rsidP="00CE1801">
            <w:pPr>
              <w:pStyle w:val="TableText"/>
              <w:rPr>
                <w:ins w:id="1449"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8" w:space="0" w:color="auto"/>
              <w:right w:val="nil"/>
            </w:tcBorders>
          </w:tcPr>
          <w:p w14:paraId="24C9A643" w14:textId="660C9D55"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50" w:author="Qiao, Guan Lun (RC-CN DI FA ST&amp;PM SUP IT&amp;EDGE)" w:date="2022-02-07T16:37:00Z"/>
                <w:rFonts w:ascii="Times New Roman" w:eastAsia="Microsoft YaHei UI" w:hAnsi="Times New Roman" w:cs="Times New Roman"/>
                <w:lang w:val="de-DE"/>
              </w:rPr>
            </w:pPr>
            <w:ins w:id="1451" w:author="Qiao, Guan Lun (RC-CN DI FA ST&amp;PM SUP IT&amp;EDGE)" w:date="2022-02-07T16:38:00Z">
              <w:r>
                <w:rPr>
                  <w:rFonts w:ascii="Times New Roman" w:eastAsia="Microsoft YaHei UI" w:hAnsi="Times New Roman" w:cs="Times New Roman" w:hint="eastAsia"/>
                  <w:lang w:val="de-DE" w:eastAsia="zh-CN"/>
                </w:rPr>
                <w:t>用户删除</w:t>
              </w:r>
            </w:ins>
          </w:p>
        </w:tc>
        <w:tc>
          <w:tcPr>
            <w:tcW w:w="377" w:type="pct"/>
            <w:tcBorders>
              <w:top w:val="single" w:sz="4" w:space="0" w:color="A9A9A9" w:themeColor="accent3"/>
              <w:left w:val="nil"/>
              <w:bottom w:val="single" w:sz="8" w:space="0" w:color="auto"/>
              <w:right w:val="nil"/>
            </w:tcBorders>
          </w:tcPr>
          <w:p w14:paraId="66FC1EB2" w14:textId="452B61C1"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52" w:author="Qiao, Guan Lun (RC-CN DI FA ST&amp;PM SUP IT&amp;EDGE)" w:date="2022-02-07T16:37:00Z"/>
                <w:rFonts w:ascii="Times New Roman" w:eastAsia="Microsoft YaHei UI" w:hAnsi="Times New Roman" w:cs="Times New Roman"/>
                <w:lang w:val="de-DE"/>
              </w:rPr>
            </w:pPr>
            <w:ins w:id="1453"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8" w:space="0" w:color="auto"/>
              <w:right w:val="nil"/>
            </w:tcBorders>
          </w:tcPr>
          <w:p w14:paraId="71328201" w14:textId="4623D4D1"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54" w:author="Qiao, Guan Lun (RC-CN DI FA ST&amp;PM SUP IT&amp;EDGE)" w:date="2022-02-07T16:37:00Z"/>
                <w:rFonts w:ascii="Times New Roman" w:eastAsia="Microsoft YaHei UI" w:hAnsi="Times New Roman" w:cs="Times New Roman"/>
                <w:lang w:val="de-DE"/>
              </w:rPr>
            </w:pPr>
            <w:ins w:id="1455"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8" w:space="0" w:color="auto"/>
              <w:right w:val="nil"/>
            </w:tcBorders>
          </w:tcPr>
          <w:p w14:paraId="39B25D6B"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56"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8" w:space="0" w:color="auto"/>
              <w:right w:val="nil"/>
            </w:tcBorders>
          </w:tcPr>
          <w:p w14:paraId="0AB6B1D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57" w:author="Qiao, Guan Lun (RC-CN DI FA ST&amp;PM SUP IT&amp;EDGE)" w:date="2022-02-07T16:37:00Z"/>
                <w:rFonts w:ascii="Times New Roman" w:eastAsia="Microsoft YaHei UI" w:hAnsi="Times New Roman" w:cs="Times New Roman"/>
                <w:lang w:val="de-DE"/>
              </w:rPr>
            </w:pPr>
          </w:p>
        </w:tc>
      </w:tr>
    </w:tbl>
    <w:p w14:paraId="234EE5BB" w14:textId="77777777" w:rsidR="00CE1801" w:rsidRPr="00EC6AD1" w:rsidRDefault="00CE1801" w:rsidP="00CE1801">
      <w:pPr>
        <w:pStyle w:val="Num1"/>
        <w:numPr>
          <w:ilvl w:val="0"/>
          <w:numId w:val="0"/>
        </w:numPr>
        <w:ind w:left="284"/>
        <w:rPr>
          <w:ins w:id="1458" w:author="Qiao, Guan Lun (RC-CN DI FA ST&amp;PM SUP IT&amp;EDGE)" w:date="2022-02-07T16:43:00Z"/>
          <w:rFonts w:ascii="Times New Roman" w:eastAsia="Microsoft YaHei UI" w:hAnsi="Times New Roman" w:cs="Times New Roman"/>
          <w:highlight w:val="yellow"/>
          <w:lang w:eastAsia="zh-CN"/>
        </w:rPr>
      </w:pPr>
      <w:ins w:id="1459" w:author="Qiao, Guan Lun (RC-CN DI FA ST&amp;PM SUP IT&amp;EDGE)" w:date="2022-02-07T16:43:00Z">
        <w:r w:rsidRPr="00EC6AD1">
          <w:rPr>
            <w:rFonts w:ascii="Times New Roman" w:eastAsia="Microsoft YaHei UI" w:hAnsi="Times New Roman" w:cs="Times New Roman"/>
            <w:highlight w:val="yellow"/>
            <w:lang w:eastAsia="zh-CN"/>
          </w:rPr>
          <w:t>注：</w:t>
        </w:r>
      </w:ins>
    </w:p>
    <w:p w14:paraId="61655EBC" w14:textId="265180B8" w:rsidR="001F50A0" w:rsidRDefault="00CE1801" w:rsidP="00CE1801">
      <w:pPr>
        <w:pStyle w:val="Num1"/>
        <w:numPr>
          <w:ilvl w:val="0"/>
          <w:numId w:val="70"/>
        </w:numPr>
        <w:rPr>
          <w:ins w:id="1460" w:author="Qiao, Guan Lun (RC-CN DI FA ST&amp;PM SUP IT&amp;EDGE)" w:date="2022-02-08T08:36:00Z"/>
          <w:rFonts w:ascii="Times New Roman" w:eastAsia="Microsoft YaHei UI" w:hAnsi="Times New Roman" w:cs="Times New Roman"/>
          <w:highlight w:val="yellow"/>
          <w:lang w:eastAsia="zh-CN"/>
        </w:rPr>
      </w:pPr>
      <w:ins w:id="1461" w:author="Qiao, Guan Lun (RC-CN DI FA ST&amp;PM SUP IT&amp;EDGE)" w:date="2022-02-07T16:43:00Z">
        <w:r w:rsidRPr="00EC6AD1">
          <w:rPr>
            <w:rFonts w:ascii="Times New Roman" w:eastAsia="Microsoft YaHei UI" w:hAnsi="Times New Roman" w:cs="Times New Roman"/>
            <w:highlight w:val="yellow"/>
            <w:lang w:eastAsia="zh-CN"/>
          </w:rPr>
          <w:lastRenderedPageBreak/>
          <w:t>APP</w:t>
        </w:r>
        <w:r w:rsidRPr="00EC6AD1">
          <w:rPr>
            <w:rFonts w:ascii="Times New Roman" w:eastAsia="Microsoft YaHei UI" w:hAnsi="Times New Roman" w:cs="Times New Roman" w:hint="eastAsia"/>
            <w:highlight w:val="yellow"/>
            <w:lang w:eastAsia="zh-CN"/>
          </w:rPr>
          <w:t>的用户权限</w:t>
        </w:r>
      </w:ins>
      <w:ins w:id="1462" w:author="Qiao, Guan Lun (RC-CN DI FA ST&amp;PM SUP IT&amp;EDGE)" w:date="2022-02-08T08:36:00Z">
        <w:r w:rsidR="00645DEA">
          <w:rPr>
            <w:rFonts w:ascii="Times New Roman" w:eastAsia="Microsoft YaHei UI" w:hAnsi="Times New Roman" w:cs="Times New Roman" w:hint="eastAsia"/>
            <w:highlight w:val="yellow"/>
            <w:lang w:eastAsia="zh-CN"/>
          </w:rPr>
          <w:t>从高到低</w:t>
        </w:r>
      </w:ins>
      <w:ins w:id="1463" w:author="Qiao, Guan Lun (RC-CN DI FA ST&amp;PM SUP IT&amp;EDGE)" w:date="2022-02-07T16:44:00Z">
        <w:r w:rsidRPr="00EC6AD1">
          <w:rPr>
            <w:rFonts w:ascii="Times New Roman" w:eastAsia="Microsoft YaHei UI" w:hAnsi="Times New Roman" w:cs="Times New Roman" w:hint="eastAsia"/>
            <w:highlight w:val="yellow"/>
            <w:lang w:eastAsia="zh-CN"/>
            <w:rPrChange w:id="1464" w:author="Qiao, Guan Lun (RC-CN DI FA ST&amp;PM SUP IT&amp;EDGE)" w:date="2022-02-07T16:47:00Z">
              <w:rPr>
                <w:rFonts w:ascii="Times New Roman" w:eastAsia="Microsoft YaHei UI" w:hAnsi="Times New Roman" w:cs="Times New Roman" w:hint="eastAsia"/>
                <w:lang w:eastAsia="zh-CN"/>
              </w:rPr>
            </w:rPrChange>
          </w:rPr>
          <w:t>暂分为</w:t>
        </w:r>
      </w:ins>
      <w:ins w:id="1465" w:author="Qiao, Guan Lun (RC-CN DI FA ST&amp;PM SUP IT&amp;EDGE)" w:date="2022-02-07T16:46:00Z">
        <w:r w:rsidR="00F41241" w:rsidRPr="00EC6AD1">
          <w:rPr>
            <w:rFonts w:ascii="Times New Roman" w:eastAsia="Microsoft YaHei UI" w:hAnsi="Times New Roman" w:cs="Times New Roman"/>
            <w:highlight w:val="yellow"/>
            <w:lang w:eastAsia="zh-CN"/>
            <w:rPrChange w:id="1466" w:author="Qiao, Guan Lun (RC-CN DI FA ST&amp;PM SUP IT&amp;EDGE)" w:date="2022-02-07T16:47:00Z">
              <w:rPr>
                <w:rFonts w:ascii="Times New Roman" w:eastAsia="Microsoft YaHei UI" w:hAnsi="Times New Roman" w:cs="Times New Roman"/>
                <w:lang w:eastAsia="zh-CN"/>
              </w:rPr>
            </w:rPrChange>
          </w:rPr>
          <w:t>Administrator</w:t>
        </w:r>
      </w:ins>
      <w:ins w:id="1467" w:author="Qiao, Guan Lun (RC-CN DI FA ST&amp;PM SUP IT&amp;EDGE)" w:date="2022-02-08T08:35:00Z">
        <w:r w:rsidR="00E55FE2">
          <w:rPr>
            <w:rFonts w:ascii="Times New Roman" w:eastAsia="Microsoft YaHei UI" w:hAnsi="Times New Roman" w:cs="Times New Roman" w:hint="eastAsia"/>
            <w:highlight w:val="yellow"/>
            <w:lang w:eastAsia="zh-CN"/>
          </w:rPr>
          <w:t>、</w:t>
        </w:r>
        <w:r w:rsidR="00E55FE2">
          <w:rPr>
            <w:rFonts w:ascii="Times New Roman" w:eastAsia="Microsoft YaHei UI" w:hAnsi="Times New Roman" w:cs="Times New Roman" w:hint="eastAsia"/>
            <w:highlight w:val="yellow"/>
            <w:lang w:eastAsia="zh-CN"/>
          </w:rPr>
          <w:t>Manager</w:t>
        </w:r>
      </w:ins>
      <w:ins w:id="1468" w:author="Qiao, Guan Lun (RC-CN DI FA ST&amp;PM SUP IT&amp;EDGE)" w:date="2022-02-07T16:46:00Z">
        <w:r w:rsidR="00F41241" w:rsidRPr="00EC6AD1">
          <w:rPr>
            <w:rFonts w:ascii="Times New Roman" w:eastAsia="Microsoft YaHei UI" w:hAnsi="Times New Roman" w:cs="Times New Roman" w:hint="eastAsia"/>
            <w:highlight w:val="yellow"/>
            <w:lang w:eastAsia="zh-CN"/>
            <w:rPrChange w:id="1469" w:author="Qiao, Guan Lun (RC-CN DI FA ST&amp;PM SUP IT&amp;EDGE)" w:date="2022-02-07T16:47:00Z">
              <w:rPr>
                <w:rFonts w:ascii="Times New Roman" w:eastAsia="Microsoft YaHei UI" w:hAnsi="Times New Roman" w:cs="Times New Roman" w:hint="eastAsia"/>
                <w:lang w:eastAsia="zh-CN"/>
              </w:rPr>
            </w:rPrChange>
          </w:rPr>
          <w:t>和</w:t>
        </w:r>
        <w:r w:rsidR="00F41241" w:rsidRPr="00EC6AD1">
          <w:rPr>
            <w:rFonts w:ascii="Times New Roman" w:eastAsia="Microsoft YaHei UI" w:hAnsi="Times New Roman" w:cs="Times New Roman"/>
            <w:highlight w:val="yellow"/>
            <w:lang w:eastAsia="zh-CN"/>
            <w:rPrChange w:id="1470" w:author="Qiao, Guan Lun (RC-CN DI FA ST&amp;PM SUP IT&amp;EDGE)" w:date="2022-02-07T16:47:00Z">
              <w:rPr>
                <w:rFonts w:ascii="Times New Roman" w:eastAsia="Microsoft YaHei UI" w:hAnsi="Times New Roman" w:cs="Times New Roman"/>
                <w:lang w:eastAsia="zh-CN"/>
              </w:rPr>
            </w:rPrChange>
          </w:rPr>
          <w:t>Operator</w:t>
        </w:r>
      </w:ins>
      <w:ins w:id="1471" w:author="Qiao, Guan Lun (RC-CN DI FA ST&amp;PM SUP IT&amp;EDGE)" w:date="2022-02-08T08:35:00Z">
        <w:r w:rsidR="00E55FE2">
          <w:rPr>
            <w:rFonts w:ascii="Times New Roman" w:eastAsia="Microsoft YaHei UI" w:hAnsi="Times New Roman" w:cs="Times New Roman"/>
            <w:highlight w:val="yellow"/>
            <w:lang w:eastAsia="zh-CN"/>
          </w:rPr>
          <w:t xml:space="preserve"> </w:t>
        </w:r>
        <w:r w:rsidR="00E55FE2">
          <w:rPr>
            <w:rFonts w:ascii="Times New Roman" w:eastAsia="Microsoft YaHei UI" w:hAnsi="Times New Roman" w:cs="Times New Roman" w:hint="eastAsia"/>
            <w:highlight w:val="yellow"/>
            <w:lang w:eastAsia="zh-CN"/>
          </w:rPr>
          <w:t>3</w:t>
        </w:r>
      </w:ins>
      <w:ins w:id="1472" w:author="Qiao, Guan Lun (RC-CN DI FA ST&amp;PM SUP IT&amp;EDGE)" w:date="2022-02-07T16:46:00Z">
        <w:r w:rsidR="00F41241" w:rsidRPr="00EC6AD1">
          <w:rPr>
            <w:rFonts w:ascii="Times New Roman" w:eastAsia="Microsoft YaHei UI" w:hAnsi="Times New Roman" w:cs="Times New Roman" w:hint="eastAsia"/>
            <w:highlight w:val="yellow"/>
            <w:lang w:eastAsia="zh-CN"/>
            <w:rPrChange w:id="1473" w:author="Qiao, Guan Lun (RC-CN DI FA ST&amp;PM SUP IT&amp;EDGE)" w:date="2022-02-07T16:47:00Z">
              <w:rPr>
                <w:rFonts w:ascii="Times New Roman" w:eastAsia="Microsoft YaHei UI" w:hAnsi="Times New Roman" w:cs="Times New Roman" w:hint="eastAsia"/>
                <w:lang w:eastAsia="zh-CN"/>
              </w:rPr>
            </w:rPrChange>
          </w:rPr>
          <w:t>个等级</w:t>
        </w:r>
        <w:r w:rsidR="001059D2" w:rsidRPr="00EC6AD1">
          <w:rPr>
            <w:rFonts w:ascii="Times New Roman" w:eastAsia="Microsoft YaHei UI" w:hAnsi="Times New Roman" w:cs="Times New Roman" w:hint="eastAsia"/>
            <w:highlight w:val="yellow"/>
            <w:lang w:eastAsia="zh-CN"/>
            <w:rPrChange w:id="1474" w:author="Qiao, Guan Lun (RC-CN DI FA ST&amp;PM SUP IT&amp;EDGE)" w:date="2022-02-07T16:47:00Z">
              <w:rPr>
                <w:rFonts w:ascii="Times New Roman" w:eastAsia="Microsoft YaHei UI" w:hAnsi="Times New Roman" w:cs="Times New Roman" w:hint="eastAsia"/>
                <w:lang w:eastAsia="zh-CN"/>
              </w:rPr>
            </w:rPrChange>
          </w:rPr>
          <w:t>，</w:t>
        </w:r>
      </w:ins>
      <w:ins w:id="1475" w:author="Qiao, Guan Lun (RC-CN DI FA ST&amp;PM SUP IT&amp;EDGE)" w:date="2022-02-08T08:36:00Z">
        <w:r w:rsidR="001F50A0">
          <w:rPr>
            <w:rFonts w:ascii="Times New Roman" w:eastAsia="Microsoft YaHei UI" w:hAnsi="Times New Roman" w:cs="Times New Roman" w:hint="eastAsia"/>
            <w:highlight w:val="yellow"/>
            <w:lang w:eastAsia="zh-CN"/>
          </w:rPr>
          <w:t>如非特殊说明，</w:t>
        </w:r>
        <w:r w:rsidR="00645DEA">
          <w:rPr>
            <w:rFonts w:ascii="Times New Roman" w:eastAsia="Microsoft YaHei UI" w:hAnsi="Times New Roman" w:cs="Times New Roman" w:hint="eastAsia"/>
            <w:highlight w:val="yellow"/>
            <w:lang w:eastAsia="zh-CN"/>
          </w:rPr>
          <w:t>高级</w:t>
        </w:r>
      </w:ins>
      <w:ins w:id="1476" w:author="Qiao, Guan Lun (RC-CN DI FA ST&amp;PM SUP IT&amp;EDGE)" w:date="2022-02-08T08:37:00Z">
        <w:r w:rsidR="00645DEA">
          <w:rPr>
            <w:rFonts w:ascii="Times New Roman" w:eastAsia="Microsoft YaHei UI" w:hAnsi="Times New Roman" w:cs="Times New Roman" w:hint="eastAsia"/>
            <w:highlight w:val="yellow"/>
            <w:lang w:eastAsia="zh-CN"/>
          </w:rPr>
          <w:t>权限用户拥有向下兼容的所有权限</w:t>
        </w:r>
      </w:ins>
    </w:p>
    <w:p w14:paraId="24D00E4D" w14:textId="19B538A2" w:rsidR="00CE1801" w:rsidRDefault="00185633" w:rsidP="001F50A0">
      <w:pPr>
        <w:pStyle w:val="Num1"/>
        <w:numPr>
          <w:ilvl w:val="0"/>
          <w:numId w:val="71"/>
        </w:numPr>
        <w:rPr>
          <w:ins w:id="1477" w:author="Qiao, Guan Lun (RC-CN DI FA ST&amp;PM SUP IT&amp;EDGE)" w:date="2022-02-08T08:39:00Z"/>
          <w:rFonts w:ascii="Times New Roman" w:eastAsia="Microsoft YaHei UI" w:hAnsi="Times New Roman" w:cs="Times New Roman"/>
          <w:highlight w:val="yellow"/>
          <w:lang w:eastAsia="zh-CN"/>
        </w:rPr>
      </w:pPr>
      <w:ins w:id="1478" w:author="Qiao, Guan Lun (RC-CN DI FA ST&amp;PM SUP IT&amp;EDGE)" w:date="2022-02-08T08:38:00Z">
        <w:r>
          <w:rPr>
            <w:rFonts w:ascii="Times New Roman" w:eastAsia="Microsoft YaHei UI" w:hAnsi="Times New Roman" w:cs="Times New Roman" w:hint="eastAsia"/>
            <w:highlight w:val="yellow"/>
            <w:lang w:eastAsia="zh-CN"/>
          </w:rPr>
          <w:t>A</w:t>
        </w:r>
        <w:r>
          <w:rPr>
            <w:rFonts w:ascii="Times New Roman" w:eastAsia="Microsoft YaHei UI" w:hAnsi="Times New Roman" w:cs="Times New Roman"/>
            <w:highlight w:val="yellow"/>
            <w:lang w:eastAsia="zh-CN"/>
          </w:rPr>
          <w:t>PP</w:t>
        </w:r>
        <w:r>
          <w:rPr>
            <w:rFonts w:ascii="Times New Roman" w:eastAsia="Microsoft YaHei UI" w:hAnsi="Times New Roman" w:cs="Times New Roman" w:hint="eastAsia"/>
            <w:highlight w:val="yellow"/>
            <w:lang w:eastAsia="zh-CN"/>
          </w:rPr>
          <w:t>内</w:t>
        </w:r>
      </w:ins>
      <w:ins w:id="1479" w:author="Qiao, Guan Lun (RC-CN DI FA ST&amp;PM SUP IT&amp;EDGE)" w:date="2022-02-08T08:36:00Z">
        <w:r w:rsidR="001F50A0">
          <w:rPr>
            <w:rFonts w:ascii="Times New Roman" w:eastAsia="Microsoft YaHei UI" w:hAnsi="Times New Roman" w:cs="Times New Roman" w:hint="eastAsia"/>
            <w:highlight w:val="yellow"/>
            <w:lang w:eastAsia="zh-CN"/>
          </w:rPr>
          <w:t>有且仅有</w:t>
        </w:r>
      </w:ins>
      <w:ins w:id="1480" w:author="Qiao, Guan Lun (RC-CN DI FA ST&amp;PM SUP IT&amp;EDGE)" w:date="2022-02-08T08:37:00Z">
        <w:r>
          <w:rPr>
            <w:rFonts w:ascii="Times New Roman" w:eastAsia="Microsoft YaHei UI" w:hAnsi="Times New Roman" w:cs="Times New Roman" w:hint="eastAsia"/>
            <w:highlight w:val="yellow"/>
            <w:lang w:eastAsia="zh-CN"/>
          </w:rPr>
          <w:t>一个</w:t>
        </w:r>
      </w:ins>
      <w:ins w:id="1481" w:author="Qiao, Guan Lun (RC-CN DI FA ST&amp;PM SUP IT&amp;EDGE)" w:date="2022-02-08T08:38:00Z">
        <w:r>
          <w:rPr>
            <w:rFonts w:ascii="Times New Roman" w:eastAsia="Microsoft YaHei UI" w:hAnsi="Times New Roman" w:cs="Times New Roman" w:hint="eastAsia"/>
            <w:highlight w:val="yellow"/>
            <w:lang w:eastAsia="zh-CN"/>
          </w:rPr>
          <w:t>Administrator</w:t>
        </w:r>
        <w:r>
          <w:rPr>
            <w:rFonts w:ascii="Times New Roman" w:eastAsia="Microsoft YaHei UI" w:hAnsi="Times New Roman" w:cs="Times New Roman" w:hint="eastAsia"/>
            <w:highlight w:val="yellow"/>
            <w:lang w:eastAsia="zh-CN"/>
          </w:rPr>
          <w:t>账号，</w:t>
        </w:r>
      </w:ins>
      <w:ins w:id="1482" w:author="Qiao, Guan Lun (RC-CN DI FA ST&amp;PM SUP IT&amp;EDGE)" w:date="2022-02-08T08:39:00Z">
        <w:r w:rsidR="007A6D62">
          <w:rPr>
            <w:rFonts w:ascii="Times New Roman" w:eastAsia="Microsoft YaHei UI" w:hAnsi="Times New Roman" w:cs="Times New Roman" w:hint="eastAsia"/>
            <w:highlight w:val="yellow"/>
            <w:lang w:eastAsia="zh-CN"/>
          </w:rPr>
          <w:t>在</w:t>
        </w:r>
        <w:r w:rsidR="007A6D62">
          <w:rPr>
            <w:rFonts w:ascii="Times New Roman" w:eastAsia="Microsoft YaHei UI" w:hAnsi="Times New Roman" w:cs="Times New Roman" w:hint="eastAsia"/>
            <w:highlight w:val="yellow"/>
            <w:lang w:eastAsia="zh-CN"/>
          </w:rPr>
          <w:t>A</w:t>
        </w:r>
        <w:r w:rsidR="007A6D62">
          <w:rPr>
            <w:rFonts w:ascii="Times New Roman" w:eastAsia="Microsoft YaHei UI" w:hAnsi="Times New Roman" w:cs="Times New Roman"/>
            <w:highlight w:val="yellow"/>
            <w:lang w:eastAsia="zh-CN"/>
          </w:rPr>
          <w:t>PP</w:t>
        </w:r>
      </w:ins>
      <w:ins w:id="1483" w:author="Qiao, Guan Lun (RC-CN DI FA ST&amp;PM SUP IT&amp;EDGE)" w:date="2022-02-08T08:40:00Z">
        <w:r w:rsidR="007A6D62">
          <w:rPr>
            <w:rFonts w:ascii="Times New Roman" w:eastAsia="Microsoft YaHei UI" w:hAnsi="Times New Roman" w:cs="Times New Roman" w:hint="eastAsia"/>
            <w:highlight w:val="yellow"/>
            <w:lang w:eastAsia="zh-CN"/>
          </w:rPr>
          <w:t>开发</w:t>
        </w:r>
      </w:ins>
      <w:ins w:id="1484" w:author="Qiao, Guan Lun (RC-CN DI FA ST&amp;PM SUP IT&amp;EDGE)" w:date="2022-02-08T08:39:00Z">
        <w:r w:rsidR="007A6D62">
          <w:rPr>
            <w:rFonts w:ascii="Times New Roman" w:eastAsia="Microsoft YaHei UI" w:hAnsi="Times New Roman" w:cs="Times New Roman" w:hint="eastAsia"/>
            <w:highlight w:val="yellow"/>
            <w:lang w:eastAsia="zh-CN"/>
          </w:rPr>
          <w:t>初期就已经</w:t>
        </w:r>
      </w:ins>
      <w:ins w:id="1485" w:author="Qiao, Guan Lun (RC-CN DI FA ST&amp;PM SUP IT&amp;EDGE)" w:date="2022-02-08T08:40:00Z">
        <w:r w:rsidR="007A6D62">
          <w:rPr>
            <w:rFonts w:ascii="Times New Roman" w:eastAsia="Microsoft YaHei UI" w:hAnsi="Times New Roman" w:cs="Times New Roman" w:hint="eastAsia"/>
            <w:highlight w:val="yellow"/>
            <w:lang w:eastAsia="zh-CN"/>
          </w:rPr>
          <w:t>创建了唯一的一个</w:t>
        </w:r>
      </w:ins>
      <w:ins w:id="1486" w:author="Qiao, Guan Lun (RC-CN DI FA ST&amp;PM SUP IT&amp;EDGE)" w:date="2022-02-08T08:38:00Z">
        <w:r w:rsidR="00780BA5">
          <w:rPr>
            <w:rFonts w:ascii="Times New Roman" w:eastAsia="Microsoft YaHei UI" w:hAnsi="Times New Roman" w:cs="Times New Roman" w:hint="eastAsia"/>
            <w:highlight w:val="yellow"/>
            <w:lang w:eastAsia="zh-CN"/>
          </w:rPr>
          <w:t>Administrator</w:t>
        </w:r>
      </w:ins>
      <w:ins w:id="1487" w:author="Qiao, Guan Lun (RC-CN DI FA ST&amp;PM SUP IT&amp;EDGE)" w:date="2022-02-08T08:40:00Z">
        <w:r w:rsidR="007A6D62">
          <w:rPr>
            <w:rFonts w:ascii="Times New Roman" w:eastAsia="Microsoft YaHei UI" w:hAnsi="Times New Roman" w:cs="Times New Roman" w:hint="eastAsia"/>
            <w:highlight w:val="yellow"/>
            <w:lang w:eastAsia="zh-CN"/>
          </w:rPr>
          <w:t>账号</w:t>
        </w:r>
        <w:r w:rsidR="005E1796">
          <w:rPr>
            <w:rFonts w:ascii="Times New Roman" w:eastAsia="Microsoft YaHei UI" w:hAnsi="Times New Roman" w:cs="Times New Roman" w:hint="eastAsia"/>
            <w:highlight w:val="yellow"/>
            <w:lang w:eastAsia="zh-CN"/>
          </w:rPr>
          <w:t>，用于</w:t>
        </w:r>
        <w:r w:rsidR="005E1796">
          <w:rPr>
            <w:rFonts w:ascii="Times New Roman" w:eastAsia="Microsoft YaHei UI" w:hAnsi="Times New Roman" w:cs="Times New Roman" w:hint="eastAsia"/>
            <w:highlight w:val="yellow"/>
            <w:lang w:eastAsia="zh-CN"/>
          </w:rPr>
          <w:t>A</w:t>
        </w:r>
        <w:r w:rsidR="005E1796">
          <w:rPr>
            <w:rFonts w:ascii="Times New Roman" w:eastAsia="Microsoft YaHei UI" w:hAnsi="Times New Roman" w:cs="Times New Roman"/>
            <w:highlight w:val="yellow"/>
            <w:lang w:eastAsia="zh-CN"/>
          </w:rPr>
          <w:t>PP</w:t>
        </w:r>
        <w:r w:rsidR="005E1796">
          <w:rPr>
            <w:rFonts w:ascii="Times New Roman" w:eastAsia="Microsoft YaHei UI" w:hAnsi="Times New Roman" w:cs="Times New Roman" w:hint="eastAsia"/>
            <w:highlight w:val="yellow"/>
            <w:lang w:eastAsia="zh-CN"/>
          </w:rPr>
          <w:t>的开发和测试；</w:t>
        </w:r>
        <w:r w:rsidR="005E1796">
          <w:rPr>
            <w:rFonts w:ascii="Times New Roman" w:eastAsia="Microsoft YaHei UI" w:hAnsi="Times New Roman" w:cs="Times New Roman" w:hint="eastAsia"/>
            <w:highlight w:val="yellow"/>
            <w:lang w:eastAsia="zh-CN"/>
          </w:rPr>
          <w:t>Administrator</w:t>
        </w:r>
      </w:ins>
      <w:ins w:id="1488" w:author="Qiao, Guan Lun (RC-CN DI FA ST&amp;PM SUP IT&amp;EDGE)" w:date="2022-02-08T08:38:00Z">
        <w:r w:rsidR="00780BA5">
          <w:rPr>
            <w:rFonts w:ascii="Times New Roman" w:eastAsia="Microsoft YaHei UI" w:hAnsi="Times New Roman" w:cs="Times New Roman" w:hint="eastAsia"/>
            <w:highlight w:val="yellow"/>
            <w:lang w:eastAsia="zh-CN"/>
          </w:rPr>
          <w:t>属于</w:t>
        </w:r>
        <w:r w:rsidR="00780BA5">
          <w:rPr>
            <w:rFonts w:ascii="Times New Roman" w:eastAsia="Microsoft YaHei UI" w:hAnsi="Times New Roman" w:cs="Times New Roman" w:hint="eastAsia"/>
            <w:highlight w:val="yellow"/>
            <w:lang w:eastAsia="zh-CN"/>
          </w:rPr>
          <w:t>A</w:t>
        </w:r>
        <w:r w:rsidR="00780BA5">
          <w:rPr>
            <w:rFonts w:ascii="Times New Roman" w:eastAsia="Microsoft YaHei UI" w:hAnsi="Times New Roman" w:cs="Times New Roman"/>
            <w:highlight w:val="yellow"/>
            <w:lang w:eastAsia="zh-CN"/>
          </w:rPr>
          <w:t>PP</w:t>
        </w:r>
        <w:r w:rsidR="00780BA5">
          <w:rPr>
            <w:rFonts w:ascii="Times New Roman" w:eastAsia="Microsoft YaHei UI" w:hAnsi="Times New Roman" w:cs="Times New Roman" w:hint="eastAsia"/>
            <w:highlight w:val="yellow"/>
            <w:lang w:eastAsia="zh-CN"/>
          </w:rPr>
          <w:t>超级管理员，</w:t>
        </w:r>
      </w:ins>
      <w:ins w:id="1489" w:author="Qiao, Guan Lun (RC-CN DI FA ST&amp;PM SUP IT&amp;EDGE)" w:date="2022-02-08T08:39:00Z">
        <w:r w:rsidR="002B306D" w:rsidRPr="00C66BC7">
          <w:rPr>
            <w:rFonts w:ascii="Times New Roman" w:eastAsia="Microsoft YaHei UI" w:hAnsi="Times New Roman" w:cs="Times New Roman" w:hint="eastAsia"/>
            <w:highlight w:val="yellow"/>
            <w:lang w:eastAsia="zh-CN"/>
          </w:rPr>
          <w:t>包含</w:t>
        </w:r>
        <w:r w:rsidR="002B306D">
          <w:rPr>
            <w:rFonts w:ascii="Times New Roman" w:eastAsia="Microsoft YaHei UI" w:hAnsi="Times New Roman" w:cs="Times New Roman" w:hint="eastAsia"/>
            <w:highlight w:val="yellow"/>
            <w:lang w:eastAsia="zh-CN"/>
          </w:rPr>
          <w:t>除用户注册外的</w:t>
        </w:r>
        <w:r w:rsidR="002B306D" w:rsidRPr="00C66BC7">
          <w:rPr>
            <w:rFonts w:ascii="Times New Roman" w:eastAsia="Microsoft YaHei UI" w:hAnsi="Times New Roman" w:cs="Times New Roman"/>
            <w:highlight w:val="yellow"/>
            <w:lang w:eastAsia="zh-CN"/>
          </w:rPr>
          <w:t>APP</w:t>
        </w:r>
        <w:r w:rsidR="002B306D" w:rsidRPr="00C66BC7">
          <w:rPr>
            <w:rFonts w:ascii="Times New Roman" w:eastAsia="Microsoft YaHei UI" w:hAnsi="Times New Roman" w:cs="Times New Roman" w:hint="eastAsia"/>
            <w:highlight w:val="yellow"/>
            <w:lang w:eastAsia="zh-CN"/>
          </w:rPr>
          <w:t>所有权限</w:t>
        </w:r>
      </w:ins>
    </w:p>
    <w:p w14:paraId="68080B62" w14:textId="7A27BBEC" w:rsidR="00B161FE" w:rsidRDefault="007A6D62" w:rsidP="00D678A6">
      <w:pPr>
        <w:pStyle w:val="Num1"/>
        <w:numPr>
          <w:ilvl w:val="0"/>
          <w:numId w:val="71"/>
        </w:numPr>
        <w:rPr>
          <w:ins w:id="1490" w:author="Qiao, Guan Lun (RC-CN DI FA ST&amp;PM SUP IT&amp;EDGE)" w:date="2022-02-08T08:41:00Z"/>
          <w:rFonts w:ascii="Times New Roman" w:eastAsia="Microsoft YaHei UI" w:hAnsi="Times New Roman" w:cs="Times New Roman"/>
          <w:highlight w:val="yellow"/>
          <w:lang w:eastAsia="zh-CN"/>
        </w:rPr>
      </w:pPr>
      <w:ins w:id="1491" w:author="Qiao, Guan Lun (RC-CN DI FA ST&amp;PM SUP IT&amp;EDGE)" w:date="2022-02-08T08:39:00Z">
        <w:r>
          <w:rPr>
            <w:rFonts w:ascii="Times New Roman" w:eastAsia="Microsoft YaHei UI" w:hAnsi="Times New Roman" w:cs="Times New Roman"/>
            <w:highlight w:val="yellow"/>
            <w:lang w:eastAsia="zh-CN"/>
          </w:rPr>
          <w:t>APP</w:t>
        </w:r>
      </w:ins>
      <w:ins w:id="1492" w:author="Qiao, Guan Lun (RC-CN DI FA ST&amp;PM SUP IT&amp;EDGE)" w:date="2022-02-08T08:40:00Z">
        <w:r w:rsidR="005E1796">
          <w:rPr>
            <w:rFonts w:ascii="Times New Roman" w:eastAsia="Microsoft YaHei UI" w:hAnsi="Times New Roman" w:cs="Times New Roman" w:hint="eastAsia"/>
            <w:highlight w:val="yellow"/>
            <w:lang w:eastAsia="zh-CN"/>
          </w:rPr>
          <w:t>在实际使用阶段，可以创建多个</w:t>
        </w:r>
      </w:ins>
      <w:ins w:id="1493" w:author="Qiao, Guan Lun (RC-CN DI FA ST&amp;PM SUP IT&amp;EDGE)" w:date="2022-02-08T08:39:00Z">
        <w:r w:rsidR="002B306D">
          <w:rPr>
            <w:rFonts w:ascii="Times New Roman" w:eastAsia="Microsoft YaHei UI" w:hAnsi="Times New Roman" w:cs="Times New Roman"/>
            <w:highlight w:val="yellow"/>
            <w:lang w:eastAsia="zh-CN"/>
          </w:rPr>
          <w:t>M</w:t>
        </w:r>
        <w:r w:rsidR="002B306D">
          <w:rPr>
            <w:rFonts w:ascii="Times New Roman" w:eastAsia="Microsoft YaHei UI" w:hAnsi="Times New Roman" w:cs="Times New Roman" w:hint="eastAsia"/>
            <w:highlight w:val="yellow"/>
            <w:lang w:eastAsia="zh-CN"/>
          </w:rPr>
          <w:t>anager</w:t>
        </w:r>
      </w:ins>
      <w:ins w:id="1494" w:author="Qiao, Guan Lun (RC-CN DI FA ST&amp;PM SUP IT&amp;EDGE)" w:date="2022-02-08T08:40:00Z">
        <w:r w:rsidR="005E1796">
          <w:rPr>
            <w:rFonts w:ascii="Times New Roman" w:eastAsia="Microsoft YaHei UI" w:hAnsi="Times New Roman" w:cs="Times New Roman" w:hint="eastAsia"/>
            <w:highlight w:val="yellow"/>
            <w:lang w:eastAsia="zh-CN"/>
          </w:rPr>
          <w:t>账号，</w:t>
        </w:r>
      </w:ins>
      <w:ins w:id="1495" w:author="Qiao, Guan Lun (RC-CN DI FA ST&amp;PM SUP IT&amp;EDGE)" w:date="2022-02-08T08:41:00Z">
        <w:r w:rsidR="00D678A6">
          <w:rPr>
            <w:rFonts w:ascii="Times New Roman" w:eastAsia="Microsoft YaHei UI" w:hAnsi="Times New Roman" w:cs="Times New Roman"/>
            <w:highlight w:val="yellow"/>
            <w:lang w:eastAsia="zh-CN"/>
          </w:rPr>
          <w:t>M</w:t>
        </w:r>
        <w:r w:rsidR="00D678A6">
          <w:rPr>
            <w:rFonts w:ascii="Times New Roman" w:eastAsia="Microsoft YaHei UI" w:hAnsi="Times New Roman" w:cs="Times New Roman" w:hint="eastAsia"/>
            <w:highlight w:val="yellow"/>
            <w:lang w:eastAsia="zh-CN"/>
          </w:rPr>
          <w:t>anager</w:t>
        </w:r>
      </w:ins>
      <w:ins w:id="1496" w:author="Qiao, Guan Lun (RC-CN DI FA ST&amp;PM SUP IT&amp;EDGE)" w:date="2022-02-07T16:47:00Z">
        <w:r w:rsidR="001059D2" w:rsidRPr="00D678A6">
          <w:rPr>
            <w:rFonts w:ascii="Times New Roman" w:eastAsia="Microsoft YaHei UI" w:hAnsi="Times New Roman" w:cs="Times New Roman" w:hint="eastAsia"/>
            <w:highlight w:val="yellow"/>
            <w:lang w:eastAsia="zh-CN"/>
            <w:rPrChange w:id="1497" w:author="Qiao, Guan Lun (RC-CN DI FA ST&amp;PM SUP IT&amp;EDGE)" w:date="2022-02-08T08:41:00Z">
              <w:rPr>
                <w:rFonts w:ascii="Times New Roman" w:eastAsia="Microsoft YaHei UI" w:hAnsi="Times New Roman" w:cs="Times New Roman" w:hint="eastAsia"/>
                <w:lang w:eastAsia="zh-CN"/>
              </w:rPr>
            </w:rPrChange>
          </w:rPr>
          <w:t>的注册需要</w:t>
        </w:r>
      </w:ins>
      <w:ins w:id="1498" w:author="Qiao, Guan Lun (RC-CN DI FA ST&amp;PM SUP IT&amp;EDGE)" w:date="2022-02-08T08:41:00Z">
        <w:r w:rsidR="00D678A6">
          <w:rPr>
            <w:rFonts w:ascii="Times New Roman" w:eastAsia="Microsoft YaHei UI" w:hAnsi="Times New Roman" w:cs="Times New Roman" w:hint="eastAsia"/>
            <w:highlight w:val="yellow"/>
            <w:lang w:eastAsia="zh-CN"/>
          </w:rPr>
          <w:t>输入一个</w:t>
        </w:r>
      </w:ins>
      <w:ins w:id="1499" w:author="Qiao, Guan Lun (RC-CN DI FA ST&amp;PM SUP IT&amp;EDGE)" w:date="2022-02-07T16:47:00Z">
        <w:r w:rsidR="00EC6AD1" w:rsidRPr="00D678A6">
          <w:rPr>
            <w:rFonts w:ascii="Times New Roman" w:eastAsia="Microsoft YaHei UI" w:hAnsi="Times New Roman" w:cs="Times New Roman" w:hint="eastAsia"/>
            <w:highlight w:val="yellow"/>
            <w:lang w:eastAsia="zh-CN"/>
            <w:rPrChange w:id="1500" w:author="Qiao, Guan Lun (RC-CN DI FA ST&amp;PM SUP IT&amp;EDGE)" w:date="2022-02-08T08:41:00Z">
              <w:rPr>
                <w:rFonts w:ascii="Times New Roman" w:eastAsia="Microsoft YaHei UI" w:hAnsi="Times New Roman" w:cs="Times New Roman" w:hint="eastAsia"/>
                <w:lang w:eastAsia="zh-CN"/>
              </w:rPr>
            </w:rPrChange>
          </w:rPr>
          <w:t>唯一码进行注册</w:t>
        </w:r>
      </w:ins>
      <w:ins w:id="1501" w:author="Qiao, Guan Lun (RC-CN DI FA ST&amp;PM SUP IT&amp;EDGE)" w:date="2022-02-08T08:41:00Z">
        <w:r w:rsidR="00D678A6">
          <w:rPr>
            <w:rFonts w:ascii="Times New Roman" w:eastAsia="Microsoft YaHei UI" w:hAnsi="Times New Roman" w:cs="Times New Roman" w:hint="eastAsia"/>
            <w:highlight w:val="yellow"/>
            <w:lang w:eastAsia="zh-CN"/>
          </w:rPr>
          <w:t>，该唯一码由</w:t>
        </w:r>
        <w:r w:rsidR="00D678A6">
          <w:rPr>
            <w:rFonts w:ascii="Times New Roman" w:eastAsia="Microsoft YaHei UI" w:hAnsi="Times New Roman" w:cs="Times New Roman" w:hint="eastAsia"/>
            <w:highlight w:val="yellow"/>
            <w:lang w:eastAsia="zh-CN"/>
          </w:rPr>
          <w:t>Administrator</w:t>
        </w:r>
        <w:r w:rsidR="00D678A6">
          <w:rPr>
            <w:rFonts w:ascii="Times New Roman" w:eastAsia="Microsoft YaHei UI" w:hAnsi="Times New Roman" w:cs="Times New Roman" w:hint="eastAsia"/>
            <w:highlight w:val="yellow"/>
            <w:lang w:eastAsia="zh-CN"/>
          </w:rPr>
          <w:t>给定</w:t>
        </w:r>
      </w:ins>
    </w:p>
    <w:p w14:paraId="61613CE6" w14:textId="15C661C4" w:rsidR="00E13967" w:rsidRPr="00D678A6" w:rsidRDefault="00E13967">
      <w:pPr>
        <w:pStyle w:val="Num1"/>
        <w:numPr>
          <w:ilvl w:val="0"/>
          <w:numId w:val="71"/>
        </w:numPr>
        <w:rPr>
          <w:ins w:id="1502" w:author="Qiao, Guan Lun (RC-CN DI FA ST&amp;PM SUP IT&amp;EDGE)" w:date="2022-02-07T15:51:00Z"/>
          <w:rFonts w:ascii="Times New Roman" w:eastAsia="Microsoft YaHei UI" w:hAnsi="Times New Roman" w:cs="Times New Roman"/>
          <w:highlight w:val="yellow"/>
          <w:lang w:eastAsia="zh-CN"/>
          <w:rPrChange w:id="1503" w:author="Qiao, Guan Lun (RC-CN DI FA ST&amp;PM SUP IT&amp;EDGE)" w:date="2022-02-08T08:41:00Z">
            <w:rPr>
              <w:ins w:id="1504" w:author="Qiao, Guan Lun (RC-CN DI FA ST&amp;PM SUP IT&amp;EDGE)" w:date="2022-02-07T15:51:00Z"/>
              <w:lang w:eastAsia="zh-CN"/>
            </w:rPr>
          </w:rPrChange>
        </w:rPr>
        <w:pPrChange w:id="1505" w:author="Qiao, Guan Lun (RC-CN DI FA ST&amp;PM SUP IT&amp;EDGE)" w:date="2022-02-08T08:41:00Z">
          <w:pPr>
            <w:pStyle w:val="ListParagraph"/>
            <w:numPr>
              <w:numId w:val="50"/>
            </w:numPr>
            <w:spacing w:after="130"/>
            <w:ind w:left="360" w:hanging="360"/>
            <w:contextualSpacing w:val="0"/>
            <w:jc w:val="both"/>
          </w:pPr>
        </w:pPrChange>
      </w:pPr>
      <w:ins w:id="1506" w:author="Qiao, Guan Lun (RC-CN DI FA ST&amp;PM SUP IT&amp;EDGE)" w:date="2022-02-08T08:41:00Z">
        <w:r>
          <w:rPr>
            <w:rFonts w:ascii="Times New Roman" w:eastAsia="Microsoft YaHei UI" w:hAnsi="Times New Roman" w:cs="Times New Roman"/>
            <w:highlight w:val="yellow"/>
            <w:lang w:eastAsia="zh-CN"/>
          </w:rPr>
          <w:t>APP</w:t>
        </w:r>
        <w:r>
          <w:rPr>
            <w:rFonts w:ascii="Times New Roman" w:eastAsia="Microsoft YaHei UI" w:hAnsi="Times New Roman" w:cs="Times New Roman" w:hint="eastAsia"/>
            <w:highlight w:val="yellow"/>
            <w:lang w:eastAsia="zh-CN"/>
          </w:rPr>
          <w:t>在实际使用阶段，可以创建多个</w:t>
        </w:r>
        <w:r>
          <w:rPr>
            <w:rFonts w:ascii="Times New Roman" w:eastAsia="Microsoft YaHei UI" w:hAnsi="Times New Roman" w:cs="Times New Roman"/>
            <w:highlight w:val="yellow"/>
            <w:lang w:eastAsia="zh-CN"/>
          </w:rPr>
          <w:t>O</w:t>
        </w:r>
        <w:r>
          <w:rPr>
            <w:rFonts w:ascii="Times New Roman" w:eastAsia="Microsoft YaHei UI" w:hAnsi="Times New Roman" w:cs="Times New Roman" w:hint="eastAsia"/>
            <w:highlight w:val="yellow"/>
            <w:lang w:eastAsia="zh-CN"/>
          </w:rPr>
          <w:t>perator</w:t>
        </w:r>
        <w:r>
          <w:rPr>
            <w:rFonts w:ascii="Times New Roman" w:eastAsia="Microsoft YaHei UI" w:hAnsi="Times New Roman" w:cs="Times New Roman" w:hint="eastAsia"/>
            <w:highlight w:val="yellow"/>
            <w:lang w:eastAsia="zh-CN"/>
          </w:rPr>
          <w:t>账号，</w:t>
        </w:r>
        <w:r>
          <w:rPr>
            <w:rFonts w:ascii="Times New Roman" w:eastAsia="Microsoft YaHei UI" w:hAnsi="Times New Roman" w:cs="Times New Roman" w:hint="eastAsia"/>
            <w:highlight w:val="yellow"/>
            <w:lang w:eastAsia="zh-CN"/>
          </w:rPr>
          <w:t>Operator</w:t>
        </w:r>
        <w:r>
          <w:rPr>
            <w:rFonts w:ascii="Times New Roman" w:eastAsia="Microsoft YaHei UI" w:hAnsi="Times New Roman" w:cs="Times New Roman" w:hint="eastAsia"/>
            <w:highlight w:val="yellow"/>
            <w:lang w:eastAsia="zh-CN"/>
          </w:rPr>
          <w:t>的</w:t>
        </w:r>
      </w:ins>
      <w:ins w:id="1507" w:author="Qiao, Guan Lun (RC-CN DI FA ST&amp;PM SUP IT&amp;EDGE)" w:date="2022-02-08T08:42:00Z">
        <w:r>
          <w:rPr>
            <w:rFonts w:ascii="Times New Roman" w:eastAsia="Microsoft YaHei UI" w:hAnsi="Times New Roman" w:cs="Times New Roman" w:hint="eastAsia"/>
            <w:highlight w:val="yellow"/>
            <w:lang w:eastAsia="zh-CN"/>
          </w:rPr>
          <w:t>注册没有特殊要求</w:t>
        </w:r>
      </w:ins>
    </w:p>
    <w:p w14:paraId="3A5C9AF5" w14:textId="0ADB2393" w:rsidR="00C461E9" w:rsidRPr="00A2596A" w:rsidDel="00667EF3" w:rsidRDefault="00C461E9" w:rsidP="00C461E9">
      <w:pPr>
        <w:pStyle w:val="Num1"/>
        <w:numPr>
          <w:ilvl w:val="0"/>
          <w:numId w:val="0"/>
        </w:numPr>
        <w:rPr>
          <w:del w:id="1508" w:author="Qiao, Guan Lun (RC-CN DI FA ST&amp;PM SUP IT&amp;EDGE)" w:date="2022-02-07T15:59:00Z"/>
          <w:rFonts w:ascii="Times New Roman" w:eastAsia="Microsoft YaHei UI" w:hAnsi="Times New Roman" w:cs="Times New Roman"/>
          <w:lang w:eastAsia="zh-CN"/>
        </w:rPr>
      </w:pPr>
    </w:p>
    <w:p w14:paraId="67FBF14A" w14:textId="667FBB9F" w:rsidR="00245719" w:rsidRPr="00A2596A" w:rsidDel="00263190" w:rsidRDefault="00245719">
      <w:pPr>
        <w:pStyle w:val="Heading1"/>
        <w:pageBreakBefore/>
        <w:ind w:hanging="994"/>
        <w:rPr>
          <w:del w:id="1509" w:author="Qiao, Guan Lun (RC-CN DI FA ST&amp;PM SUP IT&amp;EDGE)" w:date="2022-02-08T10:07:00Z"/>
          <w:rFonts w:ascii="Times New Roman" w:eastAsia="Microsoft YaHei UI" w:hAnsi="Times New Roman" w:cs="Times New Roman"/>
          <w:kern w:val="0"/>
          <w:lang w:eastAsia="zh-CN"/>
        </w:rPr>
      </w:pPr>
      <w:del w:id="1510" w:author="Qiao, Guan Lun (RC-CN DI FA ST&amp;PM SUP IT&amp;EDGE)" w:date="2022-02-08T10:07:00Z">
        <w:r w:rsidRPr="00A2596A" w:rsidDel="00263190">
          <w:rPr>
            <w:rFonts w:ascii="Times New Roman" w:eastAsia="Microsoft YaHei UI" w:hAnsi="Times New Roman" w:cs="Times New Roman"/>
            <w:kern w:val="0"/>
            <w:lang w:eastAsia="zh-CN"/>
          </w:rPr>
          <w:lastRenderedPageBreak/>
          <w:delText>功能</w:delText>
        </w:r>
      </w:del>
      <w:del w:id="1511" w:author="Qiao, Guan Lun (RC-CN DI FA ST&amp;PM SUP IT&amp;EDGE)" w:date="2022-02-07T16:01:00Z">
        <w:r w:rsidRPr="00A2596A" w:rsidDel="00F61CCF">
          <w:rPr>
            <w:rFonts w:ascii="Times New Roman" w:eastAsia="Microsoft YaHei UI" w:hAnsi="Times New Roman" w:cs="Times New Roman"/>
            <w:kern w:val="0"/>
            <w:lang w:eastAsia="zh-CN"/>
          </w:rPr>
          <w:delText>性需求</w:delText>
        </w:r>
      </w:del>
    </w:p>
    <w:p w14:paraId="6F5DD5BC" w14:textId="64D1E073" w:rsidR="003C32EF" w:rsidRPr="00A2596A" w:rsidDel="00263190" w:rsidRDefault="002C0809">
      <w:pPr>
        <w:pStyle w:val="Heading1"/>
        <w:pageBreakBefore/>
        <w:ind w:hanging="994"/>
        <w:rPr>
          <w:del w:id="1512" w:author="Qiao, Guan Lun (RC-CN DI FA ST&amp;PM SUP IT&amp;EDGE)" w:date="2022-02-08T10:07:00Z"/>
          <w:rFonts w:ascii="Times New Roman" w:eastAsia="Microsoft YaHei UI" w:hAnsi="Times New Roman" w:cs="Times New Roman"/>
          <w:strike/>
          <w:lang w:eastAsia="zh-CN"/>
          <w:rPrChange w:id="1513" w:author="Qiao, Guan Lun (RC-CN DI FA ST&amp;PM SUP IT&amp;EDGE)" w:date="2022-02-07T15:02:00Z">
            <w:rPr>
              <w:del w:id="1514" w:author="Qiao, Guan Lun (RC-CN DI FA ST&amp;PM SUP IT&amp;EDGE)" w:date="2022-02-08T10:07:00Z"/>
              <w:rFonts w:ascii="Times New Roman" w:eastAsia="Microsoft YaHei UI" w:hAnsi="Times New Roman" w:cs="Times New Roman"/>
              <w:lang w:eastAsia="zh-CN"/>
            </w:rPr>
          </w:rPrChange>
        </w:rPr>
        <w:pPrChange w:id="1515" w:author="Qiao, Guan Lun (RC-CN DI FA ST&amp;PM SUP IT&amp;EDGE)" w:date="2022-02-08T10:07:00Z">
          <w:pPr>
            <w:pStyle w:val="Heading2"/>
          </w:pPr>
        </w:pPrChange>
      </w:pPr>
      <w:del w:id="1516" w:author="Qiao, Guan Lun (RC-CN DI FA ST&amp;PM SUP IT&amp;EDGE)" w:date="2022-01-25T14:21:00Z">
        <w:r w:rsidRPr="00A2596A" w:rsidDel="002C0809">
          <w:rPr>
            <w:rFonts w:ascii="Times New Roman" w:eastAsia="Microsoft YaHei UI" w:hAnsi="Times New Roman" w:cs="Times New Roman"/>
            <w:lang w:eastAsia="zh-CN"/>
          </w:rPr>
          <w:lastRenderedPageBreak/>
          <w:delText>功能</w:delText>
        </w:r>
      </w:del>
      <w:del w:id="1517" w:author="Qiao, Guan Lun (RC-CN DI FA ST&amp;PM SUP IT&amp;EDGE)" w:date="2022-01-25T14:20:00Z">
        <w:r w:rsidRPr="00A2596A" w:rsidDel="002C0809">
          <w:rPr>
            <w:rFonts w:ascii="Times New Roman" w:eastAsia="Microsoft YaHei UI" w:hAnsi="Times New Roman" w:cs="Times New Roman"/>
            <w:lang w:eastAsia="zh-CN"/>
          </w:rPr>
          <w:delText>场景</w:delText>
        </w:r>
        <w:r w:rsidRPr="00A2596A" w:rsidDel="002C0809">
          <w:rPr>
            <w:rFonts w:ascii="Times New Roman" w:eastAsia="Microsoft YaHei UI" w:hAnsi="Times New Roman" w:cs="Times New Roman"/>
            <w:lang w:eastAsia="zh-CN"/>
          </w:rPr>
          <w:delText>1——</w:delText>
        </w:r>
      </w:del>
      <w:del w:id="1518" w:author="Qiao, Guan Lun (RC-CN DI FA ST&amp;PM SUP IT&amp;EDGE)" w:date="2022-01-25T14:22:00Z">
        <w:r w:rsidRPr="00A2596A" w:rsidDel="002C0809">
          <w:rPr>
            <w:rFonts w:ascii="Times New Roman" w:eastAsia="Microsoft YaHei UI" w:hAnsi="Times New Roman" w:cs="Times New Roman"/>
            <w:lang w:eastAsia="zh-CN"/>
          </w:rPr>
          <w:delText>注册</w:delText>
        </w:r>
        <w:r w:rsidRPr="00A2596A" w:rsidDel="002C0809">
          <w:rPr>
            <w:rFonts w:ascii="Times New Roman" w:eastAsia="Microsoft YaHei UI" w:hAnsi="Times New Roman" w:cs="Times New Roman"/>
            <w:lang w:eastAsia="zh-CN"/>
          </w:rPr>
          <w:delText>/</w:delText>
        </w:r>
        <w:r w:rsidRPr="00A2596A" w:rsidDel="002C0809">
          <w:rPr>
            <w:rFonts w:ascii="Times New Roman" w:eastAsia="Microsoft YaHei UI" w:hAnsi="Times New Roman" w:cs="Times New Roman"/>
            <w:lang w:eastAsia="zh-CN"/>
          </w:rPr>
          <w:delText>登</w:delText>
        </w:r>
      </w:del>
      <w:del w:id="1519" w:author="Qiao, Guan Lun (RC-CN DI FA ST&amp;PM SUP IT&amp;EDGE)" w:date="2022-01-25T14:21:00Z">
        <w:r w:rsidRPr="00A2596A" w:rsidDel="002C0809">
          <w:rPr>
            <w:rFonts w:ascii="Times New Roman" w:eastAsia="Microsoft YaHei UI" w:hAnsi="Times New Roman" w:cs="Times New Roman"/>
            <w:lang w:eastAsia="zh-CN"/>
          </w:rPr>
          <w:delText>录</w:delText>
        </w:r>
      </w:del>
      <w:del w:id="1520" w:author="Qiao, Guan Lun (RC-CN DI FA ST&amp;PM SUP IT&amp;EDGE)" w:date="2022-01-25T14:24:00Z">
        <w:r w:rsidRPr="00A2596A" w:rsidDel="002C0809">
          <w:rPr>
            <w:rFonts w:ascii="Times New Roman" w:eastAsia="Microsoft YaHei UI" w:hAnsi="Times New Roman" w:cs="Times New Roman"/>
            <w:lang w:eastAsia="zh-CN"/>
          </w:rPr>
          <w:delText>/</w:delText>
        </w:r>
        <w:r w:rsidRPr="00A2596A" w:rsidDel="002C0809">
          <w:rPr>
            <w:rFonts w:ascii="Times New Roman" w:eastAsia="Microsoft YaHei UI" w:hAnsi="Times New Roman" w:cs="Times New Roman" w:hint="eastAsia"/>
            <w:b w:val="0"/>
            <w:strike/>
            <w:lang w:eastAsia="zh-CN"/>
            <w:rPrChange w:id="1521" w:author="Qiao, Guan Lun (RC-CN DI FA ST&amp;PM SUP IT&amp;EDGE)" w:date="2022-02-07T15:02:00Z">
              <w:rPr>
                <w:rFonts w:ascii="Times New Roman" w:eastAsia="Microsoft YaHei UI" w:hAnsi="Times New Roman" w:cs="Times New Roman" w:hint="eastAsia"/>
                <w:b w:val="0"/>
                <w:lang w:eastAsia="zh-CN"/>
              </w:rPr>
            </w:rPrChange>
          </w:rPr>
          <w:delText>修改位置信息</w:delText>
        </w:r>
      </w:del>
    </w:p>
    <w:p w14:paraId="5500C6F7" w14:textId="17D1787D" w:rsidR="003C32EF" w:rsidRPr="00263190" w:rsidDel="00BE5C6A" w:rsidRDefault="003C32EF">
      <w:pPr>
        <w:pStyle w:val="Heading1"/>
        <w:pageBreakBefore/>
        <w:ind w:hanging="994"/>
        <w:rPr>
          <w:del w:id="1522" w:author="Qiao, Guan Lun (RC-CN DI FA ST&amp;PM SUP IT&amp;EDGE)" w:date="2022-02-08T09:28:00Z"/>
          <w:rFonts w:ascii="Times New Roman" w:eastAsia="Microsoft YaHei UI" w:hAnsi="Times New Roman" w:cs="Times New Roman"/>
          <w:sz w:val="19"/>
          <w:lang w:eastAsia="zh-CN"/>
        </w:rPr>
        <w:pPrChange w:id="1523" w:author="Qiao, Guan Lun (RC-CN DI FA ST&amp;PM SUP IT&amp;EDGE)" w:date="2022-02-08T10:07:00Z">
          <w:pPr>
            <w:pStyle w:val="Heading3"/>
          </w:pPr>
        </w:pPrChange>
      </w:pPr>
      <w:del w:id="1524" w:author="Qiao, Guan Lun (RC-CN DI FA ST&amp;PM SUP IT&amp;EDGE)" w:date="2022-02-08T09:08:00Z">
        <w:r w:rsidRPr="00263190" w:rsidDel="00675456">
          <w:rPr>
            <w:rFonts w:ascii="Times New Roman" w:eastAsia="Microsoft YaHei UI" w:hAnsi="Times New Roman" w:cs="Times New Roman" w:hint="eastAsia"/>
            <w:lang w:eastAsia="zh-CN"/>
          </w:rPr>
          <w:lastRenderedPageBreak/>
          <w:delText>场景示意</w:delText>
        </w:r>
      </w:del>
    </w:p>
    <w:p w14:paraId="6C24208D" w14:textId="1F59278F" w:rsidR="003C32EF" w:rsidRPr="00BE5C6A" w:rsidDel="00B663B0" w:rsidRDefault="003C32EF">
      <w:pPr>
        <w:pStyle w:val="Heading1"/>
        <w:pageBreakBefore/>
        <w:ind w:hanging="994"/>
        <w:rPr>
          <w:del w:id="1525" w:author="Qiao, Guan Lun (RC-CN DI FA ST&amp;PM SUP IT&amp;EDGE)" w:date="2022-02-08T09:10:00Z"/>
          <w:rFonts w:ascii="Times New Roman" w:eastAsia="Microsoft YaHei UI" w:hAnsi="Times New Roman" w:cs="Times New Roman"/>
          <w:lang w:eastAsia="zh-CN"/>
          <w:rPrChange w:id="1526" w:author="Qiao, Guan Lun (RC-CN DI FA ST&amp;PM SUP IT&amp;EDGE)" w:date="2022-02-08T09:28:00Z">
            <w:rPr>
              <w:del w:id="1527" w:author="Qiao, Guan Lun (RC-CN DI FA ST&amp;PM SUP IT&amp;EDGE)" w:date="2022-02-08T09:10:00Z"/>
              <w:lang w:eastAsia="zh-CN"/>
            </w:rPr>
          </w:rPrChange>
        </w:rPr>
        <w:pPrChange w:id="1528" w:author="Qiao, Guan Lun (RC-CN DI FA ST&amp;PM SUP IT&amp;EDGE)" w:date="2022-02-08T10:07:00Z">
          <w:pPr>
            <w:pStyle w:val="Body"/>
          </w:pPr>
        </w:pPrChange>
      </w:pPr>
      <w:del w:id="1529" w:author="Qiao, Guan Lun (RC-CN DI FA ST&amp;PM SUP IT&amp;EDGE)" w:date="2022-02-08T09:10:00Z">
        <w:r w:rsidRPr="00A2596A" w:rsidDel="00B663B0">
          <w:rPr>
            <w:b w:val="0"/>
            <w:bCs w:val="0"/>
            <w:noProof/>
            <w:lang w:eastAsia="zh-CN"/>
          </w:rPr>
          <w:lastRenderedPageBreak/>
          <mc:AlternateContent>
            <mc:Choice Requires="wpg">
              <w:drawing>
                <wp:anchor distT="0" distB="0" distL="114300" distR="114300" simplePos="0" relativeHeight="251657216" behindDoc="0" locked="0" layoutInCell="1" allowOverlap="1" wp14:anchorId="7DB3378C" wp14:editId="3A4F54AB">
                  <wp:simplePos x="0" y="0"/>
                  <wp:positionH relativeFrom="margin">
                    <wp:align>center</wp:align>
                  </wp:positionH>
                  <wp:positionV relativeFrom="paragraph">
                    <wp:posOffset>261620</wp:posOffset>
                  </wp:positionV>
                  <wp:extent cx="3724275" cy="1928495"/>
                  <wp:effectExtent l="0" t="0" r="28575" b="14605"/>
                  <wp:wrapTopAndBottom/>
                  <wp:docPr id="5" name="Group 5"/>
                  <wp:cNvGraphicFramePr/>
                  <a:graphic xmlns:a="http://schemas.openxmlformats.org/drawingml/2006/main">
                    <a:graphicData uri="http://schemas.microsoft.com/office/word/2010/wordprocessingGroup">
                      <wpg:wgp>
                        <wpg:cNvGrpSpPr/>
                        <wpg:grpSpPr>
                          <a:xfrm>
                            <a:off x="0" y="0"/>
                            <a:ext cx="3724275" cy="1928495"/>
                            <a:chOff x="0" y="0"/>
                            <a:chExt cx="2933700" cy="3157537"/>
                          </a:xfrm>
                        </wpg:grpSpPr>
                        <wps:wsp>
                          <wps:cNvPr id="1" name="Rectangle 1"/>
                          <wps:cNvSpPr/>
                          <wps:spPr bwMode="gray">
                            <a:xfrm>
                              <a:off x="0" y="0"/>
                              <a:ext cx="2933700" cy="3157537"/>
                            </a:xfrm>
                            <a:prstGeom prst="rect">
                              <a:avLst/>
                            </a:prstGeom>
                            <a:ln/>
                          </wps:spPr>
                          <wps:style>
                            <a:lnRef idx="2">
                              <a:schemeClr val="dk1"/>
                            </a:lnRef>
                            <a:fillRef idx="1">
                              <a:schemeClr val="lt1"/>
                            </a:fillRef>
                            <a:effectRef idx="0">
                              <a:schemeClr val="dk1"/>
                            </a:effectRef>
                            <a:fontRef idx="minor">
                              <a:schemeClr val="dk1"/>
                            </a:fontRef>
                          </wps:style>
                          <wps:txbx>
                            <w:txbxContent>
                              <w:p w14:paraId="0CFC049C" w14:textId="1BF4E2CE" w:rsidR="0076027D" w:rsidRPr="003C32EF" w:rsidRDefault="0076027D" w:rsidP="0076027D">
                                <w:pPr>
                                  <w:jc w:val="center"/>
                                  <w:rPr>
                                    <w:sz w:val="24"/>
                                    <w:szCs w:val="24"/>
                                  </w:rPr>
                                </w:pPr>
                                <w:r w:rsidRPr="003C32EF">
                                  <w:rPr>
                                    <w:sz w:val="24"/>
                                    <w:szCs w:val="24"/>
                                  </w:rPr>
                                  <w:t>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bwMode="gray">
                            <a:xfrm>
                              <a:off x="171450" y="442913"/>
                              <a:ext cx="2605088" cy="1776412"/>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F5D99D7" w14:textId="393E7CB0" w:rsidR="003D0AB6" w:rsidRDefault="003D0AB6" w:rsidP="003D0AB6">
                                <w:pPr>
                                  <w:jc w:val="center"/>
                                  <w:rPr>
                                    <w:lang w:eastAsia="zh-CN"/>
                                  </w:rPr>
                                </w:pPr>
                                <w:r>
                                  <w:rPr>
                                    <w:rFonts w:hint="eastAsia"/>
                                    <w:lang w:eastAsia="zh-CN"/>
                                  </w:rPr>
                                  <w:t>地图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bwMode="gray">
                            <a:xfrm>
                              <a:off x="152400" y="2400300"/>
                              <a:ext cx="2624138" cy="481013"/>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8EDAD3C" w14:textId="3BBEFE5C" w:rsidR="0076027D" w:rsidRDefault="0076027D" w:rsidP="0076027D">
                                <w:pPr>
                                  <w:jc w:val="center"/>
                                  <w:rPr>
                                    <w:lang w:eastAsia="zh-CN"/>
                                  </w:rPr>
                                </w:pPr>
                                <w:r>
                                  <w:t>输入</w:t>
                                </w:r>
                                <w:r>
                                  <w:rPr>
                                    <w:rFonts w:hint="eastAsia"/>
                                    <w:lang w:eastAsia="zh-CN"/>
                                  </w:rPr>
                                  <w:t>用户名</w:t>
                                </w:r>
                                <w:r>
                                  <w:rPr>
                                    <w:rFonts w:hint="eastAsia"/>
                                    <w:lang w:eastAsia="zh-CN"/>
                                  </w:rPr>
                                  <w:t>/</w:t>
                                </w:r>
                                <w:r>
                                  <w:rPr>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3378C" id="Group 5" o:spid="_x0000_s1026" style="position:absolute;left:0;text-align:left;margin-left:0;margin-top:20.6pt;width:293.25pt;height:151.85pt;z-index:251657216;mso-position-horizontal:center;mso-position-horizontal-relative:margin;mso-width-relative:margin;mso-height-relative:margin" coordsize="29337,3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">
                  <v:rect id="Rectangle 1" o:spid="_x0000_s1027" style="position:absolute;width:29337;height:31575;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" fillcolor="white [3201]" strokecolor="black [3200]" strokeweight="2pt">
                    <v:textbox>
                      <w:txbxContent>
                        <w:p w14:paraId="0CFC049C" w14:textId="1BF4E2CE" w:rsidR="0076027D" w:rsidRPr="003C32EF" w:rsidRDefault="0076027D" w:rsidP="0076027D">
                          <w:pPr>
                            <w:jc w:val="center"/>
                            <w:rPr>
                              <w:sz w:val="24"/>
                              <w:szCs w:val="24"/>
                            </w:rPr>
                          </w:pPr>
                          <w:r w:rsidRPr="003C32EF">
                            <w:rPr>
                              <w:sz w:val="24"/>
                              <w:szCs w:val="24"/>
                            </w:rPr>
                            <w:t>注册</w:t>
                          </w:r>
                        </w:p>
                      </w:txbxContent>
                    </v:textbox>
                  </v:rect>
                  <v:rect id="Rectangle 2" o:spid="_x0000_s1028" style="position:absolute;left:1714;top:4429;width:26051;height:177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" fillcolor="#d2d2d2 [3207]" strokecolor="#686868 [1607]" strokeweight="2pt">
                    <v:textbox>
                      <w:txbxContent>
                        <w:p w14:paraId="0F5D99D7" w14:textId="393E7CB0" w:rsidR="003D0AB6" w:rsidRDefault="003D0AB6" w:rsidP="003D0AB6">
                          <w:pPr>
                            <w:jc w:val="center"/>
                            <w:rPr>
                              <w:lang w:eastAsia="zh-CN"/>
                            </w:rPr>
                          </w:pPr>
                          <w:r>
                            <w:rPr>
                              <w:rFonts w:hint="eastAsia"/>
                              <w:lang w:eastAsia="zh-CN"/>
                            </w:rPr>
                            <w:t>地图</w:t>
                          </w:r>
                        </w:p>
                      </w:txbxContent>
                    </v:textbox>
                  </v:rect>
                  <v:rect id="Rectangle 4" o:spid="_x0000_s1029" style="position:absolute;left:1524;top:24003;width:26241;height:481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" fillcolor="#d2d2d2 [3207]" strokecolor="#686868 [1607]" strokeweight="2pt">
                    <v:textbox>
                      <w:txbxContent>
                        <w:p w14:paraId="38EDAD3C" w14:textId="3BBEFE5C" w:rsidR="0076027D" w:rsidRDefault="0076027D" w:rsidP="0076027D">
                          <w:pPr>
                            <w:jc w:val="center"/>
                            <w:rPr>
                              <w:lang w:eastAsia="zh-CN"/>
                            </w:rPr>
                          </w:pPr>
                          <w:r>
                            <w:t>输入</w:t>
                          </w:r>
                          <w:r>
                            <w:rPr>
                              <w:rFonts w:hint="eastAsia"/>
                              <w:lang w:eastAsia="zh-CN"/>
                            </w:rPr>
                            <w:t>用户名</w:t>
                          </w:r>
                          <w:r>
                            <w:rPr>
                              <w:rFonts w:hint="eastAsia"/>
                              <w:lang w:eastAsia="zh-CN"/>
                            </w:rPr>
                            <w:t>/</w:t>
                          </w:r>
                          <w:r>
                            <w:rPr>
                              <w:lang w:eastAsia="zh-CN"/>
                            </w:rPr>
                            <w:t>密码</w:t>
                          </w:r>
                        </w:p>
                      </w:txbxContent>
                    </v:textbox>
                  </v:rect>
                  <w10:wrap type="topAndBottom" anchorx="margin"/>
                </v:group>
              </w:pict>
            </mc:Fallback>
          </mc:AlternateContent>
        </w:r>
      </w:del>
    </w:p>
    <w:p w14:paraId="4E5381AE" w14:textId="7B6E35AC" w:rsidR="003C32EF" w:rsidRPr="00A2596A" w:rsidDel="002C0809" w:rsidRDefault="003C32EF">
      <w:pPr>
        <w:pStyle w:val="Heading1"/>
        <w:pageBreakBefore/>
        <w:ind w:hanging="994"/>
        <w:rPr>
          <w:del w:id="1530" w:author="Qiao, Guan Lun (RC-CN DI FA ST&amp;PM SUP IT&amp;EDGE)" w:date="2022-01-25T14:24:00Z"/>
          <w:lang w:eastAsia="zh-CN"/>
        </w:rPr>
        <w:pPrChange w:id="1531" w:author="Qiao, Guan Lun (RC-CN DI FA ST&amp;PM SUP IT&amp;EDGE)" w:date="2022-02-08T10:07:00Z">
          <w:pPr>
            <w:pStyle w:val="Body"/>
          </w:pPr>
        </w:pPrChange>
      </w:pPr>
    </w:p>
    <w:p w14:paraId="1E7C3811" w14:textId="6966A2AC" w:rsidR="00FA5E81" w:rsidDel="00417553" w:rsidRDefault="002C0809">
      <w:pPr>
        <w:pStyle w:val="Heading1"/>
        <w:pageBreakBefore/>
        <w:ind w:hanging="994"/>
        <w:rPr>
          <w:del w:id="1532" w:author="Qiao, Guan Lun (RC-CN DI FA ST&amp;PM SUP IT&amp;EDGE)" w:date="2022-02-08T09:28:00Z"/>
          <w:rFonts w:ascii="Times New Roman" w:eastAsia="Microsoft YaHei UI" w:hAnsi="Times New Roman" w:cs="Times New Roman"/>
          <w:lang w:eastAsia="zh-CN"/>
        </w:rPr>
        <w:pPrChange w:id="1533" w:author="Qiao, Guan Lun (RC-CN DI FA ST&amp;PM SUP IT&amp;EDGE)" w:date="2022-02-08T10:07:00Z">
          <w:pPr>
            <w:pStyle w:val="ListParagraph"/>
            <w:numPr>
              <w:numId w:val="72"/>
            </w:numPr>
            <w:ind w:left="360" w:hanging="360"/>
          </w:pPr>
        </w:pPrChange>
      </w:pPr>
      <w:del w:id="1534" w:author="Qiao, Guan Lun (RC-CN DI FA ST&amp;PM SUP IT&amp;EDGE)" w:date="2022-02-08T10:07:00Z">
        <w:r w:rsidRPr="00B663B0" w:rsidDel="00263190">
          <w:rPr>
            <w:rFonts w:ascii="Times New Roman" w:eastAsia="Microsoft YaHei UI" w:hAnsi="Times New Roman" w:cs="Times New Roman" w:hint="eastAsia"/>
            <w:sz w:val="19"/>
            <w:lang w:eastAsia="zh-CN"/>
            <w:rPrChange w:id="1535" w:author="Qiao, Guan Lun (RC-CN DI FA ST&amp;PM SUP IT&amp;EDGE)" w:date="2022-02-08T09:10:00Z">
              <w:rPr>
                <w:rFonts w:ascii="Times New Roman" w:eastAsia="Microsoft YaHei UI" w:hAnsi="Times New Roman" w:cs="Times New Roman" w:hint="eastAsia"/>
                <w:sz w:val="24"/>
                <w:lang w:eastAsia="zh-CN"/>
              </w:rPr>
            </w:rPrChange>
          </w:rPr>
          <w:lastRenderedPageBreak/>
          <w:delText>功能说明</w:delText>
        </w:r>
      </w:del>
    </w:p>
    <w:p w14:paraId="33312F4C" w14:textId="7C4B9A30" w:rsidR="003C32EF" w:rsidRPr="00A2596A" w:rsidDel="005135DE" w:rsidRDefault="00A42E9C">
      <w:pPr>
        <w:pStyle w:val="Heading1"/>
        <w:pageBreakBefore/>
        <w:ind w:hanging="994"/>
        <w:rPr>
          <w:del w:id="1536" w:author="Qiao, Guan Lun (RC-CN DI FA ST&amp;PM SUP IT&amp;EDGE)" w:date="2022-02-08T09:30:00Z"/>
          <w:rFonts w:ascii="Times New Roman" w:eastAsia="Microsoft YaHei UI" w:hAnsi="Times New Roman" w:cs="Times New Roman"/>
          <w:lang w:eastAsia="zh-CN"/>
        </w:rPr>
        <w:pPrChange w:id="1537" w:author="Qiao, Guan Lun (RC-CN DI FA ST&amp;PM SUP IT&amp;EDGE)" w:date="2022-02-08T10:07:00Z">
          <w:pPr>
            <w:pStyle w:val="Body"/>
          </w:pPr>
        </w:pPrChange>
      </w:pPr>
      <w:del w:id="1538" w:author="Qiao, Guan Lun (RC-CN DI FA ST&amp;PM SUP IT&amp;EDGE)" w:date="2022-02-08T09:30:00Z">
        <w:r w:rsidRPr="00A2596A" w:rsidDel="005135DE">
          <w:rPr>
            <w:rFonts w:ascii="Times New Roman" w:eastAsia="Microsoft YaHei UI" w:hAnsi="Times New Roman" w:cs="Times New Roman"/>
            <w:lang w:eastAsia="zh-CN"/>
          </w:rPr>
          <w:delText>在未登入情况下，用户应有注册、登录的选项；</w:delText>
        </w:r>
        <w:r w:rsidR="003C32EF" w:rsidRPr="00A2596A" w:rsidDel="005135DE">
          <w:rPr>
            <w:rFonts w:ascii="Times New Roman" w:eastAsia="Microsoft YaHei UI" w:hAnsi="Times New Roman" w:cs="Times New Roman"/>
            <w:lang w:eastAsia="zh-CN"/>
          </w:rPr>
          <w:delText>注册时，用户应在</w:delText>
        </w:r>
        <w:r w:rsidR="003C32EF" w:rsidRPr="00A2596A" w:rsidDel="005135DE">
          <w:rPr>
            <w:rFonts w:ascii="Times New Roman" w:eastAsia="Microsoft YaHei UI" w:hAnsi="Times New Roman" w:cs="Times New Roman"/>
            <w:lang w:eastAsia="zh-CN"/>
          </w:rPr>
          <w:delText xml:space="preserve">APP </w:delText>
        </w:r>
        <w:r w:rsidR="003C32EF" w:rsidRPr="00A2596A" w:rsidDel="005135DE">
          <w:rPr>
            <w:rFonts w:ascii="Times New Roman" w:eastAsia="Microsoft YaHei UI" w:hAnsi="Times New Roman" w:cs="Times New Roman"/>
            <w:lang w:eastAsia="zh-CN"/>
          </w:rPr>
          <w:delText>界面弹出的</w:delText>
        </w:r>
        <w:r w:rsidR="002D7DE8" w:rsidRPr="00A2596A" w:rsidDel="005135DE">
          <w:rPr>
            <w:rFonts w:ascii="Times New Roman" w:eastAsia="Microsoft YaHei UI" w:hAnsi="Times New Roman" w:cs="Times New Roman"/>
            <w:lang w:eastAsia="zh-CN"/>
          </w:rPr>
          <w:delText>地形图中</w:delText>
        </w:r>
        <w:r w:rsidR="006A3E17" w:rsidRPr="00A2596A" w:rsidDel="005135DE">
          <w:rPr>
            <w:rFonts w:ascii="Times New Roman" w:eastAsia="Microsoft YaHei UI" w:hAnsi="Times New Roman" w:cs="Times New Roman"/>
            <w:lang w:eastAsia="zh-CN"/>
          </w:rPr>
          <w:delText>点选工位所在位置</w:delText>
        </w:r>
        <w:r w:rsidR="004C2851" w:rsidRPr="00A2596A" w:rsidDel="005135DE">
          <w:rPr>
            <w:rFonts w:ascii="Times New Roman" w:eastAsia="Microsoft YaHei UI" w:hAnsi="Times New Roman" w:cs="Times New Roman"/>
            <w:lang w:eastAsia="zh-CN"/>
          </w:rPr>
          <w:delText>或期望</w:delText>
        </w:r>
        <w:r w:rsidR="006A3E17" w:rsidRPr="00A2596A" w:rsidDel="005135DE">
          <w:rPr>
            <w:rFonts w:ascii="Times New Roman" w:eastAsia="Microsoft YaHei UI" w:hAnsi="Times New Roman" w:cs="Times New Roman"/>
            <w:lang w:eastAsia="zh-CN"/>
          </w:rPr>
          <w:delText>AGV</w:delText>
        </w:r>
        <w:r w:rsidR="004C2851" w:rsidRPr="00A2596A" w:rsidDel="005135DE">
          <w:rPr>
            <w:rFonts w:ascii="Times New Roman" w:eastAsia="Microsoft YaHei UI" w:hAnsi="Times New Roman" w:cs="Times New Roman"/>
            <w:lang w:eastAsia="zh-CN"/>
          </w:rPr>
          <w:delText>送达位置。</w:delText>
        </w:r>
        <w:r w:rsidR="00E51DC6" w:rsidRPr="00A2596A" w:rsidDel="005135DE">
          <w:rPr>
            <w:rFonts w:ascii="Times New Roman" w:eastAsia="Microsoft YaHei UI" w:hAnsi="Times New Roman" w:cs="Times New Roman"/>
            <w:lang w:eastAsia="zh-CN"/>
          </w:rPr>
          <w:delText>同时输入用户名密码</w:delText>
        </w:r>
        <w:r w:rsidRPr="00A2596A" w:rsidDel="005135DE">
          <w:rPr>
            <w:rFonts w:ascii="Times New Roman" w:eastAsia="Microsoft YaHei UI" w:hAnsi="Times New Roman" w:cs="Times New Roman"/>
            <w:lang w:eastAsia="zh-CN"/>
          </w:rPr>
          <w:delText>，将新用户信息注册到后端数据库中；登录时，用户应直接输入登用户名密码，</w:delText>
        </w:r>
        <w:r w:rsidR="007653F0" w:rsidRPr="00A2596A" w:rsidDel="005135DE">
          <w:rPr>
            <w:rFonts w:ascii="Times New Roman" w:eastAsia="Microsoft YaHei UI" w:hAnsi="Times New Roman" w:cs="Times New Roman"/>
            <w:lang w:eastAsia="zh-CN"/>
          </w:rPr>
          <w:delText>并从后端载入用户信息</w:delText>
        </w:r>
        <w:r w:rsidR="00816E03" w:rsidRPr="00A2596A" w:rsidDel="005135DE">
          <w:rPr>
            <w:rFonts w:ascii="Times New Roman" w:eastAsia="Microsoft YaHei UI" w:hAnsi="Times New Roman" w:cs="Times New Roman"/>
            <w:lang w:eastAsia="zh-CN"/>
          </w:rPr>
          <w:delText>。</w:delText>
        </w:r>
      </w:del>
    </w:p>
    <w:p w14:paraId="5603AEAE" w14:textId="28D0E33F" w:rsidR="00816E03" w:rsidRPr="00A2596A" w:rsidDel="00805FD0" w:rsidRDefault="00816E03">
      <w:pPr>
        <w:pStyle w:val="Heading1"/>
        <w:pageBreakBefore/>
        <w:ind w:hanging="994"/>
        <w:rPr>
          <w:del w:id="1539" w:author="Qiao, Guan Lun (RC-CN DI FA ST&amp;PM SUP IT&amp;EDGE)" w:date="2022-02-08T09:27:00Z"/>
          <w:rFonts w:ascii="Times New Roman" w:eastAsia="Microsoft YaHei UI" w:hAnsi="Times New Roman" w:cs="Times New Roman"/>
          <w:lang w:eastAsia="zh-CN"/>
        </w:rPr>
        <w:pPrChange w:id="1540" w:author="Qiao, Guan Lun (RC-CN DI FA ST&amp;PM SUP IT&amp;EDGE)" w:date="2022-02-08T10:07:00Z">
          <w:pPr>
            <w:pStyle w:val="Body"/>
          </w:pPr>
        </w:pPrChange>
      </w:pPr>
      <w:del w:id="1541" w:author="Qiao, Guan Lun (RC-CN DI FA ST&amp;PM SUP IT&amp;EDGE)" w:date="2022-02-08T09:27:00Z">
        <w:r w:rsidRPr="00A2596A" w:rsidDel="00805FD0">
          <w:rPr>
            <w:rFonts w:ascii="Times New Roman" w:eastAsia="Microsoft YaHei UI" w:hAnsi="Times New Roman" w:cs="Times New Roman"/>
            <w:lang w:eastAsia="zh-CN"/>
          </w:rPr>
          <w:delText>在已登入情况下，用户应能通过设置，</w:delText>
        </w:r>
        <w:r w:rsidR="00E778CC" w:rsidRPr="00A2596A" w:rsidDel="00805FD0">
          <w:rPr>
            <w:rFonts w:ascii="Times New Roman" w:eastAsia="Microsoft YaHei UI" w:hAnsi="Times New Roman" w:cs="Times New Roman"/>
            <w:lang w:eastAsia="zh-CN"/>
          </w:rPr>
          <w:delText>实现修改密码，重置位置信息等操作。</w:delText>
        </w:r>
      </w:del>
    </w:p>
    <w:p w14:paraId="51D7BE8B" w14:textId="190F7671" w:rsidR="00441FFD" w:rsidRPr="00A2596A" w:rsidDel="00CD31D0" w:rsidRDefault="00441FFD">
      <w:pPr>
        <w:pStyle w:val="Heading1"/>
        <w:pageBreakBefore/>
        <w:ind w:hanging="994"/>
        <w:rPr>
          <w:del w:id="1542" w:author="Qiao, Guan Lun (RC-CN DI FA ST&amp;PM SUP IT&amp;EDGE)" w:date="2022-02-08T09:47:00Z"/>
          <w:rFonts w:ascii="Times New Roman" w:eastAsia="Microsoft YaHei UI" w:hAnsi="Times New Roman" w:cs="Times New Roman"/>
          <w:lang w:eastAsia="zh-CN"/>
        </w:rPr>
        <w:pPrChange w:id="1543" w:author="Qiao, Guan Lun (RC-CN DI FA ST&amp;PM SUP IT&amp;EDGE)" w:date="2022-02-08T10:07:00Z">
          <w:pPr>
            <w:pStyle w:val="Body"/>
          </w:pPr>
        </w:pPrChange>
      </w:pPr>
    </w:p>
    <w:p w14:paraId="17EAAB91" w14:textId="43FA0E5C" w:rsidR="002C0809" w:rsidRPr="00A2596A" w:rsidDel="00263190" w:rsidRDefault="003C7E47">
      <w:pPr>
        <w:pStyle w:val="Heading1"/>
        <w:pageBreakBefore/>
        <w:ind w:hanging="994"/>
        <w:rPr>
          <w:del w:id="1544" w:author="Qiao, Guan Lun (RC-CN DI FA ST&amp;PM SUP IT&amp;EDGE)" w:date="2022-02-08T10:07:00Z"/>
          <w:rFonts w:ascii="Times New Roman" w:eastAsia="Microsoft YaHei UI" w:hAnsi="Times New Roman" w:cs="Times New Roman"/>
          <w:lang w:eastAsia="zh-CN"/>
        </w:rPr>
        <w:pPrChange w:id="1545" w:author="Qiao, Guan Lun (RC-CN DI FA ST&amp;PM SUP IT&amp;EDGE)" w:date="2022-02-08T10:07:00Z">
          <w:pPr>
            <w:pStyle w:val="Heading2"/>
          </w:pPr>
        </w:pPrChange>
      </w:pPr>
      <w:del w:id="1546" w:author="Qiao, Guan Lun (RC-CN DI FA ST&amp;PM SUP IT&amp;EDGE)" w:date="2022-01-25T14:26:00Z">
        <w:r w:rsidRPr="00A2596A" w:rsidDel="002C0809">
          <w:rPr>
            <w:rFonts w:ascii="Times New Roman" w:eastAsia="Microsoft YaHei UI" w:hAnsi="Times New Roman" w:cs="Times New Roman"/>
            <w:lang w:eastAsia="zh-CN"/>
          </w:rPr>
          <w:delText>功能场景</w:delText>
        </w:r>
        <w:r w:rsidRPr="00A2596A" w:rsidDel="002C0809">
          <w:rPr>
            <w:rFonts w:ascii="Times New Roman" w:eastAsia="Microsoft YaHei UI" w:hAnsi="Times New Roman" w:cs="Times New Roman"/>
            <w:lang w:eastAsia="zh-CN"/>
          </w:rPr>
          <w:delText>2</w:delText>
        </w:r>
        <w:r w:rsidR="006476C7" w:rsidRPr="00A2596A" w:rsidDel="002C0809">
          <w:rPr>
            <w:rFonts w:ascii="Times New Roman" w:eastAsia="Microsoft YaHei UI" w:hAnsi="Times New Roman" w:cs="Times New Roman"/>
            <w:lang w:eastAsia="zh-CN"/>
          </w:rPr>
          <w:delText>——</w:delText>
        </w:r>
        <w:r w:rsidR="00184CE2" w:rsidRPr="00A2596A" w:rsidDel="002C0809">
          <w:rPr>
            <w:rFonts w:ascii="Times New Roman" w:eastAsia="Microsoft YaHei UI" w:hAnsi="Times New Roman" w:cs="Times New Roman"/>
            <w:lang w:eastAsia="zh-CN"/>
          </w:rPr>
          <w:delText>下单</w:delText>
        </w:r>
      </w:del>
    </w:p>
    <w:p w14:paraId="7FC75C0E" w14:textId="481DA37F" w:rsidR="00184CE2" w:rsidRPr="00A2596A" w:rsidDel="002C0809" w:rsidRDefault="00184CE2">
      <w:pPr>
        <w:pStyle w:val="Heading1"/>
        <w:pageBreakBefore/>
        <w:ind w:hanging="994"/>
        <w:rPr>
          <w:del w:id="1547" w:author="Qiao, Guan Lun (RC-CN DI FA ST&amp;PM SUP IT&amp;EDGE)" w:date="2022-01-25T14:27:00Z"/>
          <w:rFonts w:ascii="Times New Roman" w:eastAsia="Microsoft YaHei UI" w:hAnsi="Times New Roman" w:cs="Times New Roman"/>
          <w:lang w:eastAsia="zh-CN"/>
        </w:rPr>
        <w:pPrChange w:id="1548" w:author="Qiao, Guan Lun (RC-CN DI FA ST&amp;PM SUP IT&amp;EDGE)" w:date="2022-02-08T10:07:00Z">
          <w:pPr>
            <w:pStyle w:val="Heading3"/>
          </w:pPr>
        </w:pPrChange>
      </w:pPr>
      <w:del w:id="1549" w:author="Qiao, Guan Lun (RC-CN DI FA ST&amp;PM SUP IT&amp;EDGE)" w:date="2022-01-25T14:28:00Z">
        <w:r w:rsidRPr="00A2596A" w:rsidDel="002C0809">
          <w:rPr>
            <w:rFonts w:ascii="Times New Roman" w:eastAsia="Microsoft YaHei UI" w:hAnsi="Times New Roman" w:cs="Times New Roman"/>
            <w:lang w:eastAsia="zh-CN"/>
          </w:rPr>
          <w:delText>场景示意</w:delText>
        </w:r>
      </w:del>
    </w:p>
    <w:p w14:paraId="165CF9A9" w14:textId="1790CF51" w:rsidR="00577177" w:rsidRPr="00A2596A" w:rsidDel="002C0809" w:rsidRDefault="00577177">
      <w:pPr>
        <w:pStyle w:val="Heading1"/>
        <w:pageBreakBefore/>
        <w:ind w:hanging="994"/>
        <w:rPr>
          <w:del w:id="1550" w:author="Qiao, Guan Lun (RC-CN DI FA ST&amp;PM SUP IT&amp;EDGE)" w:date="2022-01-25T14:28:00Z"/>
          <w:rFonts w:ascii="Times New Roman" w:eastAsia="Microsoft YaHei UI" w:hAnsi="Times New Roman" w:cs="Times New Roman"/>
          <w:lang w:eastAsia="zh-CN"/>
        </w:rPr>
        <w:pPrChange w:id="1551" w:author="Qiao, Guan Lun (RC-CN DI FA ST&amp;PM SUP IT&amp;EDGE)" w:date="2022-02-08T10:07:00Z">
          <w:pPr>
            <w:pStyle w:val="Heading3"/>
            <w:numPr>
              <w:ilvl w:val="0"/>
              <w:numId w:val="0"/>
            </w:numPr>
            <w:ind w:firstLine="0"/>
          </w:pPr>
        </w:pPrChange>
      </w:pPr>
    </w:p>
    <w:bookmarkStart w:id="1552" w:name="_Toc93664009"/>
    <w:bookmarkStart w:id="1553" w:name="_Toc93666346"/>
    <w:p w14:paraId="20481219" w14:textId="4E2C0875" w:rsidR="00577177" w:rsidRPr="00A2596A" w:rsidDel="002C0809" w:rsidRDefault="002C23A6">
      <w:pPr>
        <w:pStyle w:val="Heading1"/>
        <w:pageBreakBefore/>
        <w:ind w:hanging="994"/>
        <w:rPr>
          <w:del w:id="1554" w:author="Qiao, Guan Lun (RC-CN DI FA ST&amp;PM SUP IT&amp;EDGE)" w:date="2022-01-25T14:27:00Z"/>
          <w:rFonts w:ascii="Times New Roman" w:eastAsia="Microsoft YaHei UI" w:hAnsi="Times New Roman" w:cs="Times New Roman"/>
          <w:lang w:eastAsia="zh-CN"/>
        </w:rPr>
        <w:pPrChange w:id="1555" w:author="Qiao, Guan Lun (RC-CN DI FA ST&amp;PM SUP IT&amp;EDGE)" w:date="2022-02-08T10:07:00Z">
          <w:pPr>
            <w:pStyle w:val="Heading3"/>
            <w:numPr>
              <w:ilvl w:val="0"/>
              <w:numId w:val="0"/>
            </w:numPr>
            <w:ind w:firstLine="0"/>
          </w:pPr>
        </w:pPrChange>
      </w:pPr>
      <w:del w:id="1556" w:author="Qiao, Guan Lun (RC-CN DI FA ST&amp;PM SUP IT&amp;EDGE)" w:date="2022-02-08T10:07:00Z">
        <w:r w:rsidRPr="00A2596A" w:rsidDel="00263190">
          <w:rPr>
            <w:rFonts w:ascii="Times New Roman" w:eastAsia="Microsoft YaHei UI" w:hAnsi="Times New Roman" w:cs="Times New Roman"/>
            <w:b w:val="0"/>
            <w:bCs w:val="0"/>
            <w:noProof/>
            <w:lang w:eastAsia="zh-CN"/>
          </w:rPr>
          <mc:AlternateContent>
            <mc:Choice Requires="wps">
              <w:drawing>
                <wp:anchor distT="0" distB="0" distL="114300" distR="114300" simplePos="0" relativeHeight="251666432" behindDoc="0" locked="0" layoutInCell="1" allowOverlap="1" wp14:anchorId="13BC0FB1" wp14:editId="61E52E95">
                  <wp:simplePos x="0" y="0"/>
                  <wp:positionH relativeFrom="column">
                    <wp:posOffset>224790</wp:posOffset>
                  </wp:positionH>
                  <wp:positionV relativeFrom="paragraph">
                    <wp:posOffset>4008120</wp:posOffset>
                  </wp:positionV>
                  <wp:extent cx="3307080" cy="299720"/>
                  <wp:effectExtent l="0" t="0" r="26670" b="24130"/>
                  <wp:wrapTopAndBottom/>
                  <wp:docPr id="35" name="Rectangle 35"/>
                  <wp:cNvGraphicFramePr/>
                  <a:graphic xmlns:a="http://schemas.openxmlformats.org/drawingml/2006/main">
                    <a:graphicData uri="http://schemas.microsoft.com/office/word/2010/wordprocessingShape">
                      <wps:wsp>
                        <wps:cNvSpPr/>
                        <wps:spPr bwMode="gray">
                          <a:xfrm>
                            <a:off x="0" y="0"/>
                            <a:ext cx="3307080" cy="299720"/>
                          </a:xfrm>
                          <a:prstGeom prst="rect">
                            <a:avLst/>
                          </a:prstGeom>
                          <a:solidFill>
                            <a:srgbClr val="D2D2D2"/>
                          </a:solidFill>
                          <a:ln w="25400" cap="flat" cmpd="sng" algn="ctr">
                            <a:solidFill>
                              <a:srgbClr val="D2D2D2">
                                <a:shade val="50000"/>
                              </a:srgbClr>
                            </a:solidFill>
                            <a:prstDash val="solid"/>
                          </a:ln>
                          <a:effectLst/>
                        </wps:spPr>
                        <wps:txbx>
                          <w:txbxContent>
                            <w:p w14:paraId="6F42016B" w14:textId="475497FE" w:rsidR="002C23A6" w:rsidRDefault="002C23A6" w:rsidP="002C23A6">
                              <w:pPr>
                                <w:jc w:val="center"/>
                                <w:rPr>
                                  <w:lang w:eastAsia="zh-CN"/>
                                </w:rPr>
                              </w:pPr>
                              <w:r>
                                <w:rPr>
                                  <w:rFonts w:hint="eastAsia"/>
                                  <w:lang w:eastAsia="zh-CN"/>
                                </w:rPr>
                                <w:t>订单状态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C0FB1" id="Rectangle 35" o:spid="_x0000_s1030" style="position:absolute;left:0;text-align:left;margin-left:17.7pt;margin-top:315.6pt;width:260.4pt;height:2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" fillcolor="#d2d2d2" strokecolor="#9a9a9a" strokeweight="2pt">
                  <v:textbox>
                    <w:txbxContent>
                      <w:p w14:paraId="6F42016B" w14:textId="475497FE" w:rsidR="002C23A6" w:rsidRDefault="002C23A6" w:rsidP="002C23A6">
                        <w:pPr>
                          <w:jc w:val="center"/>
                          <w:rPr>
                            <w:lang w:eastAsia="zh-CN"/>
                          </w:rPr>
                        </w:pPr>
                        <w:r>
                          <w:rPr>
                            <w:rFonts w:hint="eastAsia"/>
                            <w:lang w:eastAsia="zh-CN"/>
                          </w:rPr>
                          <w:t>订单状态</w:t>
                        </w:r>
                      </w:p>
                    </w:txbxContent>
                  </v:textbox>
                  <w10:wrap type="topAndBottom"/>
                </v:rect>
              </w:pict>
            </mc:Fallback>
          </mc:AlternateContent>
        </w:r>
        <w:r w:rsidR="00BB122C" w:rsidRPr="00A2596A" w:rsidDel="00263190">
          <w:rPr>
            <w:rFonts w:ascii="Times New Roman" w:eastAsia="Microsoft YaHei UI" w:hAnsi="Times New Roman" w:cs="Times New Roman"/>
            <w:b w:val="0"/>
            <w:bCs w:val="0"/>
            <w:noProof/>
            <w:lang w:eastAsia="zh-CN"/>
          </w:rPr>
          <mc:AlternateContent>
            <mc:Choice Requires="wps">
              <w:drawing>
                <wp:anchor distT="0" distB="0" distL="114300" distR="114300" simplePos="0" relativeHeight="251664384" behindDoc="0" locked="0" layoutInCell="1" allowOverlap="1" wp14:anchorId="6754D975" wp14:editId="77B60918">
                  <wp:simplePos x="0" y="0"/>
                  <wp:positionH relativeFrom="column">
                    <wp:posOffset>827367</wp:posOffset>
                  </wp:positionH>
                  <wp:positionV relativeFrom="paragraph">
                    <wp:posOffset>2925753</wp:posOffset>
                  </wp:positionV>
                  <wp:extent cx="85091" cy="162824"/>
                  <wp:effectExtent l="0" t="0" r="0" b="8890"/>
                  <wp:wrapNone/>
                  <wp:docPr id="32" name="Isosceles Triangle 32"/>
                  <wp:cNvGraphicFramePr/>
                  <a:graphic xmlns:a="http://schemas.openxmlformats.org/drawingml/2006/main">
                    <a:graphicData uri="http://schemas.microsoft.com/office/word/2010/wordprocessingShape">
                      <wps:wsp>
                        <wps:cNvSpPr/>
                        <wps:spPr bwMode="gray">
                          <a:xfrm rot="10800000">
                            <a:off x="0" y="0"/>
                            <a:ext cx="85091" cy="162824"/>
                          </a:xfrm>
                          <a:prstGeom prst="triangl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FAA0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2" o:spid="_x0000_s1026" type="#_x0000_t5" style="position:absolute;margin-left:65.15pt;margin-top:230.35pt;width:6.7pt;height:12.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" fillcolor="#d90000 [3215]" stroked="f" strokeweight="2pt"/>
              </w:pict>
            </mc:Fallback>
          </mc:AlternateContent>
        </w:r>
        <w:r w:rsidR="00CA7AF0" w:rsidRPr="00A2596A" w:rsidDel="00263190">
          <w:rPr>
            <w:rFonts w:ascii="Times New Roman" w:eastAsia="Microsoft YaHei UI" w:hAnsi="Times New Roman" w:cs="Times New Roman"/>
            <w:b w:val="0"/>
            <w:bCs w:val="0"/>
            <w:noProof/>
            <w:lang w:eastAsia="zh-CN"/>
          </w:rPr>
          <mc:AlternateContent>
            <mc:Choice Requires="wps">
              <w:drawing>
                <wp:anchor distT="0" distB="0" distL="114300" distR="114300" simplePos="0" relativeHeight="251663360" behindDoc="0" locked="0" layoutInCell="1" allowOverlap="1" wp14:anchorId="1A7CC3DB" wp14:editId="69A57577">
                  <wp:simplePos x="0" y="0"/>
                  <wp:positionH relativeFrom="column">
                    <wp:posOffset>220980</wp:posOffset>
                  </wp:positionH>
                  <wp:positionV relativeFrom="paragraph">
                    <wp:posOffset>2771775</wp:posOffset>
                  </wp:positionV>
                  <wp:extent cx="3307080" cy="1081405"/>
                  <wp:effectExtent l="0" t="0" r="26670" b="23495"/>
                  <wp:wrapTopAndBottom/>
                  <wp:docPr id="25" name="Rectangle 25"/>
                  <wp:cNvGraphicFramePr/>
                  <a:graphic xmlns:a="http://schemas.openxmlformats.org/drawingml/2006/main">
                    <a:graphicData uri="http://schemas.microsoft.com/office/word/2010/wordprocessingShape">
                      <wps:wsp>
                        <wps:cNvSpPr/>
                        <wps:spPr bwMode="gray">
                          <a:xfrm>
                            <a:off x="0" y="0"/>
                            <a:ext cx="3307080" cy="1081405"/>
                          </a:xfrm>
                          <a:prstGeom prst="rect">
                            <a:avLst/>
                          </a:prstGeom>
                          <a:solidFill>
                            <a:srgbClr val="D2D2D2"/>
                          </a:solidFill>
                          <a:ln w="25400" cap="flat" cmpd="sng" algn="ctr">
                            <a:solidFill>
                              <a:srgbClr val="D2D2D2">
                                <a:shade val="50000"/>
                              </a:srgbClr>
                            </a:solidFill>
                            <a:prstDash val="solid"/>
                          </a:ln>
                          <a:effectLst/>
                        </wps:spPr>
                        <wps:txbx>
                          <w:txbxContent>
                            <w:p w14:paraId="44B1FD74" w14:textId="206DBAB7" w:rsidR="009E4D15" w:rsidRDefault="00BE5B9A" w:rsidP="009E4D15">
                              <w:pPr>
                                <w:jc w:val="center"/>
                                <w:rPr>
                                  <w:lang w:eastAsia="zh-CN"/>
                                </w:rPr>
                              </w:pPr>
                              <w:r>
                                <w:rPr>
                                  <w:lang w:eastAsia="zh-CN"/>
                                </w:rPr>
                                <w:t>地图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7CC3DB" id="Rectangle 25" o:spid="_x0000_s1031" style="position:absolute;left:0;text-align:left;margin-left:17.4pt;margin-top:218.25pt;width:260.4pt;height:8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" fillcolor="#d2d2d2" strokecolor="#9a9a9a" strokeweight="2pt">
                  <v:textbox>
                    <w:txbxContent>
                      <w:p w14:paraId="44B1FD74" w14:textId="206DBAB7" w:rsidR="009E4D15" w:rsidRDefault="00BE5B9A" w:rsidP="009E4D15">
                        <w:pPr>
                          <w:jc w:val="center"/>
                          <w:rPr>
                            <w:lang w:eastAsia="zh-CN"/>
                          </w:rPr>
                        </w:pPr>
                        <w:r>
                          <w:rPr>
                            <w:lang w:eastAsia="zh-CN"/>
                          </w:rPr>
                          <w:t>地图</w:t>
                        </w:r>
                      </w:p>
                    </w:txbxContent>
                  </v:textbox>
                  <w10:wrap type="topAndBottom"/>
                </v:rect>
              </w:pict>
            </mc:Fallback>
          </mc:AlternateContent>
        </w:r>
        <w:r w:rsidR="00CA7AF0" w:rsidRPr="00A2596A" w:rsidDel="00263190">
          <w:rPr>
            <w:rFonts w:ascii="Times New Roman" w:eastAsia="Microsoft YaHei UI" w:hAnsi="Times New Roman" w:cs="Times New Roman"/>
            <w:b w:val="0"/>
            <w:bCs w:val="0"/>
            <w:noProof/>
            <w:lang w:eastAsia="zh-CN"/>
          </w:rPr>
          <mc:AlternateContent>
            <mc:Choice Requires="wps">
              <w:drawing>
                <wp:anchor distT="0" distB="0" distL="114300" distR="114300" simplePos="0" relativeHeight="251662336" behindDoc="0" locked="0" layoutInCell="1" allowOverlap="1" wp14:anchorId="7F1BBA87" wp14:editId="54CB8F2D">
                  <wp:simplePos x="0" y="0"/>
                  <wp:positionH relativeFrom="column">
                    <wp:posOffset>-679</wp:posOffset>
                  </wp:positionH>
                  <wp:positionV relativeFrom="paragraph">
                    <wp:posOffset>2500485</wp:posOffset>
                  </wp:positionV>
                  <wp:extent cx="3724275" cy="1928495"/>
                  <wp:effectExtent l="0" t="0" r="28575" b="14605"/>
                  <wp:wrapTopAndBottom/>
                  <wp:docPr id="24" name="Rectangle 24"/>
                  <wp:cNvGraphicFramePr/>
                  <a:graphic xmlns:a="http://schemas.openxmlformats.org/drawingml/2006/main">
                    <a:graphicData uri="http://schemas.microsoft.com/office/word/2010/wordprocessingShape">
                      <wps:wsp>
                        <wps:cNvSpPr/>
                        <wps:spPr bwMode="gray">
                          <a:xfrm>
                            <a:off x="0" y="0"/>
                            <a:ext cx="3724275" cy="1928495"/>
                          </a:xfrm>
                          <a:prstGeom prst="rect">
                            <a:avLst/>
                          </a:prstGeom>
                          <a:ln/>
                        </wps:spPr>
                        <wps:style>
                          <a:lnRef idx="2">
                            <a:schemeClr val="dk1"/>
                          </a:lnRef>
                          <a:fillRef idx="1">
                            <a:schemeClr val="lt1"/>
                          </a:fillRef>
                          <a:effectRef idx="0">
                            <a:schemeClr val="dk1"/>
                          </a:effectRef>
                          <a:fontRef idx="minor">
                            <a:schemeClr val="dk1"/>
                          </a:fontRef>
                        </wps:style>
                        <wps:txbx>
                          <w:txbxContent>
                            <w:p w14:paraId="3DA4D329" w14:textId="48EB8CC5" w:rsidR="009E4D15" w:rsidRPr="003C32EF" w:rsidRDefault="007B4B8D" w:rsidP="009E4D15">
                              <w:pPr>
                                <w:jc w:val="center"/>
                                <w:rPr>
                                  <w:sz w:val="24"/>
                                  <w:szCs w:val="24"/>
                                  <w:lang w:eastAsia="zh-CN"/>
                                </w:rPr>
                              </w:pPr>
                              <w:r>
                                <w:rPr>
                                  <w:rFonts w:hint="eastAsia"/>
                                  <w:sz w:val="24"/>
                                  <w:szCs w:val="24"/>
                                  <w:lang w:eastAsia="zh-CN"/>
                                </w:rPr>
                                <w:t>运输中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F1BBA87" id="Rectangle 24" o:spid="_x0000_s1032" style="position:absolute;left:0;text-align:left;margin-left:-.05pt;margin-top:196.9pt;width:293.25pt;height:151.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" fillcolor="white [3201]" strokecolor="black [3200]" strokeweight="2pt">
                  <v:textbox>
                    <w:txbxContent>
                      <w:p w14:paraId="3DA4D329" w14:textId="48EB8CC5" w:rsidR="009E4D15" w:rsidRPr="003C32EF" w:rsidRDefault="007B4B8D" w:rsidP="009E4D15">
                        <w:pPr>
                          <w:jc w:val="center"/>
                          <w:rPr>
                            <w:sz w:val="24"/>
                            <w:szCs w:val="24"/>
                            <w:lang w:eastAsia="zh-CN"/>
                          </w:rPr>
                        </w:pPr>
                        <w:r>
                          <w:rPr>
                            <w:rFonts w:hint="eastAsia"/>
                            <w:sz w:val="24"/>
                            <w:szCs w:val="24"/>
                            <w:lang w:eastAsia="zh-CN"/>
                          </w:rPr>
                          <w:t>运输中</w:t>
                        </w:r>
                      </w:p>
                    </w:txbxContent>
                  </v:textbox>
                  <w10:wrap type="topAndBottom"/>
                </v:rect>
              </w:pict>
            </mc:Fallback>
          </mc:AlternateContent>
        </w:r>
        <w:r w:rsidR="009E4D15" w:rsidRPr="00A2596A" w:rsidDel="00263190">
          <w:rPr>
            <w:rFonts w:ascii="Times New Roman" w:eastAsia="Microsoft YaHei UI" w:hAnsi="Times New Roman" w:cs="Times New Roman"/>
            <w:b w:val="0"/>
            <w:bCs w:val="0"/>
            <w:noProof/>
            <w:lang w:eastAsia="zh-CN"/>
          </w:rPr>
          <mc:AlternateContent>
            <mc:Choice Requires="wpg">
              <w:drawing>
                <wp:anchor distT="0" distB="0" distL="114300" distR="114300" simplePos="0" relativeHeight="251659264" behindDoc="0" locked="0" layoutInCell="1" allowOverlap="1" wp14:anchorId="3AD50CB7" wp14:editId="06F533B1">
                  <wp:simplePos x="0" y="0"/>
                  <wp:positionH relativeFrom="column">
                    <wp:posOffset>0</wp:posOffset>
                  </wp:positionH>
                  <wp:positionV relativeFrom="paragraph">
                    <wp:posOffset>185420</wp:posOffset>
                  </wp:positionV>
                  <wp:extent cx="3724275" cy="1928495"/>
                  <wp:effectExtent l="0" t="0" r="28575" b="14605"/>
                  <wp:wrapTopAndBottom/>
                  <wp:docPr id="20" name="Group 20"/>
                  <wp:cNvGraphicFramePr/>
                  <a:graphic xmlns:a="http://schemas.openxmlformats.org/drawingml/2006/main">
                    <a:graphicData uri="http://schemas.microsoft.com/office/word/2010/wordprocessingGroup">
                      <wpg:wgp>
                        <wpg:cNvGrpSpPr/>
                        <wpg:grpSpPr>
                          <a:xfrm>
                            <a:off x="0" y="0"/>
                            <a:ext cx="3724275" cy="1928495"/>
                            <a:chOff x="0" y="0"/>
                            <a:chExt cx="3724275" cy="1928495"/>
                          </a:xfrm>
                        </wpg:grpSpPr>
                        <wps:wsp>
                          <wps:cNvPr id="11" name="Rectangle 11"/>
                          <wps:cNvSpPr/>
                          <wps:spPr bwMode="gray">
                            <a:xfrm>
                              <a:off x="0" y="0"/>
                              <a:ext cx="3724275" cy="1928495"/>
                            </a:xfrm>
                            <a:prstGeom prst="rect">
                              <a:avLst/>
                            </a:prstGeom>
                            <a:solidFill>
                              <a:srgbClr val="FFFFFF"/>
                            </a:solidFill>
                            <a:ln w="25400" cap="flat" cmpd="sng" algn="ctr">
                              <a:solidFill>
                                <a:srgbClr val="000000"/>
                              </a:solidFill>
                              <a:prstDash val="solid"/>
                            </a:ln>
                            <a:effectLst/>
                          </wps:spPr>
                          <wps:txbx>
                            <w:txbxContent>
                              <w:p w14:paraId="518B17AB" w14:textId="77777777" w:rsidR="009E4D15" w:rsidRPr="003C32EF" w:rsidRDefault="009E4D15" w:rsidP="009E4D15">
                                <w:pPr>
                                  <w:jc w:val="center"/>
                                  <w:rPr>
                                    <w:sz w:val="24"/>
                                    <w:szCs w:val="24"/>
                                    <w:lang w:eastAsia="zh-CN"/>
                                  </w:rPr>
                                </w:pPr>
                                <w:r>
                                  <w:rPr>
                                    <w:rFonts w:hint="eastAsia"/>
                                    <w:sz w:val="24"/>
                                    <w:szCs w:val="24"/>
                                    <w:lang w:eastAsia="zh-CN"/>
                                  </w:rPr>
                                  <w:t>下单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bwMode="gray">
                            <a:xfrm>
                              <a:off x="221810" y="271604"/>
                              <a:ext cx="3307080" cy="1518920"/>
                            </a:xfrm>
                            <a:prstGeom prst="rect">
                              <a:avLst/>
                            </a:prstGeom>
                            <a:solidFill>
                              <a:srgbClr val="D2D2D2"/>
                            </a:solidFill>
                            <a:ln w="25400" cap="flat" cmpd="sng" algn="ctr">
                              <a:solidFill>
                                <a:srgbClr val="D2D2D2">
                                  <a:shade val="50000"/>
                                </a:srgbClr>
                              </a:solidFill>
                              <a:prstDash val="solid"/>
                            </a:ln>
                            <a:effectLst/>
                          </wps:spPr>
                          <wps:txbx>
                            <w:txbxContent>
                              <w:p w14:paraId="6017D15D" w14:textId="77777777" w:rsidR="009E4D15" w:rsidRDefault="009E4D15" w:rsidP="009E4D15">
                                <w:pPr>
                                  <w:jc w:val="center"/>
                                  <w:rPr>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bwMode="gray">
                            <a:xfrm>
                              <a:off x="660903" y="375719"/>
                              <a:ext cx="609600" cy="438150"/>
                            </a:xfrm>
                            <a:prstGeom prst="rect">
                              <a:avLst/>
                            </a:prstGeom>
                            <a:solidFill>
                              <a:srgbClr val="D90000"/>
                            </a:solidFill>
                            <a:ln w="25400" cap="flat" cmpd="sng" algn="ctr">
                              <a:noFill/>
                              <a:prstDash val="solid"/>
                            </a:ln>
                            <a:effectLst/>
                          </wps:spPr>
                          <wps:txbx>
                            <w:txbxContent>
                              <w:p w14:paraId="0CC7B940" w14:textId="77777777" w:rsidR="009E4D15" w:rsidRDefault="009E4D15" w:rsidP="009E4D15">
                                <w:pPr>
                                  <w:jc w:val="center"/>
                                  <w:rPr>
                                    <w:lang w:eastAsia="zh-CN"/>
                                  </w:rPr>
                                </w:pPr>
                                <w:r>
                                  <w:rPr>
                                    <w:rFonts w:hint="eastAsia"/>
                                    <w:lang w:eastAsia="zh-CN"/>
                                  </w:rPr>
                                  <w:t>饮料</w:t>
                                </w:r>
                                <w:r>
                                  <w:rPr>
                                    <w:rFonts w:hint="eastAsia"/>
                                    <w:lang w:eastAsia="zh-C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bwMode="gray">
                            <a:xfrm>
                              <a:off x="1566250" y="375719"/>
                              <a:ext cx="609600" cy="438150"/>
                            </a:xfrm>
                            <a:prstGeom prst="rect">
                              <a:avLst/>
                            </a:prstGeom>
                            <a:solidFill>
                              <a:srgbClr val="00B050"/>
                            </a:solidFill>
                            <a:ln w="25400" cap="flat" cmpd="sng" algn="ctr">
                              <a:noFill/>
                              <a:prstDash val="solid"/>
                            </a:ln>
                            <a:effectLst/>
                          </wps:spPr>
                          <wps:txbx>
                            <w:txbxContent>
                              <w:p w14:paraId="651A8545" w14:textId="77777777" w:rsidR="009E4D15" w:rsidRDefault="009E4D15" w:rsidP="009E4D15">
                                <w:pPr>
                                  <w:jc w:val="center"/>
                                  <w:rPr>
                                    <w:lang w:eastAsia="zh-CN"/>
                                  </w:rPr>
                                </w:pPr>
                                <w:r>
                                  <w:rPr>
                                    <w:rFonts w:hint="eastAsia"/>
                                    <w:lang w:eastAsia="zh-CN"/>
                                  </w:rPr>
                                  <w:t>饮料</w:t>
                                </w:r>
                                <w:r>
                                  <w:rPr>
                                    <w:rFonts w:hint="eastAsia"/>
                                    <w:lang w:eastAsia="zh-C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bwMode="gray">
                            <a:xfrm>
                              <a:off x="2476123" y="375719"/>
                              <a:ext cx="609600" cy="438150"/>
                            </a:xfrm>
                            <a:prstGeom prst="rect">
                              <a:avLst/>
                            </a:prstGeom>
                            <a:solidFill>
                              <a:srgbClr val="7030A0"/>
                            </a:solidFill>
                            <a:ln w="25400" cap="flat" cmpd="sng" algn="ctr">
                              <a:noFill/>
                              <a:prstDash val="solid"/>
                            </a:ln>
                            <a:effectLst/>
                          </wps:spPr>
                          <wps:txbx>
                            <w:txbxContent>
                              <w:p w14:paraId="45778AAC" w14:textId="77777777" w:rsidR="009E4D15" w:rsidRDefault="009E4D15" w:rsidP="009E4D15">
                                <w:pPr>
                                  <w:jc w:val="center"/>
                                  <w:rPr>
                                    <w:lang w:eastAsia="zh-CN"/>
                                  </w:rPr>
                                </w:pPr>
                                <w:r>
                                  <w:rPr>
                                    <w:rFonts w:hint="eastAsia"/>
                                    <w:lang w:eastAsia="zh-CN"/>
                                  </w:rPr>
                                  <w:t>饮料</w:t>
                                </w:r>
                                <w:r>
                                  <w:rPr>
                                    <w:lang w:eastAsia="zh-C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bwMode="gray">
                            <a:xfrm>
                              <a:off x="665430" y="1068309"/>
                              <a:ext cx="609600" cy="438150"/>
                            </a:xfrm>
                            <a:prstGeom prst="rect">
                              <a:avLst/>
                            </a:prstGeom>
                            <a:solidFill>
                              <a:srgbClr val="00B0F0"/>
                            </a:solidFill>
                            <a:ln w="25400" cap="flat" cmpd="sng" algn="ctr">
                              <a:noFill/>
                              <a:prstDash val="solid"/>
                            </a:ln>
                            <a:effectLst/>
                          </wps:spPr>
                          <wps:txbx>
                            <w:txbxContent>
                              <w:p w14:paraId="160FC3D3" w14:textId="77777777" w:rsidR="009E4D15" w:rsidRDefault="009E4D15" w:rsidP="009E4D15">
                                <w:pPr>
                                  <w:jc w:val="center"/>
                                  <w:rPr>
                                    <w:lang w:eastAsia="zh-CN"/>
                                  </w:rPr>
                                </w:pPr>
                                <w:r>
                                  <w:rPr>
                                    <w:rFonts w:hint="eastAsia"/>
                                    <w:lang w:eastAsia="zh-CN"/>
                                  </w:rPr>
                                  <w:t>饮料</w:t>
                                </w:r>
                                <w:r>
                                  <w:rPr>
                                    <w:lang w:eastAsia="zh-CN"/>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bwMode="gray">
                            <a:xfrm>
                              <a:off x="1570776" y="1068309"/>
                              <a:ext cx="609600" cy="438150"/>
                            </a:xfrm>
                            <a:prstGeom prst="rect">
                              <a:avLst/>
                            </a:prstGeom>
                            <a:solidFill>
                              <a:srgbClr val="FFC000"/>
                            </a:solidFill>
                            <a:ln w="25400" cap="flat" cmpd="sng" algn="ctr">
                              <a:noFill/>
                              <a:prstDash val="solid"/>
                            </a:ln>
                            <a:effectLst/>
                          </wps:spPr>
                          <wps:txbx>
                            <w:txbxContent>
                              <w:p w14:paraId="75D8393C" w14:textId="77777777" w:rsidR="009E4D15" w:rsidRDefault="009E4D15" w:rsidP="009E4D15">
                                <w:pPr>
                                  <w:jc w:val="center"/>
                                  <w:rPr>
                                    <w:lang w:eastAsia="zh-CN"/>
                                  </w:rPr>
                                </w:pPr>
                                <w:r>
                                  <w:rPr>
                                    <w:rFonts w:hint="eastAsia"/>
                                    <w:lang w:eastAsia="zh-CN"/>
                                  </w:rPr>
                                  <w:t>饮料</w:t>
                                </w:r>
                                <w:r>
                                  <w:rPr>
                                    <w:lang w:eastAsia="zh-CN"/>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bwMode="gray">
                            <a:xfrm>
                              <a:off x="2480650" y="1072836"/>
                              <a:ext cx="609600" cy="438150"/>
                            </a:xfrm>
                            <a:prstGeom prst="rect">
                              <a:avLst/>
                            </a:prstGeom>
                            <a:solidFill>
                              <a:srgbClr val="92D050"/>
                            </a:solidFill>
                            <a:ln w="25400" cap="flat" cmpd="sng" algn="ctr">
                              <a:noFill/>
                              <a:prstDash val="solid"/>
                            </a:ln>
                            <a:effectLst/>
                          </wps:spPr>
                          <wps:txbx>
                            <w:txbxContent>
                              <w:p w14:paraId="0318ACDC" w14:textId="77777777" w:rsidR="009E4D15" w:rsidRDefault="009E4D15" w:rsidP="009E4D15">
                                <w:pPr>
                                  <w:jc w:val="center"/>
                                  <w:rPr>
                                    <w:lang w:eastAsia="zh-CN"/>
                                  </w:rPr>
                                </w:pPr>
                                <w:r>
                                  <w:rPr>
                                    <w:rFonts w:hint="eastAsia"/>
                                    <w:lang w:eastAsia="zh-CN"/>
                                  </w:rPr>
                                  <w:t>饮料</w:t>
                                </w:r>
                                <w:r>
                                  <w:rPr>
                                    <w:lang w:eastAsia="zh-CN"/>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D50CB7" id="Group 20" o:spid="_x0000_s1033" style="position:absolute;left:0;text-align:left;margin-left:0;margin-top:14.6pt;width:293.25pt;height:151.85pt;z-index:251659264" coordsize="37242,1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">
                  <v:rect id="Rectangle 11" o:spid="_x0000_s1034" style="position:absolute;width:37242;height:19284;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" strokeweight="2pt">
                    <v:textbox>
                      <w:txbxContent>
                        <w:p w14:paraId="518B17AB" w14:textId="77777777" w:rsidR="009E4D15" w:rsidRPr="003C32EF" w:rsidRDefault="009E4D15" w:rsidP="009E4D15">
                          <w:pPr>
                            <w:jc w:val="center"/>
                            <w:rPr>
                              <w:sz w:val="24"/>
                              <w:szCs w:val="24"/>
                              <w:lang w:eastAsia="zh-CN"/>
                            </w:rPr>
                          </w:pPr>
                          <w:r>
                            <w:rPr>
                              <w:rFonts w:hint="eastAsia"/>
                              <w:sz w:val="24"/>
                              <w:szCs w:val="24"/>
                              <w:lang w:eastAsia="zh-CN"/>
                            </w:rPr>
                            <w:t>下单</w:t>
                          </w:r>
                        </w:p>
                      </w:txbxContent>
                    </v:textbox>
                  </v:rect>
                  <v:rect id="Rectangle 12" o:spid="_x0000_s1035" style="position:absolute;left:2218;top:2716;width:33070;height:1518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" fillcolor="#d2d2d2" strokecolor="#9a9a9a" strokeweight="2pt">
                    <v:textbox>
                      <w:txbxContent>
                        <w:p w14:paraId="6017D15D" w14:textId="77777777" w:rsidR="009E4D15" w:rsidRDefault="009E4D15" w:rsidP="009E4D15">
                          <w:pPr>
                            <w:jc w:val="center"/>
                            <w:rPr>
                              <w:lang w:eastAsia="zh-CN"/>
                            </w:rPr>
                          </w:pPr>
                        </w:p>
                      </w:txbxContent>
                    </v:textbox>
                  </v:rect>
                  <v:rect id="Rectangle 14" o:spid="_x0000_s1036" style="position:absolute;left:6609;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" fillcolor="#d90000" stroked="f" strokeweight="2pt">
                    <v:textbox>
                      <w:txbxContent>
                        <w:p w14:paraId="0CC7B940" w14:textId="77777777" w:rsidR="009E4D15" w:rsidRDefault="009E4D15" w:rsidP="009E4D15">
                          <w:pPr>
                            <w:jc w:val="center"/>
                            <w:rPr>
                              <w:lang w:eastAsia="zh-CN"/>
                            </w:rPr>
                          </w:pPr>
                          <w:r>
                            <w:rPr>
                              <w:rFonts w:hint="eastAsia"/>
                              <w:lang w:eastAsia="zh-CN"/>
                            </w:rPr>
                            <w:t>饮料</w:t>
                          </w:r>
                          <w:r>
                            <w:rPr>
                              <w:rFonts w:hint="eastAsia"/>
                              <w:lang w:eastAsia="zh-CN"/>
                            </w:rPr>
                            <w:t>A</w:t>
                          </w:r>
                        </w:p>
                      </w:txbxContent>
                    </v:textbox>
                  </v:rect>
                  <v:rect id="Rectangle 15" o:spid="_x0000_s1037" style="position:absolute;left:15662;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" fillcolor="#00b050" stroked="f" strokeweight="2pt">
                    <v:textbox>
                      <w:txbxContent>
                        <w:p w14:paraId="651A8545" w14:textId="77777777" w:rsidR="009E4D15" w:rsidRDefault="009E4D15" w:rsidP="009E4D15">
                          <w:pPr>
                            <w:jc w:val="center"/>
                            <w:rPr>
                              <w:lang w:eastAsia="zh-CN"/>
                            </w:rPr>
                          </w:pPr>
                          <w:r>
                            <w:rPr>
                              <w:rFonts w:hint="eastAsia"/>
                              <w:lang w:eastAsia="zh-CN"/>
                            </w:rPr>
                            <w:t>饮料</w:t>
                          </w:r>
                          <w:r>
                            <w:rPr>
                              <w:rFonts w:hint="eastAsia"/>
                              <w:lang w:eastAsia="zh-CN"/>
                            </w:rPr>
                            <w:t>B</w:t>
                          </w:r>
                        </w:p>
                      </w:txbxContent>
                    </v:textbox>
                  </v:rect>
                  <v:rect id="Rectangle 16" o:spid="_x0000_s1038" style="position:absolute;left:24761;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" fillcolor="#7030a0" stroked="f" strokeweight="2pt">
                    <v:textbox>
                      <w:txbxContent>
                        <w:p w14:paraId="45778AAC" w14:textId="77777777" w:rsidR="009E4D15" w:rsidRDefault="009E4D15" w:rsidP="009E4D15">
                          <w:pPr>
                            <w:jc w:val="center"/>
                            <w:rPr>
                              <w:lang w:eastAsia="zh-CN"/>
                            </w:rPr>
                          </w:pPr>
                          <w:r>
                            <w:rPr>
                              <w:rFonts w:hint="eastAsia"/>
                              <w:lang w:eastAsia="zh-CN"/>
                            </w:rPr>
                            <w:t>饮料</w:t>
                          </w:r>
                          <w:r>
                            <w:rPr>
                              <w:lang w:eastAsia="zh-CN"/>
                            </w:rPr>
                            <w:t>C</w:t>
                          </w:r>
                        </w:p>
                      </w:txbxContent>
                    </v:textbox>
                  </v:rect>
                  <v:rect id="Rectangle 17" o:spid="_x0000_s1039" style="position:absolute;left:6654;top:10683;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" fillcolor="#00b0f0" stroked="f" strokeweight="2pt">
                    <v:textbox>
                      <w:txbxContent>
                        <w:p w14:paraId="160FC3D3" w14:textId="77777777" w:rsidR="009E4D15" w:rsidRDefault="009E4D15" w:rsidP="009E4D15">
                          <w:pPr>
                            <w:jc w:val="center"/>
                            <w:rPr>
                              <w:lang w:eastAsia="zh-CN"/>
                            </w:rPr>
                          </w:pPr>
                          <w:r>
                            <w:rPr>
                              <w:rFonts w:hint="eastAsia"/>
                              <w:lang w:eastAsia="zh-CN"/>
                            </w:rPr>
                            <w:t>饮料</w:t>
                          </w:r>
                          <w:r>
                            <w:rPr>
                              <w:lang w:eastAsia="zh-CN"/>
                            </w:rPr>
                            <w:t>D</w:t>
                          </w:r>
                        </w:p>
                      </w:txbxContent>
                    </v:textbox>
                  </v:rect>
                  <v:rect id="Rectangle 18" o:spid="_x0000_s1040" style="position:absolute;left:15707;top:10683;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" fillcolor="#ffc000" stroked="f" strokeweight="2pt">
                    <v:textbox>
                      <w:txbxContent>
                        <w:p w14:paraId="75D8393C" w14:textId="77777777" w:rsidR="009E4D15" w:rsidRDefault="009E4D15" w:rsidP="009E4D15">
                          <w:pPr>
                            <w:jc w:val="center"/>
                            <w:rPr>
                              <w:lang w:eastAsia="zh-CN"/>
                            </w:rPr>
                          </w:pPr>
                          <w:r>
                            <w:rPr>
                              <w:rFonts w:hint="eastAsia"/>
                              <w:lang w:eastAsia="zh-CN"/>
                            </w:rPr>
                            <w:t>饮料</w:t>
                          </w:r>
                          <w:r>
                            <w:rPr>
                              <w:lang w:eastAsia="zh-CN"/>
                            </w:rPr>
                            <w:t>E</w:t>
                          </w:r>
                        </w:p>
                      </w:txbxContent>
                    </v:textbox>
                  </v:rect>
                  <v:rect id="Rectangle 19" o:spid="_x0000_s1041" style="position:absolute;left:24806;top:10728;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" fillcolor="#92d050" stroked="f" strokeweight="2pt">
                    <v:textbox>
                      <w:txbxContent>
                        <w:p w14:paraId="0318ACDC" w14:textId="77777777" w:rsidR="009E4D15" w:rsidRDefault="009E4D15" w:rsidP="009E4D15">
                          <w:pPr>
                            <w:jc w:val="center"/>
                            <w:rPr>
                              <w:lang w:eastAsia="zh-CN"/>
                            </w:rPr>
                          </w:pPr>
                          <w:r>
                            <w:rPr>
                              <w:rFonts w:hint="eastAsia"/>
                              <w:lang w:eastAsia="zh-CN"/>
                            </w:rPr>
                            <w:t>饮料</w:t>
                          </w:r>
                          <w:r>
                            <w:rPr>
                              <w:lang w:eastAsia="zh-CN"/>
                            </w:rPr>
                            <w:t>F</w:t>
                          </w:r>
                        </w:p>
                      </w:txbxContent>
                    </v:textbox>
                  </v:rect>
                  <w10:wrap type="topAndBottom"/>
                </v:group>
              </w:pict>
            </mc:Fallback>
          </mc:AlternateContent>
        </w:r>
      </w:del>
      <w:bookmarkEnd w:id="1552"/>
      <w:bookmarkEnd w:id="1553"/>
    </w:p>
    <w:p w14:paraId="1A442415" w14:textId="45F2CA42" w:rsidR="00184CE2" w:rsidRPr="00A2596A" w:rsidDel="002C0809" w:rsidRDefault="00184CE2">
      <w:pPr>
        <w:pStyle w:val="Heading1"/>
        <w:pageBreakBefore/>
        <w:ind w:hanging="994"/>
        <w:rPr>
          <w:del w:id="1557" w:author="Qiao, Guan Lun (RC-CN DI FA ST&amp;PM SUP IT&amp;EDGE)" w:date="2022-01-25T14:28:00Z"/>
          <w:rFonts w:ascii="Times New Roman" w:eastAsia="Microsoft YaHei UI" w:hAnsi="Times New Roman" w:cs="Times New Roman"/>
          <w:lang w:eastAsia="zh-CN"/>
        </w:rPr>
        <w:pPrChange w:id="1558" w:author="Qiao, Guan Lun (RC-CN DI FA ST&amp;PM SUP IT&amp;EDGE)" w:date="2022-02-08T10:07:00Z">
          <w:pPr>
            <w:pStyle w:val="Heading3"/>
            <w:numPr>
              <w:ilvl w:val="0"/>
              <w:numId w:val="0"/>
            </w:numPr>
            <w:ind w:firstLine="0"/>
          </w:pPr>
        </w:pPrChange>
      </w:pPr>
    </w:p>
    <w:p w14:paraId="28578AB7" w14:textId="31040E19" w:rsidR="00184CE2" w:rsidRPr="00A2596A" w:rsidDel="00263190" w:rsidRDefault="00184CE2">
      <w:pPr>
        <w:pStyle w:val="Heading1"/>
        <w:pageBreakBefore/>
        <w:ind w:hanging="994"/>
        <w:rPr>
          <w:del w:id="1559" w:author="Qiao, Guan Lun (RC-CN DI FA ST&amp;PM SUP IT&amp;EDGE)" w:date="2022-02-08T10:07:00Z"/>
          <w:rFonts w:ascii="Times New Roman" w:eastAsia="Microsoft YaHei UI" w:hAnsi="Times New Roman" w:cs="Times New Roman"/>
          <w:bCs w:val="0"/>
          <w:sz w:val="19"/>
          <w:lang w:eastAsia="zh-CN"/>
          <w:rPrChange w:id="1560" w:author="Qiao, Guan Lun (RC-CN DI FA ST&amp;PM SUP IT&amp;EDGE)" w:date="2022-02-07T15:02:00Z">
            <w:rPr>
              <w:del w:id="1561" w:author="Qiao, Guan Lun (RC-CN DI FA ST&amp;PM SUP IT&amp;EDGE)" w:date="2022-02-08T10:07:00Z"/>
              <w:rFonts w:ascii="Times New Roman" w:eastAsia="Microsoft YaHei UI" w:hAnsi="Times New Roman" w:cs="Times New Roman"/>
              <w:b w:val="0"/>
              <w:bCs/>
              <w:lang w:eastAsia="zh-CN"/>
            </w:rPr>
          </w:rPrChange>
        </w:rPr>
        <w:pPrChange w:id="1562" w:author="Qiao, Guan Lun (RC-CN DI FA ST&amp;PM SUP IT&amp;EDGE)" w:date="2022-02-08T10:07:00Z">
          <w:pPr>
            <w:pStyle w:val="Heading3"/>
          </w:pPr>
        </w:pPrChange>
      </w:pPr>
      <w:del w:id="1563" w:author="Qiao, Guan Lun (RC-CN DI FA ST&amp;PM SUP IT&amp;EDGE)" w:date="2022-02-08T10:07:00Z">
        <w:r w:rsidRPr="00A2596A" w:rsidDel="00263190">
          <w:rPr>
            <w:rFonts w:ascii="Times New Roman" w:eastAsia="Microsoft YaHei UI" w:hAnsi="Times New Roman" w:cs="Times New Roman" w:hint="eastAsia"/>
            <w:b w:val="0"/>
            <w:bCs w:val="0"/>
            <w:sz w:val="19"/>
            <w:lang w:eastAsia="zh-CN"/>
            <w:rPrChange w:id="1564" w:author="Qiao, Guan Lun (RC-CN DI FA ST&amp;PM SUP IT&amp;EDGE)" w:date="2022-02-07T15:02:00Z">
              <w:rPr>
                <w:rFonts w:ascii="Times New Roman" w:eastAsia="Microsoft YaHei UI" w:hAnsi="Times New Roman" w:cs="Times New Roman" w:hint="eastAsia"/>
                <w:b w:val="0"/>
                <w:bCs/>
                <w:lang w:eastAsia="zh-CN"/>
              </w:rPr>
            </w:rPrChange>
          </w:rPr>
          <w:delText>功能说明</w:delText>
        </w:r>
      </w:del>
    </w:p>
    <w:p w14:paraId="0D6B3836" w14:textId="07AC4287" w:rsidR="00921F29" w:rsidRPr="00A2596A" w:rsidDel="00263190" w:rsidRDefault="00BE37AA">
      <w:pPr>
        <w:pStyle w:val="Heading1"/>
        <w:pageBreakBefore/>
        <w:ind w:hanging="994"/>
        <w:rPr>
          <w:del w:id="1565" w:author="Qiao, Guan Lun (RC-CN DI FA ST&amp;PM SUP IT&amp;EDGE)" w:date="2022-02-08T10:07:00Z"/>
          <w:rFonts w:ascii="Times New Roman" w:eastAsia="Microsoft YaHei UI" w:hAnsi="Times New Roman" w:cs="Times New Roman"/>
          <w:lang w:eastAsia="zh-CN"/>
          <w:rPrChange w:id="1566" w:author="Qiao, Guan Lun (RC-CN DI FA ST&amp;PM SUP IT&amp;EDGE)" w:date="2022-02-07T15:02:00Z">
            <w:rPr>
              <w:del w:id="1567" w:author="Qiao, Guan Lun (RC-CN DI FA ST&amp;PM SUP IT&amp;EDGE)" w:date="2022-02-08T10:07:00Z"/>
              <w:lang w:eastAsia="zh-CN"/>
            </w:rPr>
          </w:rPrChange>
        </w:rPr>
        <w:pPrChange w:id="1568" w:author="Qiao, Guan Lun (RC-CN DI FA ST&amp;PM SUP IT&amp;EDGE)" w:date="2022-02-08T10:07:00Z">
          <w:pPr>
            <w:pStyle w:val="FootnoteText"/>
          </w:pPr>
        </w:pPrChange>
      </w:pPr>
      <w:del w:id="1569" w:author="Qiao, Guan Lun (RC-CN DI FA ST&amp;PM SUP IT&amp;EDGE)" w:date="2022-02-08T10:07:00Z">
        <w:r w:rsidRPr="00A2596A" w:rsidDel="00263190">
          <w:rPr>
            <w:rFonts w:ascii="Times New Roman" w:eastAsia="Microsoft YaHei UI" w:hAnsi="Times New Roman" w:cs="Times New Roman"/>
            <w:lang w:eastAsia="zh-CN"/>
          </w:rPr>
          <w:delText>在已登入状态下，用户</w:delText>
        </w:r>
        <w:r w:rsidR="00595FFB" w:rsidRPr="00A2596A" w:rsidDel="00263190">
          <w:rPr>
            <w:rFonts w:ascii="Times New Roman" w:eastAsia="Microsoft YaHei UI" w:hAnsi="Times New Roman" w:cs="Times New Roman"/>
            <w:lang w:eastAsia="zh-CN"/>
          </w:rPr>
          <w:delText>能够下单界面选择不同种类</w:delText>
        </w:r>
        <w:r w:rsidR="00664190" w:rsidRPr="00A2596A" w:rsidDel="00263190">
          <w:rPr>
            <w:rFonts w:ascii="Times New Roman" w:eastAsia="Microsoft YaHei UI" w:hAnsi="Times New Roman" w:cs="Times New Roman"/>
            <w:lang w:eastAsia="zh-CN"/>
          </w:rPr>
          <w:delText>的饮料</w:delText>
        </w:r>
        <w:r w:rsidR="00643359" w:rsidRPr="00A2596A" w:rsidDel="00263190">
          <w:rPr>
            <w:rFonts w:ascii="Times New Roman" w:eastAsia="Microsoft YaHei UI" w:hAnsi="Times New Roman" w:cs="Times New Roman"/>
            <w:lang w:eastAsia="zh-CN"/>
          </w:rPr>
          <w:delText>。</w:delText>
        </w:r>
        <w:r w:rsidR="001E0336" w:rsidRPr="00A2596A" w:rsidDel="00263190">
          <w:rPr>
            <w:rFonts w:ascii="Times New Roman" w:eastAsia="Microsoft YaHei UI" w:hAnsi="Times New Roman" w:cs="Times New Roman"/>
            <w:lang w:eastAsia="zh-CN"/>
          </w:rPr>
          <w:delText>由</w:delText>
        </w:r>
        <w:r w:rsidR="00AE40AC" w:rsidRPr="00A2596A" w:rsidDel="00263190">
          <w:rPr>
            <w:rFonts w:ascii="Times New Roman" w:eastAsia="Microsoft YaHei UI" w:hAnsi="Times New Roman" w:cs="Times New Roman"/>
            <w:lang w:eastAsia="zh-CN"/>
          </w:rPr>
          <w:delText>饮料台机械臂</w:delText>
        </w:r>
        <w:r w:rsidR="0053593F" w:rsidRPr="00A2596A" w:rsidDel="00263190">
          <w:rPr>
            <w:rFonts w:ascii="Times New Roman" w:eastAsia="Microsoft YaHei UI" w:hAnsi="Times New Roman" w:cs="Times New Roman"/>
            <w:lang w:eastAsia="zh-CN"/>
          </w:rPr>
          <w:delText>负责对饮料</w:delText>
        </w:r>
        <w:r w:rsidR="00A138B3" w:rsidRPr="00A2596A" w:rsidDel="00263190">
          <w:rPr>
            <w:rFonts w:ascii="Times New Roman" w:eastAsia="Microsoft YaHei UI" w:hAnsi="Times New Roman" w:cs="Times New Roman"/>
            <w:lang w:eastAsia="zh-CN"/>
          </w:rPr>
          <w:delText>进行识别</w:delText>
        </w:r>
        <w:r w:rsidR="00365AE4" w:rsidRPr="00A2596A" w:rsidDel="00263190">
          <w:rPr>
            <w:rStyle w:val="FootnoteReference"/>
            <w:rFonts w:ascii="Times New Roman" w:eastAsia="Microsoft YaHei UI" w:hAnsi="Times New Roman" w:cs="Times New Roman"/>
            <w:lang w:eastAsia="zh-CN"/>
          </w:rPr>
          <w:footnoteReference w:id="2"/>
        </w:r>
        <w:r w:rsidR="00B8628F" w:rsidRPr="00A2596A" w:rsidDel="00263190">
          <w:rPr>
            <w:rFonts w:ascii="Times New Roman" w:eastAsia="Microsoft YaHei UI" w:hAnsi="Times New Roman" w:cs="Times New Roman"/>
            <w:lang w:eastAsia="zh-CN"/>
          </w:rPr>
          <w:delText>，并装载到</w:delText>
        </w:r>
        <w:r w:rsidR="00A35750" w:rsidRPr="00A2596A" w:rsidDel="00263190">
          <w:rPr>
            <w:rFonts w:ascii="Times New Roman" w:eastAsia="Microsoft YaHei UI" w:hAnsi="Times New Roman" w:cs="Times New Roman"/>
            <w:lang w:eastAsia="zh-CN"/>
          </w:rPr>
          <w:delText>AGV</w:delText>
        </w:r>
        <w:r w:rsidR="00A35750" w:rsidRPr="00A2596A" w:rsidDel="00263190">
          <w:rPr>
            <w:rFonts w:ascii="Times New Roman" w:eastAsia="Microsoft YaHei UI" w:hAnsi="Times New Roman" w:cs="Times New Roman"/>
            <w:lang w:eastAsia="zh-CN"/>
          </w:rPr>
          <w:delText>上。</w:delText>
        </w:r>
        <w:r w:rsidR="009B6752" w:rsidRPr="00A2596A" w:rsidDel="00263190">
          <w:rPr>
            <w:rFonts w:ascii="Times New Roman" w:eastAsia="Microsoft YaHei UI" w:hAnsi="Times New Roman" w:cs="Times New Roman"/>
            <w:lang w:eastAsia="zh-CN"/>
          </w:rPr>
          <w:delText>订单发送后，用户应在页面中接受到</w:delText>
        </w:r>
        <w:r w:rsidR="009B6752" w:rsidRPr="00A2596A" w:rsidDel="00263190">
          <w:rPr>
            <w:rFonts w:ascii="Times New Roman" w:eastAsia="Microsoft YaHei UI" w:hAnsi="Times New Roman" w:cs="Times New Roman"/>
            <w:lang w:eastAsia="zh-CN"/>
          </w:rPr>
          <w:delText>AGV</w:delText>
        </w:r>
        <w:r w:rsidR="009B6752" w:rsidRPr="00A2596A" w:rsidDel="00263190">
          <w:rPr>
            <w:rFonts w:ascii="Times New Roman" w:eastAsia="Microsoft YaHei UI" w:hAnsi="Times New Roman" w:cs="Times New Roman"/>
            <w:lang w:eastAsia="zh-CN"/>
          </w:rPr>
          <w:delText>位置信息</w:delText>
        </w:r>
        <w:r w:rsidR="002C23A6" w:rsidRPr="00A2596A" w:rsidDel="00263190">
          <w:rPr>
            <w:rFonts w:ascii="Times New Roman" w:eastAsia="Microsoft YaHei UI" w:hAnsi="Times New Roman" w:cs="Times New Roman"/>
            <w:lang w:eastAsia="zh-CN"/>
          </w:rPr>
          <w:delText>及订单状态信息。</w:delText>
        </w:r>
        <w:r w:rsidR="00921F29" w:rsidRPr="00A2596A" w:rsidDel="00263190">
          <w:rPr>
            <w:rStyle w:val="FootnoteReference"/>
            <w:rFonts w:ascii="Times New Roman" w:eastAsia="Microsoft YaHei UI" w:hAnsi="Times New Roman" w:cs="Times New Roman"/>
            <w:rPrChange w:id="1573" w:author="Qiao, Guan Lun (RC-CN DI FA ST&amp;PM SUP IT&amp;EDGE)" w:date="2022-02-07T15:02:00Z">
              <w:rPr>
                <w:rStyle w:val="FootnoteReference"/>
              </w:rPr>
            </w:rPrChange>
          </w:rPr>
          <w:footnoteRef/>
        </w:r>
        <w:r w:rsidR="00921F29" w:rsidRPr="00A2596A" w:rsidDel="00263190">
          <w:rPr>
            <w:rFonts w:ascii="Times New Roman" w:eastAsia="Microsoft YaHei UI" w:hAnsi="Times New Roman" w:cs="Times New Roman" w:hint="eastAsia"/>
            <w:lang w:eastAsia="zh-CN"/>
            <w:rPrChange w:id="1574" w:author="Qiao, Guan Lun (RC-CN DI FA ST&amp;PM SUP IT&amp;EDGE)" w:date="2022-02-07T15:02:00Z">
              <w:rPr>
                <w:rFonts w:hint="eastAsia"/>
                <w:lang w:eastAsia="zh-CN"/>
              </w:rPr>
            </w:rPrChange>
          </w:rPr>
          <w:delText>机械臂及相关物品识别为下一阶段目标，本阶段可用忽略相关部分的开发</w:delText>
        </w:r>
      </w:del>
    </w:p>
    <w:p w14:paraId="2B2E7244" w14:textId="46C77F0F" w:rsidR="00921F29" w:rsidRPr="00A2596A" w:rsidDel="00884A7C" w:rsidRDefault="00921F29">
      <w:pPr>
        <w:pStyle w:val="Heading1"/>
        <w:pageBreakBefore/>
        <w:ind w:hanging="994"/>
        <w:rPr>
          <w:del w:id="1575" w:author="Qiao, Guan Lun (RC-CN DI FA ST&amp;PM SUP IT&amp;EDGE)" w:date="2022-02-08T09:47:00Z"/>
          <w:rFonts w:ascii="Times New Roman" w:eastAsia="Microsoft YaHei UI" w:hAnsi="Times New Roman" w:cs="Times New Roman"/>
          <w:lang w:eastAsia="zh-CN"/>
        </w:rPr>
        <w:pPrChange w:id="1576" w:author="Qiao, Guan Lun (RC-CN DI FA ST&amp;PM SUP IT&amp;EDGE)" w:date="2022-02-08T10:07:00Z">
          <w:pPr>
            <w:pStyle w:val="Body"/>
          </w:pPr>
        </w:pPrChange>
      </w:pPr>
    </w:p>
    <w:bookmarkEnd w:id="576"/>
    <w:p w14:paraId="32C1D026" w14:textId="2C1E60CA" w:rsidR="00245719" w:rsidRPr="00A2596A" w:rsidDel="00263190" w:rsidRDefault="0023562C">
      <w:pPr>
        <w:pStyle w:val="Heading1"/>
        <w:pageBreakBefore/>
        <w:ind w:hanging="994"/>
        <w:rPr>
          <w:del w:id="1577" w:author="Qiao, Guan Lun (RC-CN DI FA ST&amp;PM SUP IT&amp;EDGE)" w:date="2022-02-08T10:07:00Z"/>
          <w:rFonts w:ascii="Times New Roman" w:eastAsia="Microsoft YaHei UI" w:hAnsi="Times New Roman" w:cs="Times New Roman"/>
          <w:lang w:eastAsia="zh-CN"/>
        </w:rPr>
      </w:pPr>
      <w:del w:id="1578" w:author="Qiao, Guan Lun (RC-CN DI FA ST&amp;PM SUP IT&amp;EDGE)" w:date="2022-02-08T10:07:00Z">
        <w:r w:rsidRPr="00A2596A" w:rsidDel="00263190">
          <w:rPr>
            <w:rFonts w:ascii="Times New Roman" w:eastAsia="Microsoft YaHei UI" w:hAnsi="Times New Roman" w:cs="Times New Roman"/>
            <w:lang w:eastAsia="zh-CN"/>
          </w:rPr>
          <w:delText>后端</w:delText>
        </w:r>
      </w:del>
      <w:del w:id="1579" w:author="Qiao, Guan Lun (RC-CN DI FA ST&amp;PM SUP IT&amp;EDGE)" w:date="2022-02-07T16:01:00Z">
        <w:r w:rsidRPr="00A2596A" w:rsidDel="00F61CCF">
          <w:rPr>
            <w:rFonts w:ascii="Times New Roman" w:eastAsia="Microsoft YaHei UI" w:hAnsi="Times New Roman" w:cs="Times New Roman"/>
            <w:lang w:eastAsia="zh-CN"/>
          </w:rPr>
          <w:delText>需求</w:delText>
        </w:r>
      </w:del>
    </w:p>
    <w:p w14:paraId="514365FE" w14:textId="6BAF434C" w:rsidR="00245719" w:rsidRPr="00A2596A" w:rsidDel="00263190" w:rsidRDefault="00245719">
      <w:pPr>
        <w:pStyle w:val="Heading1"/>
        <w:pageBreakBefore/>
        <w:ind w:hanging="994"/>
        <w:rPr>
          <w:del w:id="1580" w:author="Qiao, Guan Lun (RC-CN DI FA ST&amp;PM SUP IT&amp;EDGE)" w:date="2022-02-08T10:07:00Z"/>
          <w:rFonts w:ascii="Times New Roman" w:eastAsia="Microsoft YaHei UI" w:hAnsi="Times New Roman" w:cs="Times New Roman"/>
        </w:rPr>
        <w:pPrChange w:id="1581" w:author="Qiao, Guan Lun (RC-CN DI FA ST&amp;PM SUP IT&amp;EDGE)" w:date="2022-02-08T10:07:00Z">
          <w:pPr>
            <w:pStyle w:val="Heading2"/>
            <w:spacing w:before="240"/>
            <w:ind w:hanging="994"/>
          </w:pPr>
        </w:pPrChange>
      </w:pPr>
      <w:del w:id="1582" w:author="Qiao, Guan Lun (RC-CN DI FA ST&amp;PM SUP IT&amp;EDGE)" w:date="2022-02-08T10:07:00Z">
        <w:r w:rsidRPr="00A2596A" w:rsidDel="00263190">
          <w:rPr>
            <w:rFonts w:ascii="Times New Roman" w:eastAsia="Microsoft YaHei UI" w:hAnsi="Times New Roman" w:cs="Times New Roman"/>
            <w:lang w:eastAsia="zh-CN"/>
          </w:rPr>
          <w:delText>数据库</w:delText>
        </w:r>
        <w:r w:rsidR="006F6C77" w:rsidRPr="00A2596A" w:rsidDel="00263190">
          <w:rPr>
            <w:rFonts w:ascii="Times New Roman" w:eastAsia="Microsoft YaHei UI" w:hAnsi="Times New Roman" w:cs="Times New Roman"/>
            <w:lang w:eastAsia="zh-CN"/>
          </w:rPr>
          <w:delText>设计</w:delText>
        </w:r>
      </w:del>
    </w:p>
    <w:bookmarkEnd w:id="3"/>
    <w:tbl>
      <w:tblPr>
        <w:tblStyle w:val="GridTable1Light-Accent2"/>
        <w:tblW w:w="0" w:type="auto"/>
        <w:tblLook w:val="04A0" w:firstRow="1" w:lastRow="0" w:firstColumn="1" w:lastColumn="0" w:noHBand="0" w:noVBand="1"/>
      </w:tblPr>
      <w:tblGrid>
        <w:gridCol w:w="1177"/>
        <w:gridCol w:w="1920"/>
        <w:gridCol w:w="1965"/>
        <w:gridCol w:w="413"/>
        <w:gridCol w:w="413"/>
        <w:gridCol w:w="391"/>
        <w:gridCol w:w="2074"/>
      </w:tblGrid>
      <w:tr w:rsidR="003D0AB6" w:rsidRPr="00A2596A" w:rsidDel="00263190" w14:paraId="69A39DFA" w14:textId="5EA6EF50" w:rsidTr="003D0AB6">
        <w:trPr>
          <w:cnfStyle w:val="100000000000" w:firstRow="1" w:lastRow="0" w:firstColumn="0" w:lastColumn="0" w:oddVBand="0" w:evenVBand="0" w:oddHBand="0" w:evenHBand="0" w:firstRowFirstColumn="0" w:firstRowLastColumn="0" w:lastRowFirstColumn="0" w:lastRowLastColumn="0"/>
          <w:del w:id="1583" w:author="Qiao, Guan Lun (RC-CN DI FA ST&amp;PM SUP IT&amp;EDGE)" w:date="2022-02-08T10:07:00Z"/>
        </w:trPr>
        <w:tc>
          <w:tcPr>
            <w:cnfStyle w:val="001000000000" w:firstRow="0" w:lastRow="0" w:firstColumn="1" w:lastColumn="0" w:oddVBand="0" w:evenVBand="0" w:oddHBand="0" w:evenHBand="0" w:firstRowFirstColumn="0" w:firstRowLastColumn="0" w:lastRowFirstColumn="0" w:lastRowLastColumn="0"/>
            <w:tcW w:w="1233" w:type="dxa"/>
          </w:tcPr>
          <w:p w14:paraId="773BC038" w14:textId="3DB5B052" w:rsidR="003D0AB6" w:rsidRPr="00A2596A" w:rsidDel="00263190" w:rsidRDefault="003D0AB6">
            <w:pPr>
              <w:pStyle w:val="Heading1"/>
              <w:pageBreakBefore/>
              <w:ind w:hanging="994"/>
              <w:rPr>
                <w:del w:id="1584" w:author="Qiao, Guan Lun (RC-CN DI FA ST&amp;PM SUP IT&amp;EDGE)" w:date="2022-02-08T10:07:00Z"/>
                <w:rFonts w:ascii="Times New Roman" w:eastAsia="Microsoft YaHei UI" w:hAnsi="Times New Roman" w:cs="Times New Roman"/>
                <w:lang w:eastAsia="zh-CN"/>
              </w:rPr>
              <w:pPrChange w:id="1585" w:author="Qiao, Guan Lun (RC-CN DI FA ST&amp;PM SUP IT&amp;EDGE)" w:date="2022-02-08T10:07:00Z">
                <w:pPr>
                  <w:pStyle w:val="ListParagraph"/>
                  <w:spacing w:after="130"/>
                  <w:ind w:left="0"/>
                  <w:jc w:val="center"/>
                </w:pPr>
              </w:pPrChange>
            </w:pPr>
          </w:p>
        </w:tc>
        <w:tc>
          <w:tcPr>
            <w:tcW w:w="7120" w:type="dxa"/>
            <w:gridSpan w:val="6"/>
          </w:tcPr>
          <w:p w14:paraId="33F21886" w14:textId="1720C15E" w:rsidR="003D0AB6" w:rsidRPr="00A2596A" w:rsidDel="00263190" w:rsidRDefault="003D0AB6">
            <w:pPr>
              <w:pStyle w:val="Heading1"/>
              <w:pageBreakBefore/>
              <w:ind w:hanging="994"/>
              <w:cnfStyle w:val="100000000000" w:firstRow="1" w:lastRow="0" w:firstColumn="0" w:lastColumn="0" w:oddVBand="0" w:evenVBand="0" w:oddHBand="0" w:evenHBand="0" w:firstRowFirstColumn="0" w:firstRowLastColumn="0" w:lastRowFirstColumn="0" w:lastRowLastColumn="0"/>
              <w:rPr>
                <w:del w:id="1586" w:author="Qiao, Guan Lun (RC-CN DI FA ST&amp;PM SUP IT&amp;EDGE)" w:date="2022-02-08T10:07:00Z"/>
                <w:rFonts w:ascii="Times New Roman" w:eastAsia="Microsoft YaHei UI" w:hAnsi="Times New Roman" w:cs="Times New Roman"/>
                <w:lang w:eastAsia="zh-CN"/>
              </w:rPr>
              <w:pPrChange w:id="1587" w:author="Qiao, Guan Lun (RC-CN DI FA ST&amp;PM SUP IT&amp;EDGE)" w:date="2022-02-08T10:07:00Z">
                <w:pPr>
                  <w:pStyle w:val="ListParagraph"/>
                  <w:spacing w:after="130"/>
                  <w:ind w:left="0"/>
                  <w:jc w:val="center"/>
                  <w:cnfStyle w:val="100000000000" w:firstRow="1" w:lastRow="0" w:firstColumn="0" w:lastColumn="0" w:oddVBand="0" w:evenVBand="0" w:oddHBand="0" w:evenHBand="0" w:firstRowFirstColumn="0" w:firstRowLastColumn="0" w:lastRowFirstColumn="0" w:lastRowLastColumn="0"/>
                </w:pPr>
              </w:pPrChange>
            </w:pPr>
            <w:del w:id="1588" w:author="Qiao, Guan Lun (RC-CN DI FA ST&amp;PM SUP IT&amp;EDGE)" w:date="2022-02-08T10:07:00Z">
              <w:r w:rsidRPr="00A2596A" w:rsidDel="00263190">
                <w:rPr>
                  <w:rFonts w:ascii="Times New Roman" w:eastAsia="Microsoft YaHei UI" w:hAnsi="Times New Roman" w:cs="Times New Roman"/>
                  <w:lang w:eastAsia="zh-CN"/>
                </w:rPr>
                <w:delText>Table: Client</w:delText>
              </w:r>
            </w:del>
          </w:p>
        </w:tc>
      </w:tr>
      <w:tr w:rsidR="003D0AB6" w:rsidRPr="00A2596A" w:rsidDel="00263190" w14:paraId="2744E016" w14:textId="35FC11B2" w:rsidTr="003D0AB6">
        <w:trPr>
          <w:del w:id="1589" w:author="Qiao, Guan Lun (RC-CN DI FA ST&amp;PM SUP IT&amp;EDGE)" w:date="2022-02-08T10:07:00Z"/>
        </w:trPr>
        <w:tc>
          <w:tcPr>
            <w:cnfStyle w:val="001000000000" w:firstRow="0" w:lastRow="0" w:firstColumn="1" w:lastColumn="0" w:oddVBand="0" w:evenVBand="0" w:oddHBand="0" w:evenHBand="0" w:firstRowFirstColumn="0" w:firstRowLastColumn="0" w:lastRowFirstColumn="0" w:lastRowLastColumn="0"/>
            <w:tcW w:w="1233" w:type="dxa"/>
            <w:vMerge w:val="restart"/>
          </w:tcPr>
          <w:p w14:paraId="700BC076" w14:textId="086BBBD2" w:rsidR="003D0AB6" w:rsidRPr="00A2596A" w:rsidDel="00263190" w:rsidRDefault="003D0AB6">
            <w:pPr>
              <w:pStyle w:val="Heading1"/>
              <w:pageBreakBefore/>
              <w:ind w:hanging="994"/>
              <w:rPr>
                <w:del w:id="1590" w:author="Qiao, Guan Lun (RC-CN DI FA ST&amp;PM SUP IT&amp;EDGE)" w:date="2022-02-08T10:07:00Z"/>
                <w:rFonts w:ascii="Times New Roman" w:eastAsia="Microsoft YaHei UI" w:hAnsi="Times New Roman" w:cs="Times New Roman"/>
                <w:u w:val="single"/>
                <w:lang w:eastAsia="zh-CN"/>
              </w:rPr>
              <w:pPrChange w:id="1591" w:author="Qiao, Guan Lun (RC-CN DI FA ST&amp;PM SUP IT&amp;EDGE)" w:date="2022-02-08T10:07:00Z">
                <w:pPr>
                  <w:pStyle w:val="ListParagraph"/>
                  <w:spacing w:after="130"/>
                  <w:ind w:left="0"/>
                  <w:jc w:val="center"/>
                </w:pPr>
              </w:pPrChange>
            </w:pPr>
            <w:del w:id="1592" w:author="Qiao, Guan Lun (RC-CN DI FA ST&amp;PM SUP IT&amp;EDGE)" w:date="2022-02-08T10:07:00Z">
              <w:r w:rsidRPr="00A2596A" w:rsidDel="00263190">
                <w:rPr>
                  <w:rFonts w:ascii="Times New Roman" w:eastAsia="Microsoft YaHei UI" w:hAnsi="Times New Roman" w:cs="Times New Roman"/>
                  <w:u w:val="single"/>
                  <w:lang w:eastAsia="zh-CN"/>
                </w:rPr>
                <w:delText>Client ID</w:delText>
              </w:r>
            </w:del>
          </w:p>
          <w:p w14:paraId="44F05CBB" w14:textId="32428E21" w:rsidR="003D0AB6" w:rsidRPr="00A2596A" w:rsidDel="00263190" w:rsidRDefault="003D0AB6">
            <w:pPr>
              <w:pStyle w:val="Heading1"/>
              <w:pageBreakBefore/>
              <w:ind w:hanging="994"/>
              <w:rPr>
                <w:del w:id="1593" w:author="Qiao, Guan Lun (RC-CN DI FA ST&amp;PM SUP IT&amp;EDGE)" w:date="2022-02-08T10:07:00Z"/>
                <w:rFonts w:ascii="Times New Roman" w:eastAsia="Microsoft YaHei UI" w:hAnsi="Times New Roman" w:cs="Times New Roman"/>
                <w:lang w:eastAsia="zh-CN"/>
              </w:rPr>
              <w:pPrChange w:id="1594" w:author="Qiao, Guan Lun (RC-CN DI FA ST&amp;PM SUP IT&amp;EDGE)" w:date="2022-02-08T10:07:00Z">
                <w:pPr>
                  <w:pStyle w:val="ListParagraph"/>
                  <w:spacing w:after="130"/>
                  <w:ind w:left="0"/>
                  <w:jc w:val="center"/>
                </w:pPr>
              </w:pPrChange>
            </w:pPr>
            <w:del w:id="1595" w:author="Qiao, Guan Lun (RC-CN DI FA ST&amp;PM SUP IT&amp;EDGE)" w:date="2022-02-08T10:07:00Z">
              <w:r w:rsidRPr="00A2596A" w:rsidDel="00263190">
                <w:rPr>
                  <w:rFonts w:ascii="Times New Roman" w:eastAsia="Microsoft YaHei UI" w:hAnsi="Times New Roman" w:cs="Times New Roman"/>
                  <w:lang w:eastAsia="zh-CN"/>
                </w:rPr>
                <w:delText>(PM Key)</w:delText>
              </w:r>
            </w:del>
          </w:p>
        </w:tc>
        <w:tc>
          <w:tcPr>
            <w:tcW w:w="1145" w:type="dxa"/>
            <w:vMerge w:val="restart"/>
          </w:tcPr>
          <w:p w14:paraId="6274A583" w14:textId="1C089FCA" w:rsidR="003D0AB6" w:rsidRPr="00A2596A" w:rsidDel="00263190" w:rsidRDefault="00303E7C">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596" w:author="Qiao, Guan Lun (RC-CN DI FA ST&amp;PM SUP IT&amp;EDGE)" w:date="2022-02-08T10:07:00Z"/>
                <w:rFonts w:ascii="Times New Roman" w:eastAsia="Microsoft YaHei UI" w:hAnsi="Times New Roman" w:cs="Times New Roman"/>
                <w:lang w:eastAsia="zh-CN"/>
              </w:rPr>
              <w:pPrChange w:id="1597"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598" w:author="Qiao, Guan Lun (RC-CN DI FA ST&amp;PM SUP IT&amp;EDGE)" w:date="2022-02-08T10:07:00Z">
              <w:r w:rsidRPr="00A2596A" w:rsidDel="00263190">
                <w:rPr>
                  <w:rFonts w:ascii="Times New Roman" w:eastAsia="Microsoft YaHei UI" w:hAnsi="Times New Roman" w:cs="Times New Roman"/>
                  <w:lang w:eastAsia="zh-CN"/>
                </w:rPr>
                <w:delText>Username</w:delText>
              </w:r>
            </w:del>
          </w:p>
        </w:tc>
        <w:tc>
          <w:tcPr>
            <w:tcW w:w="1266" w:type="dxa"/>
            <w:vMerge w:val="restart"/>
          </w:tcPr>
          <w:p w14:paraId="7D55DD8F" w14:textId="5F50EF99"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599" w:author="Qiao, Guan Lun (RC-CN DI FA ST&amp;PM SUP IT&amp;EDGE)" w:date="2022-02-08T10:07:00Z"/>
                <w:rFonts w:ascii="Times New Roman" w:eastAsia="Microsoft YaHei UI" w:hAnsi="Times New Roman" w:cs="Times New Roman"/>
                <w:lang w:eastAsia="zh-CN"/>
              </w:rPr>
              <w:pPrChange w:id="1600"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01" w:author="Qiao, Guan Lun (RC-CN DI FA ST&amp;PM SUP IT&amp;EDGE)" w:date="2022-02-08T10:07:00Z">
              <w:r w:rsidRPr="00A2596A" w:rsidDel="00263190">
                <w:rPr>
                  <w:rFonts w:ascii="Times New Roman" w:eastAsia="Microsoft YaHei UI" w:hAnsi="Times New Roman" w:cs="Times New Roman"/>
                  <w:lang w:eastAsia="zh-CN"/>
                </w:rPr>
                <w:delText>Password</w:delText>
              </w:r>
            </w:del>
          </w:p>
          <w:p w14:paraId="542254C3" w14:textId="2E46172D"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02" w:author="Qiao, Guan Lun (RC-CN DI FA ST&amp;PM SUP IT&amp;EDGE)" w:date="2022-02-08T10:07:00Z"/>
                <w:rFonts w:ascii="Times New Roman" w:eastAsia="Microsoft YaHei UI" w:hAnsi="Times New Roman" w:cs="Times New Roman"/>
                <w:lang w:eastAsia="zh-CN"/>
              </w:rPr>
              <w:pPrChange w:id="1603"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04" w:author="Qiao, Guan Lun (RC-CN DI FA ST&amp;PM SUP IT&amp;EDGE)" w:date="2022-02-08T10:07:00Z">
              <w:r w:rsidRPr="00A2596A" w:rsidDel="00263190">
                <w:rPr>
                  <w:rFonts w:ascii="Times New Roman" w:eastAsia="Microsoft YaHei UI" w:hAnsi="Times New Roman" w:cs="Times New Roman"/>
                  <w:lang w:eastAsia="zh-CN"/>
                </w:rPr>
                <w:delText>(Optional)</w:delText>
              </w:r>
            </w:del>
          </w:p>
        </w:tc>
        <w:tc>
          <w:tcPr>
            <w:tcW w:w="4709" w:type="dxa"/>
            <w:gridSpan w:val="4"/>
          </w:tcPr>
          <w:p w14:paraId="23F5C9A1" w14:textId="14164905"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05" w:author="Qiao, Guan Lun (RC-CN DI FA ST&amp;PM SUP IT&amp;EDGE)" w:date="2022-02-08T10:07:00Z"/>
                <w:rFonts w:ascii="Times New Roman" w:eastAsia="Microsoft YaHei UI" w:hAnsi="Times New Roman" w:cs="Times New Roman"/>
                <w:lang w:eastAsia="zh-CN"/>
              </w:rPr>
              <w:pPrChange w:id="1606"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07" w:author="Qiao, Guan Lun (RC-CN DI FA ST&amp;PM SUP IT&amp;EDGE)" w:date="2022-02-08T10:07:00Z">
              <w:r w:rsidRPr="00A2596A" w:rsidDel="00263190">
                <w:rPr>
                  <w:rFonts w:ascii="Times New Roman" w:eastAsia="Microsoft YaHei UI" w:hAnsi="Times New Roman" w:cs="Times New Roman"/>
                  <w:lang w:eastAsia="zh-CN"/>
                </w:rPr>
                <w:delText>Client Position</w:delText>
              </w:r>
            </w:del>
          </w:p>
        </w:tc>
      </w:tr>
      <w:tr w:rsidR="003D0AB6" w:rsidRPr="00A2596A" w:rsidDel="00263190" w14:paraId="36DB5E5D" w14:textId="3DB22BDE" w:rsidTr="003D0AB6">
        <w:trPr>
          <w:del w:id="1608" w:author="Qiao, Guan Lun (RC-CN DI FA ST&amp;PM SUP IT&amp;EDGE)" w:date="2022-02-08T10:07:00Z"/>
        </w:trPr>
        <w:tc>
          <w:tcPr>
            <w:cnfStyle w:val="001000000000" w:firstRow="0" w:lastRow="0" w:firstColumn="1" w:lastColumn="0" w:oddVBand="0" w:evenVBand="0" w:oddHBand="0" w:evenHBand="0" w:firstRowFirstColumn="0" w:firstRowLastColumn="0" w:lastRowFirstColumn="0" w:lastRowLastColumn="0"/>
            <w:tcW w:w="1233" w:type="dxa"/>
            <w:vMerge/>
          </w:tcPr>
          <w:p w14:paraId="1855611E" w14:textId="223F9B14" w:rsidR="003D0AB6" w:rsidRPr="00A2596A" w:rsidDel="00263190" w:rsidRDefault="003D0AB6">
            <w:pPr>
              <w:pStyle w:val="Heading1"/>
              <w:pageBreakBefore/>
              <w:ind w:hanging="994"/>
              <w:rPr>
                <w:del w:id="1609" w:author="Qiao, Guan Lun (RC-CN DI FA ST&amp;PM SUP IT&amp;EDGE)" w:date="2022-02-08T10:07:00Z"/>
                <w:rFonts w:ascii="Times New Roman" w:eastAsia="Microsoft YaHei UI" w:hAnsi="Times New Roman" w:cs="Times New Roman"/>
                <w:lang w:eastAsia="zh-CN"/>
              </w:rPr>
              <w:pPrChange w:id="1610" w:author="Qiao, Guan Lun (RC-CN DI FA ST&amp;PM SUP IT&amp;EDGE)" w:date="2022-02-08T10:07:00Z">
                <w:pPr>
                  <w:pStyle w:val="ListParagraph"/>
                  <w:spacing w:after="130"/>
                  <w:ind w:left="0"/>
                  <w:jc w:val="center"/>
                </w:pPr>
              </w:pPrChange>
            </w:pPr>
          </w:p>
        </w:tc>
        <w:tc>
          <w:tcPr>
            <w:tcW w:w="1145" w:type="dxa"/>
            <w:vMerge/>
          </w:tcPr>
          <w:p w14:paraId="298579A9" w14:textId="7D2D17B1"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11" w:author="Qiao, Guan Lun (RC-CN DI FA ST&amp;PM SUP IT&amp;EDGE)" w:date="2022-02-08T10:07:00Z"/>
                <w:rFonts w:ascii="Times New Roman" w:eastAsia="Microsoft YaHei UI" w:hAnsi="Times New Roman" w:cs="Times New Roman"/>
                <w:lang w:eastAsia="zh-CN"/>
              </w:rPr>
              <w:pPrChange w:id="1612"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p>
        </w:tc>
        <w:tc>
          <w:tcPr>
            <w:tcW w:w="1266" w:type="dxa"/>
            <w:vMerge/>
          </w:tcPr>
          <w:p w14:paraId="1E7B8D6C" w14:textId="45F2E1CE"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13" w:author="Qiao, Guan Lun (RC-CN DI FA ST&amp;PM SUP IT&amp;EDGE)" w:date="2022-02-08T10:07:00Z"/>
                <w:rFonts w:ascii="Times New Roman" w:eastAsia="Microsoft YaHei UI" w:hAnsi="Times New Roman" w:cs="Times New Roman"/>
                <w:lang w:eastAsia="zh-CN"/>
              </w:rPr>
              <w:pPrChange w:id="1614"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p>
        </w:tc>
        <w:tc>
          <w:tcPr>
            <w:tcW w:w="1163" w:type="dxa"/>
          </w:tcPr>
          <w:p w14:paraId="04ED33B1" w14:textId="0F5F5F98"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15" w:author="Qiao, Guan Lun (RC-CN DI FA ST&amp;PM SUP IT&amp;EDGE)" w:date="2022-02-08T10:07:00Z"/>
                <w:rFonts w:ascii="Times New Roman" w:eastAsia="Microsoft YaHei UI" w:hAnsi="Times New Roman" w:cs="Times New Roman"/>
                <w:lang w:eastAsia="zh-CN"/>
              </w:rPr>
              <w:pPrChange w:id="1616"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17" w:author="Qiao, Guan Lun (RC-CN DI FA ST&amp;PM SUP IT&amp;EDGE)" w:date="2022-02-08T10:07:00Z">
              <w:r w:rsidRPr="00A2596A" w:rsidDel="00263190">
                <w:rPr>
                  <w:rFonts w:ascii="Times New Roman" w:eastAsia="Microsoft YaHei UI" w:hAnsi="Times New Roman" w:cs="Times New Roman"/>
                  <w:lang w:eastAsia="zh-CN"/>
                </w:rPr>
                <w:delText>x</w:delText>
              </w:r>
            </w:del>
          </w:p>
        </w:tc>
        <w:tc>
          <w:tcPr>
            <w:tcW w:w="1164" w:type="dxa"/>
          </w:tcPr>
          <w:p w14:paraId="1AE4BD68" w14:textId="1AC8FDB2"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18" w:author="Qiao, Guan Lun (RC-CN DI FA ST&amp;PM SUP IT&amp;EDGE)" w:date="2022-02-08T10:07:00Z"/>
                <w:rFonts w:ascii="Times New Roman" w:eastAsia="Microsoft YaHei UI" w:hAnsi="Times New Roman" w:cs="Times New Roman"/>
                <w:lang w:eastAsia="zh-CN"/>
              </w:rPr>
              <w:pPrChange w:id="1619"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20" w:author="Qiao, Guan Lun (RC-CN DI FA ST&amp;PM SUP IT&amp;EDGE)" w:date="2022-02-08T10:07:00Z">
              <w:r w:rsidRPr="00A2596A" w:rsidDel="00263190">
                <w:rPr>
                  <w:rFonts w:ascii="Times New Roman" w:eastAsia="Microsoft YaHei UI" w:hAnsi="Times New Roman" w:cs="Times New Roman"/>
                  <w:lang w:eastAsia="zh-CN"/>
                </w:rPr>
                <w:delText>y</w:delText>
              </w:r>
            </w:del>
          </w:p>
        </w:tc>
        <w:tc>
          <w:tcPr>
            <w:tcW w:w="1163" w:type="dxa"/>
          </w:tcPr>
          <w:p w14:paraId="544309C9" w14:textId="0082215F"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21" w:author="Qiao, Guan Lun (RC-CN DI FA ST&amp;PM SUP IT&amp;EDGE)" w:date="2022-02-08T10:07:00Z"/>
                <w:rFonts w:ascii="Times New Roman" w:eastAsia="Microsoft YaHei UI" w:hAnsi="Times New Roman" w:cs="Times New Roman"/>
                <w:lang w:eastAsia="zh-CN"/>
              </w:rPr>
              <w:pPrChange w:id="1622"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23" w:author="Qiao, Guan Lun (RC-CN DI FA ST&amp;PM SUP IT&amp;EDGE)" w:date="2022-02-08T10:07:00Z">
              <w:r w:rsidRPr="00A2596A" w:rsidDel="00263190">
                <w:rPr>
                  <w:rFonts w:ascii="Times New Roman" w:eastAsia="Microsoft YaHei UI" w:hAnsi="Times New Roman" w:cs="Times New Roman"/>
                  <w:lang w:eastAsia="zh-CN"/>
                </w:rPr>
                <w:delText>z</w:delText>
              </w:r>
            </w:del>
          </w:p>
        </w:tc>
        <w:tc>
          <w:tcPr>
            <w:tcW w:w="1219" w:type="dxa"/>
          </w:tcPr>
          <w:p w14:paraId="2ADB370B" w14:textId="0B6BB2AC" w:rsidR="003D0AB6" w:rsidRPr="00A2596A" w:rsidDel="00263190" w:rsidRDefault="003D0AB6">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24" w:author="Qiao, Guan Lun (RC-CN DI FA ST&amp;PM SUP IT&amp;EDGE)" w:date="2022-02-08T10:07:00Z"/>
                <w:rFonts w:ascii="Times New Roman" w:eastAsia="Microsoft YaHei UI" w:hAnsi="Times New Roman" w:cs="Times New Roman"/>
                <w:lang w:eastAsia="zh-CN"/>
              </w:rPr>
              <w:pPrChange w:id="1625"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26" w:author="Qiao, Guan Lun (RC-CN DI FA ST&amp;PM SUP IT&amp;EDGE)" w:date="2022-02-08T10:07:00Z">
              <w:r w:rsidRPr="00A2596A" w:rsidDel="00263190">
                <w:rPr>
                  <w:rFonts w:ascii="Times New Roman" w:eastAsia="Microsoft YaHei UI" w:hAnsi="Times New Roman" w:cs="Times New Roman"/>
                  <w:lang w:eastAsia="zh-CN"/>
                </w:rPr>
                <w:delText>orientation</w:delText>
              </w:r>
            </w:del>
          </w:p>
        </w:tc>
      </w:tr>
    </w:tbl>
    <w:p w14:paraId="5436FCF8" w14:textId="5FCE0A73" w:rsidR="00B87A79" w:rsidRPr="00A2596A" w:rsidDel="00263190" w:rsidRDefault="009D12AE">
      <w:pPr>
        <w:pStyle w:val="Heading1"/>
        <w:pageBreakBefore/>
        <w:ind w:hanging="994"/>
        <w:rPr>
          <w:del w:id="1627" w:author="Qiao, Guan Lun (RC-CN DI FA ST&amp;PM SUP IT&amp;EDGE)" w:date="2022-02-08T10:07:00Z"/>
          <w:rFonts w:ascii="Times New Roman" w:eastAsia="Microsoft YaHei UI" w:hAnsi="Times New Roman" w:cs="Times New Roman"/>
          <w:lang w:eastAsia="zh-CN"/>
        </w:rPr>
        <w:pPrChange w:id="1628" w:author="Qiao, Guan Lun (RC-CN DI FA ST&amp;PM SUP IT&amp;EDGE)" w:date="2022-02-08T10:07:00Z">
          <w:pPr>
            <w:pStyle w:val="ListParagraph"/>
            <w:spacing w:after="130"/>
            <w:ind w:left="360"/>
          </w:pPr>
        </w:pPrChange>
      </w:pPr>
      <w:del w:id="1629" w:author="Qiao, Guan Lun (RC-CN DI FA ST&amp;PM SUP IT&amp;EDGE)" w:date="2022-02-08T10:07:00Z">
        <w:r w:rsidRPr="00A2596A" w:rsidDel="00263190">
          <w:rPr>
            <w:rFonts w:ascii="Times New Roman" w:eastAsia="Microsoft YaHei UI" w:hAnsi="Times New Roman" w:cs="Times New Roman"/>
            <w:lang w:eastAsia="zh-CN"/>
          </w:rPr>
          <w:delText xml:space="preserve"> </w:delText>
        </w:r>
      </w:del>
    </w:p>
    <w:p w14:paraId="63606AE1" w14:textId="7E73BD02" w:rsidR="00602AE8" w:rsidRPr="00A2596A" w:rsidDel="00263190" w:rsidRDefault="00602AE8">
      <w:pPr>
        <w:pStyle w:val="Heading1"/>
        <w:pageBreakBefore/>
        <w:ind w:hanging="994"/>
        <w:rPr>
          <w:del w:id="1630" w:author="Qiao, Guan Lun (RC-CN DI FA ST&amp;PM SUP IT&amp;EDGE)" w:date="2022-02-08T10:07:00Z"/>
          <w:rFonts w:ascii="Times New Roman" w:eastAsia="Microsoft YaHei UI" w:hAnsi="Times New Roman" w:cs="Times New Roman"/>
          <w:lang w:eastAsia="zh-CN"/>
        </w:rPr>
        <w:pPrChange w:id="1631" w:author="Qiao, Guan Lun (RC-CN DI FA ST&amp;PM SUP IT&amp;EDGE)" w:date="2022-02-08T10:07:00Z">
          <w:pPr>
            <w:pStyle w:val="ListParagraph"/>
            <w:spacing w:after="130"/>
            <w:ind w:left="360"/>
          </w:pPr>
        </w:pPrChange>
      </w:pPr>
    </w:p>
    <w:tbl>
      <w:tblPr>
        <w:tblStyle w:val="GridTable1Light"/>
        <w:tblW w:w="0" w:type="auto"/>
        <w:tblLook w:val="04A0" w:firstRow="1" w:lastRow="0" w:firstColumn="1" w:lastColumn="0" w:noHBand="0" w:noVBand="1"/>
      </w:tblPr>
      <w:tblGrid>
        <w:gridCol w:w="2783"/>
        <w:gridCol w:w="2785"/>
        <w:gridCol w:w="2785"/>
      </w:tblGrid>
      <w:tr w:rsidR="009D27B7" w:rsidRPr="00A2596A" w:rsidDel="00263190" w14:paraId="4EF54D7A" w14:textId="62999006" w:rsidTr="00AD51D2">
        <w:trPr>
          <w:cnfStyle w:val="100000000000" w:firstRow="1" w:lastRow="0" w:firstColumn="0" w:lastColumn="0" w:oddVBand="0" w:evenVBand="0" w:oddHBand="0" w:evenHBand="0" w:firstRowFirstColumn="0" w:firstRowLastColumn="0" w:lastRowFirstColumn="0" w:lastRowLastColumn="0"/>
          <w:del w:id="1632" w:author="Qiao, Guan Lun (RC-CN DI FA ST&amp;PM SUP IT&amp;EDGE)" w:date="2022-02-08T10:07:00Z"/>
        </w:trPr>
        <w:tc>
          <w:tcPr>
            <w:cnfStyle w:val="001000000000" w:firstRow="0" w:lastRow="0" w:firstColumn="1" w:lastColumn="0" w:oddVBand="0" w:evenVBand="0" w:oddHBand="0" w:evenHBand="0" w:firstRowFirstColumn="0" w:firstRowLastColumn="0" w:lastRowFirstColumn="0" w:lastRowLastColumn="0"/>
            <w:tcW w:w="8353" w:type="dxa"/>
            <w:gridSpan w:val="3"/>
          </w:tcPr>
          <w:p w14:paraId="0E0ACA08" w14:textId="25EF2635" w:rsidR="009D27B7" w:rsidRPr="00A2596A" w:rsidDel="00263190" w:rsidRDefault="009D27B7">
            <w:pPr>
              <w:pStyle w:val="Heading1"/>
              <w:pageBreakBefore/>
              <w:ind w:hanging="994"/>
              <w:rPr>
                <w:del w:id="1633" w:author="Qiao, Guan Lun (RC-CN DI FA ST&amp;PM SUP IT&amp;EDGE)" w:date="2022-02-08T10:07:00Z"/>
                <w:rFonts w:ascii="Times New Roman" w:eastAsia="Microsoft YaHei UI" w:hAnsi="Times New Roman" w:cs="Times New Roman"/>
                <w:lang w:eastAsia="zh-CN"/>
              </w:rPr>
              <w:pPrChange w:id="1634" w:author="Qiao, Guan Lun (RC-CN DI FA ST&amp;PM SUP IT&amp;EDGE)" w:date="2022-02-08T10:07:00Z">
                <w:pPr>
                  <w:pStyle w:val="ListParagraph"/>
                  <w:spacing w:after="130"/>
                  <w:ind w:left="0"/>
                  <w:jc w:val="center"/>
                </w:pPr>
              </w:pPrChange>
            </w:pPr>
            <w:del w:id="1635" w:author="Qiao, Guan Lun (RC-CN DI FA ST&amp;PM SUP IT&amp;EDGE)" w:date="2022-02-08T10:07:00Z">
              <w:r w:rsidRPr="00A2596A" w:rsidDel="00263190">
                <w:rPr>
                  <w:rFonts w:ascii="Times New Roman" w:eastAsia="Microsoft YaHei UI" w:hAnsi="Times New Roman" w:cs="Times New Roman"/>
                  <w:lang w:eastAsia="zh-CN"/>
                </w:rPr>
                <w:delText>Table: Drink</w:delText>
              </w:r>
            </w:del>
          </w:p>
        </w:tc>
      </w:tr>
      <w:tr w:rsidR="009D27B7" w:rsidRPr="00A2596A" w:rsidDel="00263190" w14:paraId="76AD09CB" w14:textId="45ACDE1F" w:rsidTr="009D27B7">
        <w:trPr>
          <w:del w:id="1636" w:author="Qiao, Guan Lun (RC-CN DI FA ST&amp;PM SUP IT&amp;EDGE)" w:date="2022-02-08T10:07:00Z"/>
        </w:trPr>
        <w:tc>
          <w:tcPr>
            <w:cnfStyle w:val="001000000000" w:firstRow="0" w:lastRow="0" w:firstColumn="1" w:lastColumn="0" w:oddVBand="0" w:evenVBand="0" w:oddHBand="0" w:evenHBand="0" w:firstRowFirstColumn="0" w:firstRowLastColumn="0" w:lastRowFirstColumn="0" w:lastRowLastColumn="0"/>
            <w:tcW w:w="2783" w:type="dxa"/>
          </w:tcPr>
          <w:p w14:paraId="5B823E74" w14:textId="38146BF3" w:rsidR="009D27B7" w:rsidRPr="00A2596A" w:rsidDel="00263190" w:rsidRDefault="009D27B7">
            <w:pPr>
              <w:pStyle w:val="Heading1"/>
              <w:pageBreakBefore/>
              <w:ind w:hanging="994"/>
              <w:rPr>
                <w:del w:id="1637" w:author="Qiao, Guan Lun (RC-CN DI FA ST&amp;PM SUP IT&amp;EDGE)" w:date="2022-02-08T10:07:00Z"/>
                <w:rFonts w:ascii="Times New Roman" w:eastAsia="Microsoft YaHei UI" w:hAnsi="Times New Roman" w:cs="Times New Roman"/>
                <w:lang w:eastAsia="zh-CN"/>
              </w:rPr>
              <w:pPrChange w:id="1638" w:author="Qiao, Guan Lun (RC-CN DI FA ST&amp;PM SUP IT&amp;EDGE)" w:date="2022-02-08T10:07:00Z">
                <w:pPr>
                  <w:pStyle w:val="ListParagraph"/>
                  <w:spacing w:after="130"/>
                  <w:ind w:left="0"/>
                  <w:jc w:val="center"/>
                </w:pPr>
              </w:pPrChange>
            </w:pPr>
            <w:del w:id="1639" w:author="Qiao, Guan Lun (RC-CN DI FA ST&amp;PM SUP IT&amp;EDGE)" w:date="2022-02-08T10:07:00Z">
              <w:r w:rsidRPr="00A2596A" w:rsidDel="00263190">
                <w:rPr>
                  <w:rFonts w:ascii="Times New Roman" w:eastAsia="Microsoft YaHei UI" w:hAnsi="Times New Roman" w:cs="Times New Roman"/>
                  <w:lang w:eastAsia="zh-CN"/>
                </w:rPr>
                <w:delText>Drink ID</w:delText>
              </w:r>
            </w:del>
          </w:p>
          <w:p w14:paraId="33AA207B" w14:textId="394D27A5" w:rsidR="00306828" w:rsidRPr="00A2596A" w:rsidDel="00263190" w:rsidRDefault="00306828">
            <w:pPr>
              <w:pStyle w:val="Heading1"/>
              <w:pageBreakBefore/>
              <w:ind w:hanging="994"/>
              <w:rPr>
                <w:del w:id="1640" w:author="Qiao, Guan Lun (RC-CN DI FA ST&amp;PM SUP IT&amp;EDGE)" w:date="2022-02-08T10:07:00Z"/>
                <w:rFonts w:ascii="Times New Roman" w:eastAsia="Microsoft YaHei UI" w:hAnsi="Times New Roman" w:cs="Times New Roman"/>
                <w:lang w:eastAsia="zh-CN"/>
              </w:rPr>
              <w:pPrChange w:id="1641" w:author="Qiao, Guan Lun (RC-CN DI FA ST&amp;PM SUP IT&amp;EDGE)" w:date="2022-02-08T10:07:00Z">
                <w:pPr>
                  <w:pStyle w:val="ListParagraph"/>
                  <w:spacing w:after="130"/>
                  <w:ind w:left="0"/>
                  <w:jc w:val="center"/>
                </w:pPr>
              </w:pPrChange>
            </w:pPr>
            <w:del w:id="1642" w:author="Qiao, Guan Lun (RC-CN DI FA ST&amp;PM SUP IT&amp;EDGE)" w:date="2022-02-08T10:07:00Z">
              <w:r w:rsidRPr="00A2596A" w:rsidDel="00263190">
                <w:rPr>
                  <w:rFonts w:ascii="Times New Roman" w:eastAsia="Microsoft YaHei UI" w:hAnsi="Times New Roman" w:cs="Times New Roman"/>
                  <w:lang w:eastAsia="zh-CN"/>
                </w:rPr>
                <w:delText>(PM Key)</w:delText>
              </w:r>
            </w:del>
          </w:p>
        </w:tc>
        <w:tc>
          <w:tcPr>
            <w:tcW w:w="2785" w:type="dxa"/>
          </w:tcPr>
          <w:p w14:paraId="20ACDC63" w14:textId="15DFBFE8" w:rsidR="009D27B7" w:rsidRPr="00A2596A" w:rsidDel="00263190" w:rsidRDefault="00306828">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43" w:author="Qiao, Guan Lun (RC-CN DI FA ST&amp;PM SUP IT&amp;EDGE)" w:date="2022-02-08T10:07:00Z"/>
                <w:rFonts w:ascii="Times New Roman" w:eastAsia="Microsoft YaHei UI" w:hAnsi="Times New Roman" w:cs="Times New Roman"/>
                <w:lang w:eastAsia="zh-CN"/>
              </w:rPr>
              <w:pPrChange w:id="1644"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45" w:author="Qiao, Guan Lun (RC-CN DI FA ST&amp;PM SUP IT&amp;EDGE)" w:date="2022-02-08T10:07:00Z">
              <w:r w:rsidRPr="00A2596A" w:rsidDel="00263190">
                <w:rPr>
                  <w:rFonts w:ascii="Times New Roman" w:eastAsia="Microsoft YaHei UI" w:hAnsi="Times New Roman" w:cs="Times New Roman"/>
                  <w:lang w:eastAsia="zh-CN"/>
                </w:rPr>
                <w:delText>Drink Name</w:delText>
              </w:r>
            </w:del>
          </w:p>
        </w:tc>
        <w:tc>
          <w:tcPr>
            <w:tcW w:w="2785" w:type="dxa"/>
          </w:tcPr>
          <w:p w14:paraId="228F834E" w14:textId="65B0AB6A" w:rsidR="009D27B7" w:rsidRPr="00A2596A" w:rsidDel="00263190" w:rsidRDefault="006D6761">
            <w:pPr>
              <w:pStyle w:val="Heading1"/>
              <w:pageBreakBefore/>
              <w:ind w:hanging="994"/>
              <w:cnfStyle w:val="000000000000" w:firstRow="0" w:lastRow="0" w:firstColumn="0" w:lastColumn="0" w:oddVBand="0" w:evenVBand="0" w:oddHBand="0" w:evenHBand="0" w:firstRowFirstColumn="0" w:firstRowLastColumn="0" w:lastRowFirstColumn="0" w:lastRowLastColumn="0"/>
              <w:rPr>
                <w:del w:id="1646" w:author="Qiao, Guan Lun (RC-CN DI FA ST&amp;PM SUP IT&amp;EDGE)" w:date="2022-02-08T10:07:00Z"/>
                <w:rFonts w:ascii="Times New Roman" w:eastAsia="Microsoft YaHei UI" w:hAnsi="Times New Roman" w:cs="Times New Roman"/>
                <w:lang w:eastAsia="zh-CN"/>
              </w:rPr>
              <w:pPrChange w:id="1647" w:author="Qiao, Guan Lun (RC-CN DI FA ST&amp;PM SUP IT&amp;EDGE)" w:date="2022-02-08T10:07:00Z">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pPr>
              </w:pPrChange>
            </w:pPr>
            <w:del w:id="1648" w:author="Qiao, Guan Lun (RC-CN DI FA ST&amp;PM SUP IT&amp;EDGE)" w:date="2022-02-08T10:07:00Z">
              <w:r w:rsidRPr="00A2596A" w:rsidDel="00263190">
                <w:rPr>
                  <w:rFonts w:ascii="Times New Roman" w:eastAsia="Microsoft YaHei UI" w:hAnsi="Times New Roman" w:cs="Times New Roman"/>
                  <w:lang w:eastAsia="zh-CN"/>
                </w:rPr>
                <w:delText>Stock</w:delText>
              </w:r>
            </w:del>
          </w:p>
        </w:tc>
      </w:tr>
    </w:tbl>
    <w:p w14:paraId="06F8C453" w14:textId="77777777" w:rsidR="00602AE8" w:rsidRPr="00A2596A" w:rsidRDefault="00602AE8">
      <w:pPr>
        <w:rPr>
          <w:rFonts w:ascii="Times New Roman" w:eastAsia="Microsoft YaHei UI" w:hAnsi="Times New Roman" w:cs="Times New Roman"/>
          <w:lang w:eastAsia="zh-CN"/>
        </w:rPr>
        <w:pPrChange w:id="1649" w:author="Qiao, Guan Lun (RC-CN DI FA ST&amp;PM SUP IT&amp;EDGE)" w:date="2022-02-08T10:08:00Z">
          <w:pPr>
            <w:pStyle w:val="Heading1"/>
            <w:pageBreakBefore/>
            <w:numPr>
              <w:numId w:val="0"/>
            </w:numPr>
            <w:ind w:firstLine="0"/>
          </w:pPr>
        </w:pPrChange>
      </w:pPr>
    </w:p>
    <w:sectPr w:rsidR="00602AE8" w:rsidRPr="00A2596A" w:rsidSect="00957E74">
      <w:headerReference w:type="even" r:id="rId29"/>
      <w:headerReference w:type="default" r:id="rId30"/>
      <w:footerReference w:type="even" r:id="rId31"/>
      <w:footerReference w:type="default" r:id="rId32"/>
      <w:headerReference w:type="first" r:id="rId33"/>
      <w:footerReference w:type="first" r:id="rId34"/>
      <w:endnotePr>
        <w:numFmt w:val="decimal"/>
      </w:endnotePr>
      <w:type w:val="continuous"/>
      <w:pgSz w:w="11907" w:h="16840" w:code="9"/>
      <w:pgMar w:top="1276" w:right="1276" w:bottom="1389" w:left="2268" w:header="533" w:footer="363"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un, Qingyi (EXT) (RC-CN DI FA ST&amp;PM SUP IT&amp;EDGE)" w:date="2022-03-09T10:29:00Z" w:initials="SQ((CDFSS">
    <w:p w14:paraId="389B6266" w14:textId="3C1AAF08" w:rsidR="00965BE7" w:rsidRDefault="00965BE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B62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0021" w16cex:dateUtc="2022-03-09T0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B6266" w16cid:durableId="25D300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2FAB1" w14:textId="77777777" w:rsidR="00C62C9E" w:rsidRDefault="00C62C9E" w:rsidP="00C60D54">
      <w:pPr>
        <w:pStyle w:val="EndnoteSeparator"/>
      </w:pPr>
    </w:p>
  </w:endnote>
  <w:endnote w:type="continuationSeparator" w:id="0">
    <w:p w14:paraId="55FB4CEC" w14:textId="77777777" w:rsidR="00C62C9E" w:rsidRDefault="00C62C9E" w:rsidP="00C60D54">
      <w:pPr>
        <w:pStyle w:val="EndnoteSeparatorcont"/>
      </w:pPr>
    </w:p>
  </w:endnote>
  <w:endnote w:type="continuationNotice" w:id="1">
    <w:p w14:paraId="62BCAEBE" w14:textId="77777777" w:rsidR="00C62C9E" w:rsidRDefault="00C62C9E" w:rsidP="00C60D54">
      <w:pPr>
        <w:pStyle w:val="EndnoteContinuatio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Cambria"/>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BBvoice CNSG">
    <w:altName w:val="微软雅黑"/>
    <w:charset w:val="86"/>
    <w:family w:val="swiss"/>
    <w:pitch w:val="variable"/>
    <w:sig w:usb0="A00002BF" w:usb1="38CF7CFA" w:usb2="00000016" w:usb3="00000000" w:csb0="0004001F" w:csb1="00000000"/>
  </w:font>
  <w:font w:name="Siemens Sans Black">
    <w:panose1 w:val="00000000000000000000"/>
    <w:charset w:val="00"/>
    <w:family w:val="auto"/>
    <w:pitch w:val="variable"/>
    <w:sig w:usb0="A00002FF" w:usb1="0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B18C3" w14:textId="77777777" w:rsidR="00860906" w:rsidRDefault="00860906" w:rsidP="003B53B2">
    <w:pPr>
      <w:pStyle w:val="Footer"/>
    </w:pPr>
  </w:p>
  <w:p w14:paraId="4B11B853" w14:textId="77777777" w:rsidR="00860906" w:rsidRDefault="00860906" w:rsidP="003B53B2">
    <w:pPr>
      <w:pStyle w:val="Footer"/>
    </w:pPr>
  </w:p>
  <w:tbl>
    <w:tblPr>
      <w:tblStyle w:val="ABBFooterTable"/>
      <w:tblW w:w="9362" w:type="dxa"/>
      <w:tblInd w:w="-992" w:type="dxa"/>
      <w:tblLayout w:type="fixed"/>
      <w:tblLook w:val="0000" w:firstRow="0" w:lastRow="0" w:firstColumn="0" w:lastColumn="0" w:noHBand="0" w:noVBand="0"/>
    </w:tblPr>
    <w:tblGrid>
      <w:gridCol w:w="2322"/>
      <w:gridCol w:w="2323"/>
      <w:gridCol w:w="2296"/>
      <w:gridCol w:w="709"/>
      <w:gridCol w:w="722"/>
      <w:gridCol w:w="979"/>
      <w:gridCol w:w="11"/>
    </w:tblGrid>
    <w:tr w:rsidR="00860906" w:rsidRPr="009912B5" w14:paraId="33A7510C" w14:textId="77777777" w:rsidTr="00860906">
      <w:tc>
        <w:tcPr>
          <w:tcW w:w="2322" w:type="dxa"/>
        </w:tcPr>
        <w:p w14:paraId="01D91D93" w14:textId="77777777" w:rsidR="00860906" w:rsidRPr="009912B5" w:rsidRDefault="00860906" w:rsidP="003B53B2">
          <w:pPr>
            <w:pStyle w:val="FooterTableCaption"/>
          </w:pPr>
          <w:r w:rsidRPr="009912B5">
            <w:t>STATUS</w:t>
          </w:r>
        </w:p>
        <w:sdt>
          <w:sdtPr>
            <w:rPr>
              <w:szCs w:val="20"/>
            </w:rPr>
            <w:alias w:val="Lifecycle Status"/>
            <w:tag w:val="LifecycleStatus2"/>
            <w:id w:val="-1032416434"/>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EndPr/>
          <w:sdtContent>
            <w:p w14:paraId="01504694" w14:textId="77777777" w:rsidR="00860906" w:rsidRPr="009912B5" w:rsidRDefault="00860906" w:rsidP="003B53B2">
              <w:pPr>
                <w:pStyle w:val="FooterTableFieldText"/>
              </w:pPr>
              <w:r>
                <w:rPr>
                  <w:szCs w:val="20"/>
                </w:rPr>
                <w:t>Draft</w:t>
              </w:r>
            </w:p>
          </w:sdtContent>
        </w:sdt>
      </w:tc>
      <w:tc>
        <w:tcPr>
          <w:tcW w:w="2323" w:type="dxa"/>
        </w:tcPr>
        <w:p w14:paraId="7FB05BC1" w14:textId="77777777" w:rsidR="00860906" w:rsidRPr="009912B5" w:rsidRDefault="00860906" w:rsidP="003B53B2">
          <w:pPr>
            <w:pStyle w:val="FooterTableCaption"/>
          </w:pPr>
          <w:r w:rsidRPr="009912B5">
            <w:t>SECURITY LEVEL</w:t>
          </w:r>
        </w:p>
        <w:sdt>
          <w:sdtPr>
            <w:rPr>
              <w:szCs w:val="20"/>
            </w:rPr>
            <w:alias w:val="Security Level"/>
            <w:tag w:val="SecurityLevel2"/>
            <w:id w:val="1825085447"/>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EndPr/>
          <w:sdtContent>
            <w:p w14:paraId="2BBCF099" w14:textId="77777777" w:rsidR="00860906" w:rsidRPr="009912B5" w:rsidRDefault="00860906" w:rsidP="003B53B2">
              <w:pPr>
                <w:pStyle w:val="FooterTableFieldText"/>
              </w:pPr>
              <w:r>
                <w:rPr>
                  <w:szCs w:val="20"/>
                </w:rPr>
                <w:t>Internal</w:t>
              </w:r>
            </w:p>
          </w:sdtContent>
        </w:sdt>
      </w:tc>
      <w:tc>
        <w:tcPr>
          <w:tcW w:w="2296" w:type="dxa"/>
        </w:tcPr>
        <w:p w14:paraId="0A66DD33" w14:textId="77777777" w:rsidR="00860906" w:rsidRPr="009912B5" w:rsidRDefault="00860906" w:rsidP="003B53B2">
          <w:pPr>
            <w:pStyle w:val="FooterTableCaption"/>
          </w:pPr>
          <w:r w:rsidRPr="009912B5">
            <w:t>DOCUMENT ID.</w:t>
          </w:r>
        </w:p>
        <w:sdt>
          <w:sdtPr>
            <w:alias w:val="Document Id"/>
            <w:tag w:val="DocumentId2"/>
            <w:id w:val="-1399121608"/>
            <w:showingPlcHdr/>
            <w:dataBinding w:prefixMappings="xmlns:ns0='http://schemas.abb.com/Office/ABBTempCustomXMLPart' " w:xpath="/ns0:ABBTempCustomXMLPart[1]/ns0:DocumentId[1]" w:storeItemID="{5F264419-1DEA-4EBF-B2D3-E16ACAA9AC93}"/>
            <w:text/>
          </w:sdtPr>
          <w:sdtEndPr/>
          <w:sdtContent>
            <w:p w14:paraId="2740A92C" w14:textId="77777777" w:rsidR="00860906" w:rsidRPr="009912B5" w:rsidRDefault="00860906" w:rsidP="003B53B2">
              <w:pPr>
                <w:pStyle w:val="FooterTableDocumentID"/>
              </w:pPr>
              <w:r w:rsidRPr="005C55BD">
                <w:rPr>
                  <w:rStyle w:val="PlaceholderText"/>
                </w:rPr>
                <w:t>[1ABC123456]</w:t>
              </w:r>
            </w:p>
          </w:sdtContent>
        </w:sdt>
      </w:tc>
      <w:tc>
        <w:tcPr>
          <w:tcW w:w="709" w:type="dxa"/>
        </w:tcPr>
        <w:p w14:paraId="76A6C6F0" w14:textId="77777777" w:rsidR="00860906" w:rsidRPr="009912B5" w:rsidRDefault="00860906" w:rsidP="003B53B2">
          <w:pPr>
            <w:pStyle w:val="FooterTableCaption"/>
          </w:pPr>
          <w:r w:rsidRPr="009912B5">
            <w:t>REV.</w:t>
          </w:r>
        </w:p>
        <w:sdt>
          <w:sdtPr>
            <w:alias w:val="Document Revision Id"/>
            <w:tag w:val="DocumentRevisionId2"/>
            <w:id w:val="-881941540"/>
            <w:dataBinding w:prefixMappings="xmlns:ns0='http://schemas.abb.com/Office/ABBTempCustomXMLPart' " w:xpath="/ns0:ABBTempCustomXMLPart[1]/ns0:DocumentRevisionId[1]" w:storeItemID="{5F264419-1DEA-4EBF-B2D3-E16ACAA9AC93}"/>
            <w:text/>
          </w:sdtPr>
          <w:sdtEndPr/>
          <w:sdtContent>
            <w:p w14:paraId="772AC9BD" w14:textId="77777777" w:rsidR="00860906" w:rsidRPr="009912B5" w:rsidRDefault="00860906" w:rsidP="003B53B2">
              <w:pPr>
                <w:pStyle w:val="FooterTableFieldText"/>
              </w:pPr>
              <w:r>
                <w:t>A</w:t>
              </w:r>
            </w:p>
          </w:sdtContent>
        </w:sdt>
      </w:tc>
      <w:tc>
        <w:tcPr>
          <w:tcW w:w="722" w:type="dxa"/>
        </w:tcPr>
        <w:p w14:paraId="3F8A4EDF" w14:textId="77777777" w:rsidR="00860906" w:rsidRPr="009912B5" w:rsidRDefault="00860906" w:rsidP="003B53B2">
          <w:pPr>
            <w:pStyle w:val="FooterTableCaption"/>
          </w:pPr>
          <w:r w:rsidRPr="009912B5">
            <w:t>LANG.</w:t>
          </w:r>
        </w:p>
        <w:sdt>
          <w:sdtPr>
            <w:rPr>
              <w:noProof/>
            </w:rPr>
            <w:alias w:val="Language Code"/>
            <w:tag w:val="LanguageCode2"/>
            <w:id w:val="-1692760735"/>
            <w:dataBinding w:prefixMappings="xmlns:ns0='http://schemas.abb.com/Office/ABBTempCustomXMLPart' " w:xpath="/ns0:ABBTempCustomXMLPart[1]/ns0:LanguageCode[1]" w:storeItemID="{5F264419-1DEA-4EBF-B2D3-E16ACAA9AC93}"/>
            <w:text/>
          </w:sdtPr>
          <w:sdtEndPr/>
          <w:sdtContent>
            <w:p w14:paraId="38009A8D" w14:textId="77777777" w:rsidR="00860906" w:rsidRPr="009912B5" w:rsidRDefault="00860906" w:rsidP="003B53B2">
              <w:pPr>
                <w:pStyle w:val="FooterTableFieldText"/>
              </w:pPr>
              <w:r>
                <w:rPr>
                  <w:noProof/>
                </w:rPr>
                <w:t>en</w:t>
              </w:r>
            </w:p>
          </w:sdtContent>
        </w:sdt>
      </w:tc>
      <w:tc>
        <w:tcPr>
          <w:tcW w:w="990" w:type="dxa"/>
          <w:gridSpan w:val="2"/>
        </w:tcPr>
        <w:p w14:paraId="0A35EF63" w14:textId="77777777" w:rsidR="00860906" w:rsidRPr="009912B5" w:rsidRDefault="00860906" w:rsidP="003B53B2">
          <w:pPr>
            <w:pStyle w:val="FooterTableCaption"/>
          </w:pPr>
          <w:r w:rsidRPr="009912B5">
            <w:t>PAGE</w:t>
          </w:r>
        </w:p>
        <w:p w14:paraId="522D6C79" w14:textId="77777777" w:rsidR="00860906" w:rsidRPr="009912B5" w:rsidRDefault="00860906" w:rsidP="003B53B2">
          <w:pPr>
            <w:pStyle w:val="FooterTableFieldText"/>
          </w:pPr>
          <w:r w:rsidRPr="009912B5">
            <w:fldChar w:fldCharType="begin"/>
          </w:r>
          <w:r w:rsidRPr="009912B5">
            <w:instrText xml:space="preserve"> PAGE   \* MERGEFORMAT </w:instrText>
          </w:r>
          <w:r w:rsidRPr="009912B5">
            <w:fldChar w:fldCharType="separate"/>
          </w:r>
          <w:r>
            <w:t>3</w:t>
          </w:r>
          <w:r w:rsidRPr="009912B5">
            <w:fldChar w:fldCharType="end"/>
          </w:r>
          <w:r w:rsidRPr="009912B5">
            <w:t>/</w:t>
          </w:r>
          <w:r w:rsidR="00C62C9E">
            <w:fldChar w:fldCharType="begin"/>
          </w:r>
          <w:r w:rsidR="00C62C9E">
            <w:instrText xml:space="preserve"> NUMPAGES   \* MERGEFORMAT </w:instrText>
          </w:r>
          <w:r w:rsidR="00C62C9E">
            <w:fldChar w:fldCharType="separate"/>
          </w:r>
          <w:r>
            <w:t>10</w:t>
          </w:r>
          <w:r w:rsidR="00C62C9E">
            <w:fldChar w:fldCharType="end"/>
          </w:r>
        </w:p>
      </w:tc>
    </w:tr>
    <w:tr w:rsidR="00860906" w:rsidRPr="009912B5" w14:paraId="20365D34" w14:textId="77777777" w:rsidTr="00860906">
      <w:trPr>
        <w:gridAfter w:val="1"/>
        <w:wAfter w:w="11" w:type="dxa"/>
      </w:trPr>
      <w:tc>
        <w:tcPr>
          <w:tcW w:w="9351" w:type="dxa"/>
          <w:gridSpan w:val="6"/>
        </w:tcPr>
        <w:p w14:paraId="34DD1333" w14:textId="727D5323" w:rsidR="00860906" w:rsidRPr="009912B5" w:rsidRDefault="00860906" w:rsidP="003B53B2">
          <w:pPr>
            <w:pStyle w:val="FooterTableCopyright"/>
          </w:pPr>
          <w:r w:rsidRPr="008C4CC0">
            <w:t xml:space="preserve">© Copyright </w:t>
          </w:r>
          <w:sdt>
            <w:sdtPr>
              <w:alias w:val="Year of first publication"/>
              <w:tag w:val="YearOfFirstPublication2"/>
              <w:id w:val="1136067887"/>
              <w:showingPlcHdr/>
              <w:dataBinding w:prefixMappings="xmlns:ns0='http://schemas.abb.com/Office/ABBTempCustomXMLPart' " w:xpath="/ns0:ABBTempCustomXMLPart[1]/ns0:YearOfFirstPublication[1]" w:storeItemID="{5F264419-1DEA-4EBF-B2D3-E16ACAA9AC93}"/>
              <w:text/>
            </w:sdtPr>
            <w:sdtEndPr/>
            <w:sdtContent>
              <w:r w:rsidRPr="005C55BD">
                <w:rPr>
                  <w:rStyle w:val="PlaceholderText"/>
                </w:rPr>
                <w:t>[Year of first publication]</w:t>
              </w:r>
            </w:sdtContent>
          </w:sdt>
          <w:r w:rsidRPr="008C4CC0">
            <w:t xml:space="preserve"> </w:t>
          </w:r>
          <w:r w:rsidR="00B46470">
            <w:t>SIEMENS</w:t>
          </w:r>
          <w:r w:rsidRPr="008C4CC0">
            <w:t>. All rights reserved.</w:t>
          </w:r>
        </w:p>
      </w:tc>
    </w:tr>
  </w:tbl>
  <w:p w14:paraId="60A246EA" w14:textId="77777777" w:rsidR="00860906" w:rsidRPr="008C4CC0" w:rsidRDefault="00860906" w:rsidP="003B5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3555" w14:textId="77777777" w:rsidR="00860906" w:rsidRDefault="00860906" w:rsidP="00295D89">
    <w:pPr>
      <w:pStyle w:val="Footer"/>
    </w:pPr>
  </w:p>
  <w:p w14:paraId="4208FB16" w14:textId="77777777" w:rsidR="00860906" w:rsidRDefault="00860906" w:rsidP="00295D89">
    <w:pPr>
      <w:pStyle w:val="Footer"/>
    </w:pPr>
  </w:p>
  <w:tbl>
    <w:tblPr>
      <w:tblStyle w:val="ABBFooterTable"/>
      <w:tblW w:w="9362" w:type="dxa"/>
      <w:tblInd w:w="-992" w:type="dxa"/>
      <w:tblLayout w:type="fixed"/>
      <w:tblLook w:val="0000" w:firstRow="0" w:lastRow="0" w:firstColumn="0" w:lastColumn="0" w:noHBand="0" w:noVBand="0"/>
    </w:tblPr>
    <w:tblGrid>
      <w:gridCol w:w="2322"/>
      <w:gridCol w:w="2323"/>
      <w:gridCol w:w="2296"/>
      <w:gridCol w:w="709"/>
      <w:gridCol w:w="722"/>
      <w:gridCol w:w="979"/>
      <w:gridCol w:w="11"/>
    </w:tblGrid>
    <w:tr w:rsidR="00860906" w:rsidRPr="009912B5" w14:paraId="04C35FAB" w14:textId="77777777" w:rsidTr="00AF27DC">
      <w:tc>
        <w:tcPr>
          <w:tcW w:w="2322" w:type="dxa"/>
        </w:tcPr>
        <w:p w14:paraId="6D95428C" w14:textId="77777777" w:rsidR="00860906" w:rsidRPr="009912B5" w:rsidRDefault="00860906" w:rsidP="000B5C90">
          <w:pPr>
            <w:pStyle w:val="FooterTableCaption"/>
          </w:pPr>
          <w:r w:rsidRPr="009912B5">
            <w:t>STATUS</w:t>
          </w:r>
        </w:p>
        <w:sdt>
          <w:sdtPr>
            <w:rPr>
              <w:szCs w:val="20"/>
            </w:rPr>
            <w:alias w:val="Lifecycle Status"/>
            <w:tag w:val="LifecycleStatus2"/>
            <w:id w:val="-489181595"/>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EndPr/>
          <w:sdtContent>
            <w:p w14:paraId="1226E09C" w14:textId="77777777" w:rsidR="00860906" w:rsidRPr="009912B5" w:rsidRDefault="00860906" w:rsidP="000B5C90">
              <w:pPr>
                <w:pStyle w:val="FooterTableFieldText"/>
              </w:pPr>
              <w:r>
                <w:rPr>
                  <w:szCs w:val="20"/>
                </w:rPr>
                <w:t>Draft</w:t>
              </w:r>
            </w:p>
          </w:sdtContent>
        </w:sdt>
      </w:tc>
      <w:tc>
        <w:tcPr>
          <w:tcW w:w="2323" w:type="dxa"/>
        </w:tcPr>
        <w:p w14:paraId="78837BF0" w14:textId="77777777" w:rsidR="00860906" w:rsidRPr="009912B5" w:rsidRDefault="00860906" w:rsidP="000B5C90">
          <w:pPr>
            <w:pStyle w:val="FooterTableCaption"/>
          </w:pPr>
          <w:r w:rsidRPr="009912B5">
            <w:t>SECURITY LEVEL</w:t>
          </w:r>
        </w:p>
        <w:sdt>
          <w:sdtPr>
            <w:rPr>
              <w:szCs w:val="20"/>
            </w:rPr>
            <w:alias w:val="Security Level"/>
            <w:tag w:val="SecurityLevel2"/>
            <w:id w:val="-319820321"/>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EndPr/>
          <w:sdtContent>
            <w:p w14:paraId="67369A06" w14:textId="77777777" w:rsidR="00860906" w:rsidRPr="009912B5" w:rsidRDefault="00860906" w:rsidP="000B5C90">
              <w:pPr>
                <w:pStyle w:val="FooterTableFieldText"/>
              </w:pPr>
              <w:r>
                <w:rPr>
                  <w:szCs w:val="20"/>
                </w:rPr>
                <w:t>Internal</w:t>
              </w:r>
            </w:p>
          </w:sdtContent>
        </w:sdt>
      </w:tc>
      <w:tc>
        <w:tcPr>
          <w:tcW w:w="2296" w:type="dxa"/>
        </w:tcPr>
        <w:p w14:paraId="34BFD17D" w14:textId="77777777" w:rsidR="00860906" w:rsidRPr="009912B5" w:rsidRDefault="00860906" w:rsidP="000B5C90">
          <w:pPr>
            <w:pStyle w:val="FooterTableCaption"/>
          </w:pPr>
          <w:r w:rsidRPr="009912B5">
            <w:t>DOCUMENT ID.</w:t>
          </w:r>
        </w:p>
        <w:sdt>
          <w:sdtPr>
            <w:alias w:val="Document Id"/>
            <w:tag w:val="DocumentId2"/>
            <w:id w:val="1786837472"/>
            <w:showingPlcHdr/>
            <w:dataBinding w:prefixMappings="xmlns:ns0='http://schemas.abb.com/Office/ABBTempCustomXMLPart' " w:xpath="/ns0:ABBTempCustomXMLPart[1]/ns0:DocumentId[1]" w:storeItemID="{5F264419-1DEA-4EBF-B2D3-E16ACAA9AC93}"/>
            <w:text/>
          </w:sdtPr>
          <w:sdtEndPr/>
          <w:sdtContent>
            <w:p w14:paraId="3DD4852C" w14:textId="77777777" w:rsidR="00860906" w:rsidRPr="009912B5" w:rsidRDefault="00860906" w:rsidP="000B5C90">
              <w:pPr>
                <w:pStyle w:val="FooterTableDocumentID"/>
              </w:pPr>
              <w:r w:rsidRPr="005C55BD">
                <w:rPr>
                  <w:rStyle w:val="PlaceholderText"/>
                </w:rPr>
                <w:t>[1ABC123456]</w:t>
              </w:r>
            </w:p>
          </w:sdtContent>
        </w:sdt>
      </w:tc>
      <w:tc>
        <w:tcPr>
          <w:tcW w:w="709" w:type="dxa"/>
        </w:tcPr>
        <w:p w14:paraId="1D05BDE1" w14:textId="77777777" w:rsidR="00860906" w:rsidRPr="009912B5" w:rsidRDefault="00860906" w:rsidP="000B5C90">
          <w:pPr>
            <w:pStyle w:val="FooterTableCaption"/>
          </w:pPr>
          <w:r w:rsidRPr="009912B5">
            <w:t>REV.</w:t>
          </w:r>
        </w:p>
        <w:sdt>
          <w:sdtPr>
            <w:alias w:val="Document Revision Id"/>
            <w:tag w:val="DocumentRevisionId2"/>
            <w:id w:val="-1350334910"/>
            <w:dataBinding w:prefixMappings="xmlns:ns0='http://schemas.abb.com/Office/ABBTempCustomXMLPart' " w:xpath="/ns0:ABBTempCustomXMLPart[1]/ns0:DocumentRevisionId[1]" w:storeItemID="{5F264419-1DEA-4EBF-B2D3-E16ACAA9AC93}"/>
            <w:text/>
          </w:sdtPr>
          <w:sdtEndPr/>
          <w:sdtContent>
            <w:p w14:paraId="005232DD" w14:textId="77777777" w:rsidR="00860906" w:rsidRPr="009912B5" w:rsidRDefault="00860906" w:rsidP="000B5C90">
              <w:pPr>
                <w:pStyle w:val="FooterTableFieldText"/>
              </w:pPr>
              <w:r>
                <w:t>A</w:t>
              </w:r>
            </w:p>
          </w:sdtContent>
        </w:sdt>
      </w:tc>
      <w:tc>
        <w:tcPr>
          <w:tcW w:w="722" w:type="dxa"/>
        </w:tcPr>
        <w:p w14:paraId="6C75FEC1" w14:textId="77777777" w:rsidR="00860906" w:rsidRPr="009912B5" w:rsidRDefault="00860906" w:rsidP="000B5C90">
          <w:pPr>
            <w:pStyle w:val="FooterTableCaption"/>
          </w:pPr>
          <w:r w:rsidRPr="009912B5">
            <w:t>LANG.</w:t>
          </w:r>
        </w:p>
        <w:sdt>
          <w:sdtPr>
            <w:rPr>
              <w:noProof/>
            </w:rPr>
            <w:alias w:val="Language Code"/>
            <w:tag w:val="LanguageCode2"/>
            <w:id w:val="-810934208"/>
            <w:dataBinding w:prefixMappings="xmlns:ns0='http://schemas.abb.com/Office/ABBTempCustomXMLPart' " w:xpath="/ns0:ABBTempCustomXMLPart[1]/ns0:LanguageCode[1]" w:storeItemID="{5F264419-1DEA-4EBF-B2D3-E16ACAA9AC93}"/>
            <w:text/>
          </w:sdtPr>
          <w:sdtEndPr/>
          <w:sdtContent>
            <w:p w14:paraId="05BB3458" w14:textId="77777777" w:rsidR="00860906" w:rsidRPr="009912B5" w:rsidRDefault="00860906" w:rsidP="000B5C90">
              <w:pPr>
                <w:pStyle w:val="FooterTableFieldText"/>
              </w:pPr>
              <w:r>
                <w:rPr>
                  <w:noProof/>
                </w:rPr>
                <w:t>en</w:t>
              </w:r>
            </w:p>
          </w:sdtContent>
        </w:sdt>
      </w:tc>
      <w:tc>
        <w:tcPr>
          <w:tcW w:w="990" w:type="dxa"/>
          <w:gridSpan w:val="2"/>
        </w:tcPr>
        <w:p w14:paraId="79D3C9FD" w14:textId="77777777" w:rsidR="00860906" w:rsidRPr="009912B5" w:rsidRDefault="00860906" w:rsidP="000B5C90">
          <w:pPr>
            <w:pStyle w:val="FooterTableCaption"/>
          </w:pPr>
          <w:r w:rsidRPr="009912B5">
            <w:t>PAGE</w:t>
          </w:r>
        </w:p>
        <w:p w14:paraId="4CF8EDB0" w14:textId="77777777" w:rsidR="00860906" w:rsidRPr="009912B5" w:rsidRDefault="00860906" w:rsidP="000B5C90">
          <w:pPr>
            <w:pStyle w:val="FooterTableFieldText"/>
          </w:pPr>
          <w:r w:rsidRPr="009912B5">
            <w:fldChar w:fldCharType="begin"/>
          </w:r>
          <w:r w:rsidRPr="009912B5">
            <w:instrText xml:space="preserve"> PAGE   \* MERGEFORMAT </w:instrText>
          </w:r>
          <w:r w:rsidRPr="009912B5">
            <w:fldChar w:fldCharType="separate"/>
          </w:r>
          <w:r w:rsidRPr="009912B5">
            <w:t>2</w:t>
          </w:r>
          <w:r w:rsidRPr="009912B5">
            <w:fldChar w:fldCharType="end"/>
          </w:r>
          <w:r w:rsidRPr="009912B5">
            <w:t>/</w:t>
          </w:r>
          <w:r w:rsidR="00C62C9E">
            <w:fldChar w:fldCharType="begin"/>
          </w:r>
          <w:r w:rsidR="00C62C9E">
            <w:instrText xml:space="preserve"> NUMPAGES   \* MERGEFORMAT </w:instrText>
          </w:r>
          <w:r w:rsidR="00C62C9E">
            <w:fldChar w:fldCharType="separate"/>
          </w:r>
          <w:r w:rsidRPr="009912B5">
            <w:t>2</w:t>
          </w:r>
          <w:r w:rsidR="00C62C9E">
            <w:fldChar w:fldCharType="end"/>
          </w:r>
        </w:p>
      </w:tc>
    </w:tr>
    <w:tr w:rsidR="00860906" w:rsidRPr="009912B5" w14:paraId="04159B51" w14:textId="77777777" w:rsidTr="00AF27DC">
      <w:trPr>
        <w:gridAfter w:val="1"/>
        <w:wAfter w:w="11" w:type="dxa"/>
      </w:trPr>
      <w:tc>
        <w:tcPr>
          <w:tcW w:w="9351" w:type="dxa"/>
          <w:gridSpan w:val="6"/>
        </w:tcPr>
        <w:p w14:paraId="5639D7B8" w14:textId="77777777" w:rsidR="00860906" w:rsidRPr="009912B5" w:rsidRDefault="00860906" w:rsidP="000B5C90">
          <w:pPr>
            <w:pStyle w:val="FooterTableCopyright"/>
          </w:pPr>
          <w:r w:rsidRPr="008C4CC0">
            <w:t xml:space="preserve">© Copyright </w:t>
          </w:r>
          <w:bookmarkStart w:id="1650" w:name="_Hlk1725228"/>
          <w:sdt>
            <w:sdtPr>
              <w:alias w:val="Year of first publication"/>
              <w:tag w:val="YearOfFirstPublication2"/>
              <w:id w:val="-119919044"/>
              <w:showingPlcHdr/>
              <w:dataBinding w:prefixMappings="xmlns:ns0='http://schemas.abb.com/Office/ABBTempCustomXMLPart' " w:xpath="/ns0:ABBTempCustomXMLPart[1]/ns0:YearOfFirstPublication[1]" w:storeItemID="{5F264419-1DEA-4EBF-B2D3-E16ACAA9AC93}"/>
              <w:text/>
            </w:sdtPr>
            <w:sdtEndPr/>
            <w:sdtContent>
              <w:r w:rsidRPr="005C55BD">
                <w:rPr>
                  <w:rStyle w:val="PlaceholderText"/>
                </w:rPr>
                <w:t>[Year of first publication]</w:t>
              </w:r>
            </w:sdtContent>
          </w:sdt>
          <w:bookmarkEnd w:id="1650"/>
          <w:r w:rsidRPr="008C4CC0">
            <w:t xml:space="preserve"> ABB. All rights reserved.</w:t>
          </w:r>
        </w:p>
      </w:tc>
    </w:tr>
  </w:tbl>
  <w:p w14:paraId="4BF4345D" w14:textId="77777777" w:rsidR="00860906" w:rsidRPr="008C4CC0" w:rsidRDefault="00860906" w:rsidP="00295D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F4F3F" w14:textId="77777777" w:rsidR="00860906" w:rsidRDefault="00860906" w:rsidP="00295D89">
    <w:pPr>
      <w:pStyle w:val="Footer"/>
    </w:pPr>
  </w:p>
  <w:p w14:paraId="55DFF495" w14:textId="77777777" w:rsidR="00860906" w:rsidRPr="00295D89" w:rsidRDefault="00860906" w:rsidP="00295D89">
    <w:pPr>
      <w:pStyle w:val="Footer"/>
    </w:pPr>
  </w:p>
  <w:tbl>
    <w:tblPr>
      <w:tblStyle w:val="ABBFooterTable"/>
      <w:tblW w:w="9356" w:type="dxa"/>
      <w:tblInd w:w="-992" w:type="dxa"/>
      <w:tblLayout w:type="fixed"/>
      <w:tblLook w:val="0000" w:firstRow="0" w:lastRow="0" w:firstColumn="0" w:lastColumn="0" w:noHBand="0" w:noVBand="0"/>
    </w:tblPr>
    <w:tblGrid>
      <w:gridCol w:w="4653"/>
      <w:gridCol w:w="2280"/>
      <w:gridCol w:w="708"/>
      <w:gridCol w:w="720"/>
      <w:gridCol w:w="995"/>
    </w:tblGrid>
    <w:tr w:rsidR="00860906" w:rsidRPr="00E03AD7" w14:paraId="2494F77B" w14:textId="77777777" w:rsidTr="00134A93">
      <w:tc>
        <w:tcPr>
          <w:tcW w:w="2486" w:type="pct"/>
        </w:tcPr>
        <w:p w14:paraId="0BB6EA06" w14:textId="77777777" w:rsidR="00860906" w:rsidRPr="00E03AD7" w:rsidRDefault="00860906" w:rsidP="00E03AD7">
          <w:pPr>
            <w:pStyle w:val="FooterTableCaption"/>
          </w:pPr>
          <w:r w:rsidRPr="00E03AD7">
            <w:t>PREPARED</w:t>
          </w:r>
        </w:p>
        <w:bookmarkStart w:id="1651" w:name="_Hlk528680582"/>
        <w:p w14:paraId="033C9F42" w14:textId="77777777" w:rsidR="00860906" w:rsidRPr="00E03AD7" w:rsidRDefault="00C62C9E" w:rsidP="00734218">
          <w:pPr>
            <w:pStyle w:val="FooterTableFieldText"/>
          </w:pPr>
          <w:sdt>
            <w:sdtPr>
              <w:rPr>
                <w:szCs w:val="20"/>
              </w:rPr>
              <w:alias w:val="Prepared Date"/>
              <w:tag w:val="PreparedDate"/>
              <w:id w:val="-1661989281"/>
              <w:showingPlcHdr/>
              <w:date>
                <w:dateFormat w:val="yyyy-MM-dd"/>
                <w:lid w:val="en-GB"/>
                <w:storeMappedDataAs w:val="dateTime"/>
                <w:calendar w:val="gregorian"/>
              </w:date>
            </w:sdtPr>
            <w:sdtEndPr/>
            <w:sdtContent>
              <w:r w:rsidR="00860906" w:rsidRPr="005C55BD">
                <w:rPr>
                  <w:rStyle w:val="PlaceholderText"/>
                </w:rPr>
                <w:t>[YYYY-MM-DD]</w:t>
              </w:r>
            </w:sdtContent>
          </w:sdt>
          <w:bookmarkStart w:id="1652" w:name="_Hlk528680699"/>
          <w:bookmarkEnd w:id="1651"/>
          <w:r w:rsidR="00860906">
            <w:rPr>
              <w:szCs w:val="20"/>
            </w:rPr>
            <w:tab/>
          </w:r>
          <w:sdt>
            <w:sdtPr>
              <w:rPr>
                <w:szCs w:val="20"/>
              </w:rPr>
              <w:alias w:val="Prepared By Person"/>
              <w:tag w:val="PreparedByPerson"/>
              <w:id w:val="1974250651"/>
              <w:showingPlcHdr/>
              <w:text/>
            </w:sdtPr>
            <w:sdtEndPr/>
            <w:sdtContent>
              <w:r w:rsidR="00860906" w:rsidRPr="005C55BD">
                <w:rPr>
                  <w:rStyle w:val="PlaceholderText"/>
                </w:rPr>
                <w:t>[Prepared by]</w:t>
              </w:r>
            </w:sdtContent>
          </w:sdt>
          <w:bookmarkEnd w:id="1652"/>
        </w:p>
      </w:tc>
      <w:tc>
        <w:tcPr>
          <w:tcW w:w="1218" w:type="pct"/>
        </w:tcPr>
        <w:p w14:paraId="47B6477F" w14:textId="77777777" w:rsidR="00860906" w:rsidRPr="00E03AD7" w:rsidRDefault="00860906" w:rsidP="00E03AD7">
          <w:pPr>
            <w:pStyle w:val="FooterTableCaption"/>
          </w:pPr>
          <w:r w:rsidRPr="00E03AD7">
            <w:t>STATUS</w:t>
          </w:r>
        </w:p>
        <w:bookmarkStart w:id="1653" w:name="_Hlk528678561" w:displacedByCustomXml="next"/>
        <w:sdt>
          <w:sdtPr>
            <w:rPr>
              <w:szCs w:val="20"/>
            </w:rPr>
            <w:alias w:val="Lifecycle Status"/>
            <w:tag w:val="LifecycleStatus"/>
            <w:id w:val="1366554126"/>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EndPr/>
          <w:sdtContent>
            <w:p w14:paraId="36E1A689" w14:textId="77777777" w:rsidR="00860906" w:rsidRPr="00E03AD7" w:rsidRDefault="00860906" w:rsidP="00E03AD7">
              <w:pPr>
                <w:pStyle w:val="FooterTableFieldText"/>
                <w:tabs>
                  <w:tab w:val="right" w:pos="9356"/>
                </w:tabs>
              </w:pPr>
              <w:r>
                <w:rPr>
                  <w:szCs w:val="20"/>
                </w:rPr>
                <w:t>Draft</w:t>
              </w:r>
            </w:p>
          </w:sdtContent>
        </w:sdt>
        <w:bookmarkEnd w:id="1653" w:displacedByCustomXml="prev"/>
      </w:tc>
      <w:tc>
        <w:tcPr>
          <w:tcW w:w="1296" w:type="pct"/>
          <w:gridSpan w:val="3"/>
        </w:tcPr>
        <w:p w14:paraId="09BEA69F" w14:textId="77777777" w:rsidR="00860906" w:rsidRPr="00E03AD7" w:rsidRDefault="00860906" w:rsidP="00E03AD7">
          <w:pPr>
            <w:pStyle w:val="FooterTableCaption"/>
          </w:pPr>
          <w:r w:rsidRPr="00E03AD7">
            <w:t>SECURITY LEVEL</w:t>
          </w:r>
        </w:p>
        <w:bookmarkStart w:id="1654" w:name="_Hlk528678584" w:displacedByCustomXml="next"/>
        <w:sdt>
          <w:sdtPr>
            <w:rPr>
              <w:szCs w:val="20"/>
            </w:rPr>
            <w:alias w:val="Security Level"/>
            <w:tag w:val="SecurityLevel"/>
            <w:id w:val="-1535105132"/>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EndPr/>
          <w:sdtContent>
            <w:p w14:paraId="720AD4DC" w14:textId="77777777" w:rsidR="00860906" w:rsidRPr="00E03AD7" w:rsidRDefault="00860906" w:rsidP="00E03AD7">
              <w:pPr>
                <w:pStyle w:val="FooterTableFieldText"/>
              </w:pPr>
              <w:r>
                <w:rPr>
                  <w:szCs w:val="20"/>
                </w:rPr>
                <w:t>Internal</w:t>
              </w:r>
            </w:p>
          </w:sdtContent>
        </w:sdt>
        <w:bookmarkEnd w:id="1654" w:displacedByCustomXml="prev"/>
      </w:tc>
    </w:tr>
    <w:tr w:rsidR="00860906" w:rsidRPr="00E03AD7" w14:paraId="237FFA19" w14:textId="77777777" w:rsidTr="006C4025">
      <w:tc>
        <w:tcPr>
          <w:tcW w:w="2486" w:type="pct"/>
        </w:tcPr>
        <w:p w14:paraId="01E6F165" w14:textId="77777777" w:rsidR="00860906" w:rsidRPr="00E03AD7" w:rsidRDefault="00860906" w:rsidP="00E03AD7">
          <w:pPr>
            <w:pStyle w:val="FooterTableCaption"/>
          </w:pPr>
          <w:r w:rsidRPr="00E03AD7">
            <w:t>APPROVED</w:t>
          </w:r>
        </w:p>
        <w:p w14:paraId="13C75CA7" w14:textId="77777777" w:rsidR="00860906" w:rsidRPr="00734218" w:rsidRDefault="00C62C9E" w:rsidP="00734218">
          <w:pPr>
            <w:pStyle w:val="FooterTableFieldText"/>
          </w:pPr>
          <w:sdt>
            <w:sdtPr>
              <w:rPr>
                <w:szCs w:val="20"/>
              </w:rPr>
              <w:alias w:val="Approval Date"/>
              <w:tag w:val="ApprovalDate"/>
              <w:id w:val="88660944"/>
              <w:showingPlcHdr/>
              <w:date>
                <w:dateFormat w:val="yyyy-MM-dd"/>
                <w:lid w:val="en-GB"/>
                <w:storeMappedDataAs w:val="dateTime"/>
                <w:calendar w:val="gregorian"/>
              </w:date>
            </w:sdtPr>
            <w:sdtEndPr/>
            <w:sdtContent>
              <w:r w:rsidR="00860906" w:rsidRPr="005C55BD">
                <w:rPr>
                  <w:rStyle w:val="PlaceholderText"/>
                </w:rPr>
                <w:t>[YYYY-MM-DD]</w:t>
              </w:r>
            </w:sdtContent>
          </w:sdt>
          <w:r w:rsidR="00860906">
            <w:rPr>
              <w:szCs w:val="20"/>
            </w:rPr>
            <w:tab/>
          </w:r>
          <w:sdt>
            <w:sdtPr>
              <w:rPr>
                <w:szCs w:val="20"/>
              </w:rPr>
              <w:alias w:val="Approved By Person"/>
              <w:tag w:val="ApprovedByPerson"/>
              <w:id w:val="71555416"/>
              <w:showingPlcHdr/>
              <w:text/>
            </w:sdtPr>
            <w:sdtEndPr/>
            <w:sdtContent>
              <w:r w:rsidR="00860906" w:rsidRPr="005C55BD">
                <w:rPr>
                  <w:rStyle w:val="PlaceholderText"/>
                </w:rPr>
                <w:t>[Approved by]</w:t>
              </w:r>
            </w:sdtContent>
          </w:sdt>
        </w:p>
      </w:tc>
      <w:tc>
        <w:tcPr>
          <w:tcW w:w="2514" w:type="pct"/>
          <w:gridSpan w:val="4"/>
        </w:tcPr>
        <w:p w14:paraId="623A258B" w14:textId="77777777" w:rsidR="00860906" w:rsidRPr="00E03AD7" w:rsidRDefault="00860906" w:rsidP="00E03AD7">
          <w:pPr>
            <w:pStyle w:val="FooterTableCaption"/>
          </w:pPr>
          <w:r w:rsidRPr="00E03AD7">
            <w:t>DOCUMENT KIND</w:t>
          </w:r>
        </w:p>
        <w:sdt>
          <w:sdtPr>
            <w:alias w:val="Document Kind"/>
            <w:tag w:val="DocumentKind"/>
            <w:id w:val="473187918"/>
            <w:showingPlcHdr/>
            <w:text/>
          </w:sdtPr>
          <w:sdtEndPr/>
          <w:sdtContent>
            <w:p w14:paraId="6BBF4326" w14:textId="77777777" w:rsidR="00860906" w:rsidRPr="00E03AD7" w:rsidRDefault="00860906" w:rsidP="00E03AD7">
              <w:pPr>
                <w:pStyle w:val="FooterTableFieldText"/>
              </w:pPr>
              <w:r w:rsidRPr="005C55BD">
                <w:rPr>
                  <w:rStyle w:val="PlaceholderText"/>
                </w:rPr>
                <w:t>Click or tap here to enter text.</w:t>
              </w:r>
            </w:p>
          </w:sdtContent>
        </w:sdt>
      </w:tc>
    </w:tr>
    <w:tr w:rsidR="00860906" w:rsidRPr="00E03AD7" w14:paraId="0A3C0FC0" w14:textId="77777777" w:rsidTr="00AF27DC">
      <w:tc>
        <w:tcPr>
          <w:tcW w:w="2486" w:type="pct"/>
        </w:tcPr>
        <w:p w14:paraId="7FAA5D21" w14:textId="77777777" w:rsidR="00860906" w:rsidRPr="00E03AD7" w:rsidRDefault="00860906" w:rsidP="00E03AD7">
          <w:pPr>
            <w:pStyle w:val="FooterTableCaption"/>
            <w:rPr>
              <w:highlight w:val="yellow"/>
            </w:rPr>
          </w:pPr>
          <w:r w:rsidRPr="00E03AD7">
            <w:t>OWNING ORGANIZATION</w:t>
          </w:r>
        </w:p>
        <w:sdt>
          <w:sdtPr>
            <w:alias w:val="Owning Organization"/>
            <w:tag w:val="OwningOrganization"/>
            <w:id w:val="1045943742"/>
            <w:showingPlcHdr/>
            <w:text/>
          </w:sdtPr>
          <w:sdtEndPr/>
          <w:sdtContent>
            <w:p w14:paraId="45C3C934" w14:textId="77777777" w:rsidR="00860906" w:rsidRPr="00E03AD7" w:rsidRDefault="00860906" w:rsidP="00E03AD7">
              <w:pPr>
                <w:pStyle w:val="FooterTableFieldText"/>
                <w:rPr>
                  <w:highlight w:val="yellow"/>
                </w:rPr>
              </w:pPr>
              <w:r w:rsidRPr="005C55BD">
                <w:rPr>
                  <w:rStyle w:val="PlaceholderText"/>
                </w:rPr>
                <w:t>Click or tap here to enter text.</w:t>
              </w:r>
            </w:p>
          </w:sdtContent>
        </w:sdt>
      </w:tc>
      <w:tc>
        <w:tcPr>
          <w:tcW w:w="1218" w:type="pct"/>
        </w:tcPr>
        <w:p w14:paraId="030AA071" w14:textId="77777777" w:rsidR="00860906" w:rsidRPr="00E03AD7" w:rsidRDefault="00860906" w:rsidP="00E03AD7">
          <w:pPr>
            <w:pStyle w:val="FooterTableCaption"/>
          </w:pPr>
          <w:r w:rsidRPr="00E03AD7">
            <w:t>DOCUMENT ID.</w:t>
          </w:r>
        </w:p>
        <w:bookmarkStart w:id="1655" w:name="_Hlk528678610" w:displacedByCustomXml="next"/>
        <w:sdt>
          <w:sdtPr>
            <w:alias w:val="Document Id"/>
            <w:tag w:val="DocumentId"/>
            <w:id w:val="1744986680"/>
            <w:showingPlcHdr/>
            <w:dataBinding w:prefixMappings="xmlns:ns0='http://schemas.abb.com/Office/ABBTempCustomXMLPart' " w:xpath="/ns0:ABBTempCustomXMLPart[1]/ns0:DocumentId[1]" w:storeItemID="{5F264419-1DEA-4EBF-B2D3-E16ACAA9AC93}"/>
            <w:text/>
          </w:sdtPr>
          <w:sdtEndPr/>
          <w:sdtContent>
            <w:p w14:paraId="49B9CCA4" w14:textId="77777777" w:rsidR="00860906" w:rsidRPr="00E03AD7" w:rsidRDefault="00860906" w:rsidP="00E03AD7">
              <w:pPr>
                <w:pStyle w:val="FooterTableDocumentID"/>
              </w:pPr>
              <w:r w:rsidRPr="005C55BD">
                <w:rPr>
                  <w:rStyle w:val="PlaceholderText"/>
                </w:rPr>
                <w:t>[1ABC123456]</w:t>
              </w:r>
            </w:p>
          </w:sdtContent>
        </w:sdt>
        <w:bookmarkEnd w:id="1655" w:displacedByCustomXml="prev"/>
      </w:tc>
      <w:tc>
        <w:tcPr>
          <w:tcW w:w="706" w:type="dxa"/>
        </w:tcPr>
        <w:p w14:paraId="77EC9541" w14:textId="77777777" w:rsidR="00860906" w:rsidRPr="00E03AD7" w:rsidRDefault="00860906" w:rsidP="00E03AD7">
          <w:pPr>
            <w:pStyle w:val="FooterTableCaption"/>
          </w:pPr>
          <w:r w:rsidRPr="00E03AD7">
            <w:t>REV.</w:t>
          </w:r>
        </w:p>
        <w:bookmarkStart w:id="1656" w:name="_Hlk528678633" w:displacedByCustomXml="next"/>
        <w:sdt>
          <w:sdtPr>
            <w:alias w:val="Document Revision Id"/>
            <w:tag w:val="DocumentRevisionId"/>
            <w:id w:val="1166666606"/>
            <w:dataBinding w:prefixMappings="xmlns:ns0='http://schemas.abb.com/Office/ABBTempCustomXMLPart' " w:xpath="/ns0:ABBTempCustomXMLPart[1]/ns0:DocumentRevisionId[1]" w:storeItemID="{5F264419-1DEA-4EBF-B2D3-E16ACAA9AC93}"/>
            <w:text/>
          </w:sdtPr>
          <w:sdtEndPr/>
          <w:sdtContent>
            <w:p w14:paraId="4A26E21D" w14:textId="77777777" w:rsidR="00860906" w:rsidRPr="00E03AD7" w:rsidRDefault="00860906" w:rsidP="00E03AD7">
              <w:pPr>
                <w:pStyle w:val="FooterTableFieldText"/>
              </w:pPr>
              <w:r>
                <w:t>A</w:t>
              </w:r>
            </w:p>
          </w:sdtContent>
        </w:sdt>
        <w:bookmarkEnd w:id="1656" w:displacedByCustomXml="prev"/>
      </w:tc>
      <w:tc>
        <w:tcPr>
          <w:tcW w:w="720" w:type="dxa"/>
        </w:tcPr>
        <w:p w14:paraId="50BD43FB" w14:textId="77777777" w:rsidR="00860906" w:rsidRPr="00E03AD7" w:rsidRDefault="00860906" w:rsidP="00E03AD7">
          <w:pPr>
            <w:pStyle w:val="FooterTableCaption"/>
          </w:pPr>
          <w:r w:rsidRPr="00E03AD7">
            <w:t>LANG.</w:t>
          </w:r>
        </w:p>
        <w:bookmarkStart w:id="1657" w:name="_Hlk528678651" w:displacedByCustomXml="next"/>
        <w:sdt>
          <w:sdtPr>
            <w:rPr>
              <w:noProof/>
            </w:rPr>
            <w:alias w:val="Language Code"/>
            <w:tag w:val="LanguageCode"/>
            <w:id w:val="-1693449313"/>
            <w:dataBinding w:prefixMappings="xmlns:ns0='http://schemas.abb.com/Office/ABBTempCustomXMLPart' " w:xpath="/ns0:ABBTempCustomXMLPart[1]/ns0:LanguageCode[1]" w:storeItemID="{5F264419-1DEA-4EBF-B2D3-E16ACAA9AC93}"/>
            <w:text/>
          </w:sdtPr>
          <w:sdtEndPr/>
          <w:sdtContent>
            <w:p w14:paraId="07E5DF09" w14:textId="77777777" w:rsidR="00860906" w:rsidRPr="00E03AD7" w:rsidRDefault="00860906" w:rsidP="00E03AD7">
              <w:pPr>
                <w:pStyle w:val="FooterTableFieldText"/>
              </w:pPr>
              <w:r>
                <w:rPr>
                  <w:noProof/>
                </w:rPr>
                <w:t>en</w:t>
              </w:r>
            </w:p>
          </w:sdtContent>
        </w:sdt>
        <w:bookmarkEnd w:id="1657" w:displacedByCustomXml="prev"/>
      </w:tc>
      <w:tc>
        <w:tcPr>
          <w:tcW w:w="994" w:type="dxa"/>
        </w:tcPr>
        <w:p w14:paraId="18AA107F" w14:textId="77777777" w:rsidR="00860906" w:rsidRPr="00E03AD7" w:rsidRDefault="00860906" w:rsidP="00E03AD7">
          <w:pPr>
            <w:pStyle w:val="FooterTableCaption"/>
          </w:pPr>
          <w:r w:rsidRPr="00E03AD7">
            <w:t>PAGE</w:t>
          </w:r>
        </w:p>
        <w:p w14:paraId="4F47A2C4" w14:textId="77777777" w:rsidR="00860906" w:rsidRPr="00E03AD7" w:rsidRDefault="00860906" w:rsidP="00E03AD7">
          <w:pPr>
            <w:pStyle w:val="FooterTableFieldText"/>
          </w:pPr>
          <w:r w:rsidRPr="008C4CC0">
            <w:rPr>
              <w:szCs w:val="16"/>
            </w:rPr>
            <w:fldChar w:fldCharType="begin"/>
          </w:r>
          <w:r w:rsidRPr="008C4CC0">
            <w:rPr>
              <w:szCs w:val="16"/>
            </w:rPr>
            <w:instrText xml:space="preserve"> PAGE   \* MERGEFORMAT </w:instrText>
          </w:r>
          <w:r w:rsidRPr="008C4CC0">
            <w:rPr>
              <w:szCs w:val="16"/>
            </w:rPr>
            <w:fldChar w:fldCharType="separate"/>
          </w:r>
          <w:r>
            <w:rPr>
              <w:szCs w:val="16"/>
            </w:rPr>
            <w:t>1</w:t>
          </w:r>
          <w:r w:rsidRPr="008C4CC0">
            <w:rPr>
              <w:szCs w:val="16"/>
            </w:rPr>
            <w:fldChar w:fldCharType="end"/>
          </w:r>
          <w:r w:rsidRPr="008C4CC0">
            <w:rPr>
              <w:szCs w:val="16"/>
            </w:rPr>
            <w:t>/</w:t>
          </w:r>
          <w:r w:rsidRPr="008C4CC0">
            <w:rPr>
              <w:szCs w:val="16"/>
            </w:rPr>
            <w:fldChar w:fldCharType="begin"/>
          </w:r>
          <w:r w:rsidRPr="008C4CC0">
            <w:rPr>
              <w:szCs w:val="16"/>
            </w:rPr>
            <w:instrText xml:space="preserve"> NUMPAGES   \* MERGEFORMAT </w:instrText>
          </w:r>
          <w:r w:rsidRPr="008C4CC0">
            <w:rPr>
              <w:szCs w:val="16"/>
            </w:rPr>
            <w:fldChar w:fldCharType="separate"/>
          </w:r>
          <w:r>
            <w:rPr>
              <w:szCs w:val="16"/>
            </w:rPr>
            <w:t>2</w:t>
          </w:r>
          <w:r w:rsidRPr="008C4CC0">
            <w:rPr>
              <w:szCs w:val="16"/>
            </w:rPr>
            <w:fldChar w:fldCharType="end"/>
          </w:r>
        </w:p>
      </w:tc>
    </w:tr>
    <w:tr w:rsidR="00860906" w:rsidRPr="000E0F7D" w14:paraId="31296C53" w14:textId="77777777" w:rsidTr="006C4025">
      <w:tc>
        <w:tcPr>
          <w:tcW w:w="5000" w:type="pct"/>
          <w:gridSpan w:val="5"/>
        </w:tcPr>
        <w:p w14:paraId="3D34E45C" w14:textId="292027F0" w:rsidR="00860906" w:rsidRPr="000E0F7D" w:rsidRDefault="00860906" w:rsidP="000E0F7D">
          <w:pPr>
            <w:pStyle w:val="FooterTableCopyright"/>
          </w:pPr>
          <w:r w:rsidRPr="000E0F7D">
            <w:t xml:space="preserve">© Copyright </w:t>
          </w:r>
          <w:sdt>
            <w:sdtPr>
              <w:alias w:val="Year of first publication"/>
              <w:tag w:val="YearOfFirstPublication"/>
              <w:id w:val="-771933202"/>
              <w:lock w:val="sdtLocked"/>
              <w:showingPlcHdr/>
              <w:dataBinding w:prefixMappings="xmlns:ns0='http://schemas.abb.com/Office/ABBTempCustomXMLPart' " w:xpath="/ns0:ABBTempCustomXMLPart[1]/ns0:YearOfFirstPublication[1]" w:storeItemID="{5F264419-1DEA-4EBF-B2D3-E16ACAA9AC93}"/>
              <w:text/>
            </w:sdtPr>
            <w:sdtEndPr/>
            <w:sdtContent>
              <w:r w:rsidRPr="005C55BD">
                <w:rPr>
                  <w:rStyle w:val="PlaceholderText"/>
                </w:rPr>
                <w:t>[Year of first publication]</w:t>
              </w:r>
            </w:sdtContent>
          </w:sdt>
          <w:r w:rsidRPr="000E0F7D">
            <w:t xml:space="preserve"> </w:t>
          </w:r>
          <w:r w:rsidR="00B46470">
            <w:t>SIEMENS</w:t>
          </w:r>
          <w:r w:rsidRPr="000E0F7D">
            <w:t>. All rights reserved.</w:t>
          </w:r>
        </w:p>
      </w:tc>
    </w:tr>
  </w:tbl>
  <w:p w14:paraId="1D2D69E5" w14:textId="77777777" w:rsidR="00860906" w:rsidRPr="00295D89" w:rsidRDefault="00860906" w:rsidP="00295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B5192" w14:textId="77777777" w:rsidR="00C62C9E" w:rsidRDefault="00C62C9E" w:rsidP="004266B9">
      <w:pPr>
        <w:pStyle w:val="FootnoteSeparator"/>
      </w:pPr>
    </w:p>
  </w:footnote>
  <w:footnote w:type="continuationSeparator" w:id="0">
    <w:p w14:paraId="746DBA9D" w14:textId="77777777" w:rsidR="00C62C9E" w:rsidRDefault="00C62C9E" w:rsidP="004266B9">
      <w:pPr>
        <w:pStyle w:val="FootnoteSeparatorcont"/>
      </w:pPr>
    </w:p>
  </w:footnote>
  <w:footnote w:type="continuationNotice" w:id="1">
    <w:p w14:paraId="16B2C157" w14:textId="77777777" w:rsidR="00C62C9E" w:rsidRDefault="00C62C9E" w:rsidP="004266B9">
      <w:pPr>
        <w:pStyle w:val="FootnoteContinuation"/>
      </w:pPr>
    </w:p>
  </w:footnote>
  <w:footnote w:id="2">
    <w:p w14:paraId="0136A81A" w14:textId="68427ACB" w:rsidR="002C0809" w:rsidRPr="00884A7C" w:rsidDel="00263190" w:rsidRDefault="002C0809" w:rsidP="00884A7C">
      <w:pPr>
        <w:pStyle w:val="FootnoteText"/>
        <w:rPr>
          <w:del w:id="1570" w:author="Qiao, Guan Lun (RC-CN DI FA ST&amp;PM SUP IT&amp;EDGE)" w:date="2022-02-08T10:07:00Z"/>
          <w:rPrChange w:id="1571" w:author="Qiao, Guan Lun (RC-CN DI FA ST&amp;PM SUP IT&amp;EDGE)" w:date="2022-02-08T09:48:00Z">
            <w:rPr>
              <w:del w:id="1572" w:author="Qiao, Guan Lun (RC-CN DI FA ST&amp;PM SUP IT&amp;EDGE)" w:date="2022-02-08T10:07:00Z"/>
              <w:lang w:eastAsia="zh-CN"/>
            </w:rPr>
          </w:rPrChang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8A4D" w14:textId="65A4CDA2" w:rsidR="00860906" w:rsidRPr="007232D9" w:rsidRDefault="00860906" w:rsidP="00FC0227">
    <w:pPr>
      <w:pStyle w:val="Header"/>
      <w:pBdr>
        <w:bottom w:val="single" w:sz="4" w:space="1" w:color="auto"/>
      </w:pBdr>
      <w:jc w:val="right"/>
      <w:rPr>
        <w:rFonts w:ascii="Siemens Sans Black" w:hAnsi="Siemens Sans Black"/>
        <w:color w:val="41AAAA"/>
      </w:rPr>
    </w:pPr>
    <w:r w:rsidRPr="007232D9">
      <w:rPr>
        <w:rFonts w:ascii="Siemens Sans Black" w:eastAsia="ABBvoice CNSG" w:hAnsi="Siemens Sans Black"/>
      </w:rPr>
      <w:fldChar w:fldCharType="begin"/>
    </w:r>
    <w:r w:rsidRPr="007232D9">
      <w:rPr>
        <w:rFonts w:ascii="Siemens Sans Black" w:eastAsia="ABBvoice CNSG" w:hAnsi="Siemens Sans Black"/>
      </w:rPr>
      <w:instrText xml:space="preserve"> STYLEREF  "_T2 Title" </w:instrText>
    </w:r>
    <w:r w:rsidRPr="007232D9">
      <w:rPr>
        <w:rFonts w:ascii="Siemens Sans Black" w:eastAsia="ABBvoice CNSG" w:hAnsi="Siemens Sans Black"/>
      </w:rPr>
      <w:fldChar w:fldCharType="separate"/>
    </w:r>
    <w:r w:rsidR="00965BE7">
      <w:rPr>
        <w:rFonts w:ascii="Siemens Sans Black" w:eastAsia="ABBvoice CNSG" w:hAnsi="Siemens Sans Black" w:hint="eastAsia"/>
        <w:noProof/>
      </w:rPr>
      <w:t>需求规格说明书</w:t>
    </w:r>
    <w:r w:rsidRPr="007232D9">
      <w:rPr>
        <w:rFonts w:ascii="Siemens Sans Black" w:eastAsia="ABBvoice CNSG" w:hAnsi="Siemens Sans Black"/>
      </w:rPr>
      <w:fldChar w:fldCharType="end"/>
    </w:r>
    <w:r w:rsidRPr="007232D9">
      <w:rPr>
        <w:rFonts w:ascii="Siemens Sans Black" w:hAnsi="Siemens Sans Black"/>
        <w:sz w:val="32"/>
        <w:szCs w:val="36"/>
      </w:rPr>
      <w:t></w:t>
    </w:r>
    <w:r w:rsidRPr="007232D9">
      <w:rPr>
        <w:rFonts w:ascii="Siemens Sans Black" w:hAnsi="Siemens Sans Black"/>
        <w:sz w:val="32"/>
        <w:szCs w:val="36"/>
      </w:rPr>
      <w:tab/>
    </w:r>
    <w:r w:rsidR="0003376C" w:rsidRPr="007232D9">
      <w:rPr>
        <w:rFonts w:ascii="Siemens Sans Black" w:hAnsi="Siemens Sans Black"/>
        <w:color w:val="41AAAA"/>
        <w:sz w:val="32"/>
        <w:szCs w:val="36"/>
        <w:lang w:eastAsia="zh-CN"/>
      </w:rPr>
      <w:t>siemens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F3E3" w14:textId="2488965F" w:rsidR="00860906" w:rsidRPr="00A30A06" w:rsidRDefault="00B46470" w:rsidP="00FC0227">
    <w:pPr>
      <w:pStyle w:val="Header"/>
      <w:pBdr>
        <w:bottom w:val="single" w:sz="4" w:space="1" w:color="auto"/>
      </w:pBdr>
      <w:spacing w:after="120"/>
      <w:ind w:left="-994"/>
      <w:rPr>
        <w:rFonts w:ascii="ABBvoice CNSG" w:eastAsia="ABBvoice CNSG" w:hAnsi="ABBvoice CNSG"/>
      </w:rPr>
    </w:pPr>
    <w:r w:rsidRPr="00B46470">
      <w:rPr>
        <w:rFonts w:ascii="Siemens Sans Black" w:hAnsi="Siemens Sans Black"/>
        <w:color w:val="41AAAA"/>
        <w:sz w:val="32"/>
        <w:szCs w:val="36"/>
      </w:rPr>
      <w:t>SIEMENS</w:t>
    </w:r>
    <w:r w:rsidR="00860906">
      <w:tab/>
    </w:r>
    <w:r w:rsidR="00860906" w:rsidRPr="00A30A06">
      <w:rPr>
        <w:rFonts w:ascii="ABBvoice CNSG" w:eastAsia="ABBvoice CNSG" w:hAnsi="ABBvoice CNSG"/>
      </w:rPr>
      <w:fldChar w:fldCharType="begin"/>
    </w:r>
    <w:r w:rsidR="00860906" w:rsidRPr="00A30A06">
      <w:rPr>
        <w:rFonts w:ascii="ABBvoice CNSG" w:eastAsia="ABBvoice CNSG" w:hAnsi="ABBvoice CNSG"/>
      </w:rPr>
      <w:instrText xml:space="preserve"> STYLEREF  "_T2 Title" </w:instrText>
    </w:r>
    <w:r w:rsidR="00860906" w:rsidRPr="00A30A06">
      <w:rPr>
        <w:rFonts w:ascii="ABBvoice CNSG" w:eastAsia="ABBvoice CNSG" w:hAnsi="ABBvoice CNSG"/>
      </w:rPr>
      <w:fldChar w:fldCharType="separate"/>
    </w:r>
    <w:r w:rsidR="00965BE7">
      <w:rPr>
        <w:rFonts w:ascii="ABBvoice CNSG" w:eastAsia="ABBvoice CNSG" w:hAnsi="ABBvoice CNSG"/>
        <w:noProof/>
      </w:rPr>
      <w:t>需求规格说明书</w:t>
    </w:r>
    <w:r w:rsidR="00860906" w:rsidRPr="00A30A06">
      <w:rPr>
        <w:rFonts w:ascii="ABBvoice CNSG" w:eastAsia="ABBvoice CNSG" w:hAnsi="ABBvoice CNSG"/>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0AF25" w14:textId="4401DBCF" w:rsidR="00860906" w:rsidRDefault="00860906" w:rsidP="00981245">
    <w:pPr>
      <w:pStyle w:val="Header"/>
    </w:pPr>
    <w:r>
      <w:rPr>
        <w:noProof/>
        <w:lang w:eastAsia="de-CH"/>
      </w:rPr>
      <mc:AlternateContent>
        <mc:Choice Requires="wps">
          <w:drawing>
            <wp:anchor distT="0" distB="0" distL="114300" distR="114300" simplePos="0" relativeHeight="251660288" behindDoc="0" locked="1" layoutInCell="1" allowOverlap="1" wp14:anchorId="2E4C5B2C" wp14:editId="165A6653">
              <wp:simplePos x="0" y="0"/>
              <wp:positionH relativeFrom="margin">
                <wp:align>right</wp:align>
              </wp:positionH>
              <wp:positionV relativeFrom="margin">
                <wp:align>top</wp:align>
              </wp:positionV>
              <wp:extent cx="5934240" cy="687600"/>
              <wp:effectExtent l="0" t="0" r="0" b="0"/>
              <wp:wrapTopAndBottom/>
              <wp:docPr id="3" name="Rectangle 3"/>
              <wp:cNvGraphicFramePr/>
              <a:graphic xmlns:a="http://schemas.openxmlformats.org/drawingml/2006/main">
                <a:graphicData uri="http://schemas.microsoft.com/office/word/2010/wordprocessingShape">
                  <wps:wsp>
                    <wps:cNvSpPr/>
                    <wps:spPr bwMode="gray">
                      <a:xfrm>
                        <a:off x="0" y="0"/>
                        <a:ext cx="5934240" cy="687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E56E8" id="Rectangle 3" o:spid="_x0000_s1026" style="position:absolute;margin-left:416.05pt;margin-top:0;width:467.25pt;height:54.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" filled="f" stroked="f" strokeweight="2pt">
              <w10:wrap type="topAndBottom" anchorx="margin" anchory="margin"/>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E495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D1C8B3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22374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2EB43E72"/>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AC811A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CFE2CEE"/>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7" w15:restartNumberingAfterBreak="0">
    <w:nsid w:val="089563D7"/>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0F0BB5"/>
    <w:multiLevelType w:val="multilevel"/>
    <w:tmpl w:val="0436ECFA"/>
    <w:styleLink w:val="ABBHeadings"/>
    <w:lvl w:ilvl="0">
      <w:start w:val="1"/>
      <w:numFmt w:val="decimal"/>
      <w:lvlText w:val="%1."/>
      <w:lvlJc w:val="left"/>
      <w:pPr>
        <w:ind w:left="0" w:hanging="992"/>
      </w:pPr>
      <w:rPr>
        <w:rFonts w:hint="default"/>
      </w:rPr>
    </w:lvl>
    <w:lvl w:ilvl="1">
      <w:start w:val="1"/>
      <w:numFmt w:val="decimal"/>
      <w:lvlText w:val="%1.%2."/>
      <w:lvlJc w:val="left"/>
      <w:pPr>
        <w:ind w:left="0" w:hanging="992"/>
      </w:pPr>
      <w:rPr>
        <w:rFonts w:hint="default"/>
      </w:rPr>
    </w:lvl>
    <w:lvl w:ilvl="2">
      <w:start w:val="1"/>
      <w:numFmt w:val="decimal"/>
      <w:lvlText w:val="%1.%2.%3."/>
      <w:lvlJc w:val="left"/>
      <w:pPr>
        <w:ind w:left="0" w:hanging="992"/>
      </w:pPr>
      <w:rPr>
        <w:rFonts w:hint="default"/>
      </w:rPr>
    </w:lvl>
    <w:lvl w:ilvl="3">
      <w:start w:val="1"/>
      <w:numFmt w:val="decimal"/>
      <w:lvlText w:val="%1.%2.%3.%4."/>
      <w:lvlJc w:val="left"/>
      <w:pPr>
        <w:ind w:left="0" w:hanging="992"/>
      </w:pPr>
      <w:rPr>
        <w:rFonts w:hint="default"/>
      </w:rPr>
    </w:lvl>
    <w:lvl w:ilvl="4">
      <w:start w:val="1"/>
      <w:numFmt w:val="decimal"/>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9"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0" w15:restartNumberingAfterBreak="0">
    <w:nsid w:val="110224F4"/>
    <w:multiLevelType w:val="multilevel"/>
    <w:tmpl w:val="2206B890"/>
    <w:numStyleLink w:val="ABBBulletList"/>
  </w:abstractNum>
  <w:abstractNum w:abstractNumId="11" w15:restartNumberingAfterBreak="0">
    <w:nsid w:val="138631A9"/>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9741B1"/>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17CA4338"/>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4D01DC"/>
    <w:multiLevelType w:val="hybridMultilevel"/>
    <w:tmpl w:val="46105C24"/>
    <w:lvl w:ilvl="0" w:tplc="930A7036">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201B7"/>
    <w:multiLevelType w:val="hybridMultilevel"/>
    <w:tmpl w:val="FE3CD3B6"/>
    <w:lvl w:ilvl="0" w:tplc="04090017">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FA950AC"/>
    <w:multiLevelType w:val="hybridMultilevel"/>
    <w:tmpl w:val="4F2A4D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576325"/>
    <w:multiLevelType w:val="hybridMultilevel"/>
    <w:tmpl w:val="6694C27C"/>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20C8543F"/>
    <w:multiLevelType w:val="hybridMultilevel"/>
    <w:tmpl w:val="187EDAB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0F33DDB"/>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25601F88"/>
    <w:multiLevelType w:val="hybridMultilevel"/>
    <w:tmpl w:val="F56EFF0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7257F50"/>
    <w:multiLevelType w:val="hybridMultilevel"/>
    <w:tmpl w:val="D162338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B256229"/>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BB153D2"/>
    <w:multiLevelType w:val="hybridMultilevel"/>
    <w:tmpl w:val="CBE22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CB43CA3"/>
    <w:multiLevelType w:val="hybridMultilevel"/>
    <w:tmpl w:val="CBE22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0B00BE9"/>
    <w:multiLevelType w:val="multilevel"/>
    <w:tmpl w:val="EDF6B122"/>
    <w:numStyleLink w:val="ABBNumberedList"/>
  </w:abstractNum>
  <w:abstractNum w:abstractNumId="26" w15:restartNumberingAfterBreak="0">
    <w:nsid w:val="31B107DC"/>
    <w:multiLevelType w:val="hybridMultilevel"/>
    <w:tmpl w:val="5BA8B72C"/>
    <w:lvl w:ilvl="0" w:tplc="04090017">
      <w:start w:val="1"/>
      <w:numFmt w:val="lowerLetter"/>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7" w15:restartNumberingAfterBreak="0">
    <w:nsid w:val="35234F8B"/>
    <w:multiLevelType w:val="hybridMultilevel"/>
    <w:tmpl w:val="46105C24"/>
    <w:lvl w:ilvl="0" w:tplc="930A7036">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7C259E7"/>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151364"/>
    <w:multiLevelType w:val="hybridMultilevel"/>
    <w:tmpl w:val="3D6E263E"/>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0409000F">
      <w:start w:val="1"/>
      <w:numFmt w:val="decimal"/>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D337EBE"/>
    <w:multiLevelType w:val="multilevel"/>
    <w:tmpl w:val="0436ECFA"/>
    <w:lvl w:ilvl="0">
      <w:start w:val="1"/>
      <w:numFmt w:val="decimal"/>
      <w:pStyle w:val="Heading1"/>
      <w:lvlText w:val="%1."/>
      <w:lvlJc w:val="left"/>
      <w:pPr>
        <w:ind w:left="0" w:hanging="992"/>
      </w:pPr>
      <w:rPr>
        <w:rFonts w:hint="default"/>
      </w:rPr>
    </w:lvl>
    <w:lvl w:ilvl="1">
      <w:start w:val="1"/>
      <w:numFmt w:val="decimal"/>
      <w:pStyle w:val="Heading2"/>
      <w:lvlText w:val="%1.%2."/>
      <w:lvlJc w:val="left"/>
      <w:pPr>
        <w:ind w:left="0" w:hanging="992"/>
      </w:pPr>
      <w:rPr>
        <w:rFonts w:hint="default"/>
      </w:rPr>
    </w:lvl>
    <w:lvl w:ilvl="2">
      <w:start w:val="1"/>
      <w:numFmt w:val="decimal"/>
      <w:pStyle w:val="Heading3"/>
      <w:lvlText w:val="%1.%2.%3."/>
      <w:lvlJc w:val="left"/>
      <w:pPr>
        <w:ind w:left="0" w:hanging="992"/>
      </w:pPr>
      <w:rPr>
        <w:rFonts w:hint="default"/>
      </w:rPr>
    </w:lvl>
    <w:lvl w:ilvl="3">
      <w:start w:val="1"/>
      <w:numFmt w:val="decimal"/>
      <w:pStyle w:val="Heading4"/>
      <w:lvlText w:val="%1.%2.%3.%4."/>
      <w:lvlJc w:val="left"/>
      <w:pPr>
        <w:ind w:left="0" w:hanging="992"/>
      </w:pPr>
      <w:rPr>
        <w:rFonts w:hint="default"/>
      </w:rPr>
    </w:lvl>
    <w:lvl w:ilvl="4">
      <w:start w:val="1"/>
      <w:numFmt w:val="decimal"/>
      <w:pStyle w:val="Heading5"/>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31" w15:restartNumberingAfterBreak="0">
    <w:nsid w:val="45742430"/>
    <w:multiLevelType w:val="hybridMultilevel"/>
    <w:tmpl w:val="78BA0EEA"/>
    <w:lvl w:ilvl="0" w:tplc="A55AD594">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57971DE"/>
    <w:multiLevelType w:val="hybridMultilevel"/>
    <w:tmpl w:val="024692E0"/>
    <w:lvl w:ilvl="0" w:tplc="1DD49844">
      <w:start w:val="1"/>
      <w:numFmt w:val="bullet"/>
      <w:pStyle w:val="T0Cursor"/>
      <w:lvlText w:val="—"/>
      <w:lvlJc w:val="left"/>
      <w:pPr>
        <w:ind w:left="720" w:hanging="360"/>
      </w:pPr>
      <w:rPr>
        <w:rFonts w:ascii="ABBvoice" w:hAnsi="ABBvoice" w:hint="default"/>
        <w:b/>
        <w:i w:val="0"/>
        <w:color w:val="41AAA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7C16843"/>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1A51CD"/>
    <w:multiLevelType w:val="hybridMultilevel"/>
    <w:tmpl w:val="9B3AAD4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2BAA8734">
      <w:start w:val="1"/>
      <w:numFmt w:val="upperLetter"/>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BC04224"/>
    <w:multiLevelType w:val="hybridMultilevel"/>
    <w:tmpl w:val="A3FC852A"/>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4D5A4581"/>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2850C2E"/>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56467666"/>
    <w:multiLevelType w:val="hybridMultilevel"/>
    <w:tmpl w:val="F12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F246ED"/>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7300879"/>
    <w:multiLevelType w:val="hybridMultilevel"/>
    <w:tmpl w:val="BC28FA04"/>
    <w:lvl w:ilvl="0" w:tplc="F82C6CBE">
      <w:start w:val="1"/>
      <w:numFmt w:val="decimal"/>
      <w:lvlText w:val="%1."/>
      <w:lvlJc w:val="left"/>
      <w:pPr>
        <w:ind w:left="360" w:hanging="360"/>
      </w:pPr>
      <w:rPr>
        <w:b w:val="0"/>
        <w:bCs w:val="0"/>
        <w:i w:val="0"/>
        <w:iCs w:val="0"/>
        <w:color w:val="auto"/>
      </w:rPr>
    </w:lvl>
    <w:lvl w:ilvl="1" w:tplc="180E4CD6">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6D7058"/>
    <w:multiLevelType w:val="multilevel"/>
    <w:tmpl w:val="73E6CD16"/>
    <w:lvl w:ilvl="0">
      <w:start w:val="4"/>
      <w:numFmt w:val="decimal"/>
      <w:lvlText w:val="%1"/>
      <w:lvlJc w:val="left"/>
      <w:pPr>
        <w:ind w:left="420" w:hanging="420"/>
      </w:pPr>
      <w:rPr>
        <w:rFonts w:hint="default"/>
      </w:rPr>
    </w:lvl>
    <w:lvl w:ilvl="1">
      <w:start w:val="3"/>
      <w:numFmt w:val="decimal"/>
      <w:lvlText w:val="%1.%2"/>
      <w:lvlJc w:val="left"/>
      <w:pPr>
        <w:ind w:left="-272" w:hanging="720"/>
      </w:pPr>
      <w:rPr>
        <w:rFonts w:hint="default"/>
      </w:rPr>
    </w:lvl>
    <w:lvl w:ilvl="2">
      <w:start w:val="1"/>
      <w:numFmt w:val="decimal"/>
      <w:lvlText w:val="%1.%2.%3"/>
      <w:lvlJc w:val="left"/>
      <w:pPr>
        <w:ind w:left="-1264" w:hanging="720"/>
      </w:pPr>
      <w:rPr>
        <w:rFonts w:hint="default"/>
      </w:rPr>
    </w:lvl>
    <w:lvl w:ilvl="3">
      <w:start w:val="1"/>
      <w:numFmt w:val="decimal"/>
      <w:lvlText w:val="%1.%2.%3.%4"/>
      <w:lvlJc w:val="left"/>
      <w:pPr>
        <w:ind w:left="-1896" w:hanging="1080"/>
      </w:pPr>
      <w:rPr>
        <w:rFonts w:hint="default"/>
      </w:rPr>
    </w:lvl>
    <w:lvl w:ilvl="4">
      <w:start w:val="1"/>
      <w:numFmt w:val="decimal"/>
      <w:lvlText w:val="%1.%2.%3.%4.%5"/>
      <w:lvlJc w:val="left"/>
      <w:pPr>
        <w:ind w:left="-2528" w:hanging="144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4152" w:hanging="1800"/>
      </w:pPr>
      <w:rPr>
        <w:rFonts w:hint="default"/>
      </w:rPr>
    </w:lvl>
    <w:lvl w:ilvl="7">
      <w:start w:val="1"/>
      <w:numFmt w:val="decimal"/>
      <w:lvlText w:val="%1.%2.%3.%4.%5.%6.%7.%8"/>
      <w:lvlJc w:val="left"/>
      <w:pPr>
        <w:ind w:left="-4784" w:hanging="2160"/>
      </w:pPr>
      <w:rPr>
        <w:rFonts w:hint="default"/>
      </w:rPr>
    </w:lvl>
    <w:lvl w:ilvl="8">
      <w:start w:val="1"/>
      <w:numFmt w:val="decimal"/>
      <w:lvlText w:val="%1.%2.%3.%4.%5.%6.%7.%8.%9"/>
      <w:lvlJc w:val="left"/>
      <w:pPr>
        <w:ind w:left="-5776" w:hanging="2160"/>
      </w:pPr>
      <w:rPr>
        <w:rFonts w:hint="default"/>
      </w:rPr>
    </w:lvl>
  </w:abstractNum>
  <w:abstractNum w:abstractNumId="43" w15:restartNumberingAfterBreak="0">
    <w:nsid w:val="5BFF04CC"/>
    <w:multiLevelType w:val="hybridMultilevel"/>
    <w:tmpl w:val="78A867AA"/>
    <w:lvl w:ilvl="0" w:tplc="83526044">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4015E0"/>
    <w:multiLevelType w:val="hybridMultilevel"/>
    <w:tmpl w:val="D19A8E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2286666"/>
    <w:multiLevelType w:val="hybridMultilevel"/>
    <w:tmpl w:val="F56EFF0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B55708"/>
    <w:multiLevelType w:val="hybridMultilevel"/>
    <w:tmpl w:val="425AD692"/>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3B90F13"/>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8" w15:restartNumberingAfterBreak="0">
    <w:nsid w:val="68A146E0"/>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9" w15:restartNumberingAfterBreak="0">
    <w:nsid w:val="6A260EC8"/>
    <w:multiLevelType w:val="hybridMultilevel"/>
    <w:tmpl w:val="9B3AAD4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2BAA8734">
      <w:start w:val="1"/>
      <w:numFmt w:val="upperLetter"/>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C277565"/>
    <w:multiLevelType w:val="multilevel"/>
    <w:tmpl w:val="F76CA5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6C9A2DEA"/>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763A51C3"/>
    <w:multiLevelType w:val="hybridMultilevel"/>
    <w:tmpl w:val="4F2A4D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DB55F07"/>
    <w:multiLevelType w:val="hybridMultilevel"/>
    <w:tmpl w:val="A574D4C6"/>
    <w:lvl w:ilvl="0" w:tplc="28C8D864">
      <w:start w:val="1"/>
      <w:numFmt w:val="decimal"/>
      <w:lvlText w:val="%1."/>
      <w:lvlJc w:val="left"/>
      <w:pPr>
        <w:ind w:left="360" w:hanging="360"/>
      </w:pPr>
      <w:rPr>
        <w:b/>
        <w:bCs/>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9"/>
  </w:num>
  <w:num w:numId="3">
    <w:abstractNumId w:val="37"/>
  </w:num>
  <w:num w:numId="4">
    <w:abstractNumId w:val="10"/>
  </w:num>
  <w:num w:numId="5">
    <w:abstractNumId w:val="25"/>
  </w:num>
  <w:num w:numId="6">
    <w:abstractNumId w:val="8"/>
  </w:num>
  <w:num w:numId="7">
    <w:abstractNumId w:val="5"/>
  </w:num>
  <w:num w:numId="8">
    <w:abstractNumId w:val="4"/>
  </w:num>
  <w:num w:numId="9">
    <w:abstractNumId w:val="3"/>
  </w:num>
  <w:num w:numId="10">
    <w:abstractNumId w:val="2"/>
  </w:num>
  <w:num w:numId="11">
    <w:abstractNumId w:val="1"/>
  </w:num>
  <w:num w:numId="12">
    <w:abstractNumId w:val="0"/>
  </w:num>
  <w:num w:numId="13">
    <w:abstractNumId w:val="32"/>
  </w:num>
  <w:num w:numId="14">
    <w:abstractNumId w:val="30"/>
  </w:num>
  <w:num w:numId="15">
    <w:abstractNumId w:val="41"/>
  </w:num>
  <w:num w:numId="16">
    <w:abstractNumId w:val="18"/>
  </w:num>
  <w:num w:numId="17">
    <w:abstractNumId w:val="16"/>
  </w:num>
  <w:num w:numId="18">
    <w:abstractNumId w:val="43"/>
  </w:num>
  <w:num w:numId="19">
    <w:abstractNumId w:val="45"/>
  </w:num>
  <w:num w:numId="20">
    <w:abstractNumId w:val="21"/>
  </w:num>
  <w:num w:numId="21">
    <w:abstractNumId w:val="44"/>
  </w:num>
  <w:num w:numId="22">
    <w:abstractNumId w:val="49"/>
  </w:num>
  <w:num w:numId="23">
    <w:abstractNumId w:val="29"/>
  </w:num>
  <w:num w:numId="24">
    <w:abstractNumId w:val="34"/>
  </w:num>
  <w:num w:numId="25">
    <w:abstractNumId w:val="20"/>
  </w:num>
  <w:num w:numId="26">
    <w:abstractNumId w:val="50"/>
  </w:num>
  <w:num w:numId="2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num>
  <w:num w:numId="40">
    <w:abstractNumId w:val="19"/>
  </w:num>
  <w:num w:numId="41">
    <w:abstractNumId w:val="30"/>
  </w:num>
  <w:num w:numId="42">
    <w:abstractNumId w:val="30"/>
  </w:num>
  <w:num w:numId="43">
    <w:abstractNumId w:val="30"/>
  </w:num>
  <w:num w:numId="44">
    <w:abstractNumId w:val="42"/>
  </w:num>
  <w:num w:numId="45">
    <w:abstractNumId w:val="30"/>
  </w:num>
  <w:num w:numId="46">
    <w:abstractNumId w:val="30"/>
  </w:num>
  <w:num w:numId="47">
    <w:abstractNumId w:val="30"/>
  </w:num>
  <w:num w:numId="48">
    <w:abstractNumId w:val="30"/>
  </w:num>
  <w:num w:numId="49">
    <w:abstractNumId w:val="39"/>
  </w:num>
  <w:num w:numId="50">
    <w:abstractNumId w:val="52"/>
  </w:num>
  <w:num w:numId="51">
    <w:abstractNumId w:val="40"/>
  </w:num>
  <w:num w:numId="52">
    <w:abstractNumId w:val="31"/>
  </w:num>
  <w:num w:numId="53">
    <w:abstractNumId w:val="22"/>
  </w:num>
  <w:num w:numId="54">
    <w:abstractNumId w:val="53"/>
  </w:num>
  <w:num w:numId="55">
    <w:abstractNumId w:val="7"/>
  </w:num>
  <w:num w:numId="56">
    <w:abstractNumId w:val="14"/>
  </w:num>
  <w:num w:numId="57">
    <w:abstractNumId w:val="27"/>
  </w:num>
  <w:num w:numId="58">
    <w:abstractNumId w:val="25"/>
  </w:num>
  <w:num w:numId="59">
    <w:abstractNumId w:val="25"/>
  </w:num>
  <w:num w:numId="60">
    <w:abstractNumId w:val="36"/>
  </w:num>
  <w:num w:numId="61">
    <w:abstractNumId w:val="25"/>
  </w:num>
  <w:num w:numId="62">
    <w:abstractNumId w:val="38"/>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num>
  <w:num w:numId="65">
    <w:abstractNumId w:val="12"/>
  </w:num>
  <w:num w:numId="66">
    <w:abstractNumId w:val="25"/>
  </w:num>
  <w:num w:numId="67">
    <w:abstractNumId w:val="28"/>
  </w:num>
  <w:num w:numId="68">
    <w:abstractNumId w:val="25"/>
  </w:num>
  <w:num w:numId="69">
    <w:abstractNumId w:val="15"/>
  </w:num>
  <w:num w:numId="70">
    <w:abstractNumId w:val="17"/>
  </w:num>
  <w:num w:numId="71">
    <w:abstractNumId w:val="26"/>
  </w:num>
  <w:num w:numId="72">
    <w:abstractNumId w:val="23"/>
  </w:num>
  <w:num w:numId="73">
    <w:abstractNumId w:val="35"/>
  </w:num>
  <w:num w:numId="74">
    <w:abstractNumId w:val="13"/>
  </w:num>
  <w:num w:numId="75">
    <w:abstractNumId w:val="33"/>
  </w:num>
  <w:num w:numId="76">
    <w:abstractNumId w:val="24"/>
  </w:num>
  <w:num w:numId="77">
    <w:abstractNumId w:val="47"/>
  </w:num>
  <w:num w:numId="78">
    <w:abstractNumId w:val="51"/>
  </w:num>
  <w:num w:numId="79">
    <w:abstractNumId w:val="46"/>
  </w:num>
  <w:num w:numId="80">
    <w:abstractNumId w:val="11"/>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o, Guan Lun (RC-CN DI FA ST&amp;PM SUP IT&amp;EDGE)">
    <w15:presenceInfo w15:providerId="AD" w15:userId="S::guanlun.qiao@siemens.com::2df5475b-cbbf-4b5a-bfd8-011f08dc60fc"/>
  </w15:person>
  <w15:person w15:author="Sun, Qingyi (EXT) (RC-CN DI FA ST&amp;PM SUP IT&amp;EDGE)">
    <w15:presenceInfo w15:providerId="AD" w15:userId="S::qingyi.sun.ext@siemens.com::c886e282-448d-46eb-8fac-5fba558eb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trackRevisions/>
  <w:defaultTabStop w:val="706"/>
  <w:autoHyphenation/>
  <w:consecutiveHyphenLimit w:val="3"/>
  <w:hyphenationZone w:val="425"/>
  <w:doNotHyphenateCaps/>
  <w:evenAndOddHeaders/>
  <w:drawingGridHorizontalSpacing w:val="181"/>
  <w:drawingGridVerticalSpacing w:val="181"/>
  <w:characterSpacingControl w:val="doNotCompress"/>
  <w:hdrShapeDefaults>
    <o:shapedefaults v:ext="edit" spidmax="2050">
      <o:colormru v:ext="edit" colors="silver"/>
    </o:shapedefaults>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06"/>
    <w:rsid w:val="00001506"/>
    <w:rsid w:val="000024F0"/>
    <w:rsid w:val="00004D97"/>
    <w:rsid w:val="00010B2C"/>
    <w:rsid w:val="0001134F"/>
    <w:rsid w:val="00011AB4"/>
    <w:rsid w:val="00012122"/>
    <w:rsid w:val="00013F49"/>
    <w:rsid w:val="00017047"/>
    <w:rsid w:val="00025638"/>
    <w:rsid w:val="00030DE2"/>
    <w:rsid w:val="000316EC"/>
    <w:rsid w:val="00032B92"/>
    <w:rsid w:val="0003376C"/>
    <w:rsid w:val="000349BC"/>
    <w:rsid w:val="00034BD1"/>
    <w:rsid w:val="00034C65"/>
    <w:rsid w:val="000377AB"/>
    <w:rsid w:val="00041AAD"/>
    <w:rsid w:val="00047D44"/>
    <w:rsid w:val="00047F92"/>
    <w:rsid w:val="0005257E"/>
    <w:rsid w:val="00052F24"/>
    <w:rsid w:val="00053E6C"/>
    <w:rsid w:val="0005548E"/>
    <w:rsid w:val="0005574C"/>
    <w:rsid w:val="000578DD"/>
    <w:rsid w:val="00057B24"/>
    <w:rsid w:val="00057CA3"/>
    <w:rsid w:val="00057D3C"/>
    <w:rsid w:val="00061BF1"/>
    <w:rsid w:val="000718C1"/>
    <w:rsid w:val="00073820"/>
    <w:rsid w:val="00076994"/>
    <w:rsid w:val="00082436"/>
    <w:rsid w:val="0008259C"/>
    <w:rsid w:val="00082633"/>
    <w:rsid w:val="00090D8F"/>
    <w:rsid w:val="0009747B"/>
    <w:rsid w:val="000A1C88"/>
    <w:rsid w:val="000A2575"/>
    <w:rsid w:val="000A640E"/>
    <w:rsid w:val="000B5C90"/>
    <w:rsid w:val="000B5EBD"/>
    <w:rsid w:val="000B6013"/>
    <w:rsid w:val="000C1D4B"/>
    <w:rsid w:val="000C31C4"/>
    <w:rsid w:val="000C48BA"/>
    <w:rsid w:val="000D36F0"/>
    <w:rsid w:val="000D6663"/>
    <w:rsid w:val="000D6C5A"/>
    <w:rsid w:val="000E0F7D"/>
    <w:rsid w:val="000E75DA"/>
    <w:rsid w:val="000F0887"/>
    <w:rsid w:val="000F18AF"/>
    <w:rsid w:val="000F231B"/>
    <w:rsid w:val="000F3824"/>
    <w:rsid w:val="000F4B41"/>
    <w:rsid w:val="001009FA"/>
    <w:rsid w:val="00103980"/>
    <w:rsid w:val="0010459D"/>
    <w:rsid w:val="001059D2"/>
    <w:rsid w:val="00114AA0"/>
    <w:rsid w:val="00115E9B"/>
    <w:rsid w:val="00116519"/>
    <w:rsid w:val="00116520"/>
    <w:rsid w:val="001166D7"/>
    <w:rsid w:val="001167A5"/>
    <w:rsid w:val="001205EA"/>
    <w:rsid w:val="00121069"/>
    <w:rsid w:val="00121F83"/>
    <w:rsid w:val="00132B5E"/>
    <w:rsid w:val="00134512"/>
    <w:rsid w:val="00134913"/>
    <w:rsid w:val="00134A93"/>
    <w:rsid w:val="00140AEA"/>
    <w:rsid w:val="00145579"/>
    <w:rsid w:val="0015411E"/>
    <w:rsid w:val="00154594"/>
    <w:rsid w:val="00154ECF"/>
    <w:rsid w:val="001601E2"/>
    <w:rsid w:val="00164648"/>
    <w:rsid w:val="00165633"/>
    <w:rsid w:val="00166C34"/>
    <w:rsid w:val="0017129C"/>
    <w:rsid w:val="001716A3"/>
    <w:rsid w:val="00173FD2"/>
    <w:rsid w:val="00174500"/>
    <w:rsid w:val="00177CB9"/>
    <w:rsid w:val="00180ABF"/>
    <w:rsid w:val="00184CE2"/>
    <w:rsid w:val="00185633"/>
    <w:rsid w:val="00186263"/>
    <w:rsid w:val="001904D9"/>
    <w:rsid w:val="001907E2"/>
    <w:rsid w:val="00192AAD"/>
    <w:rsid w:val="001932EA"/>
    <w:rsid w:val="0019596E"/>
    <w:rsid w:val="001A13D1"/>
    <w:rsid w:val="001A54AA"/>
    <w:rsid w:val="001A765C"/>
    <w:rsid w:val="001B4F18"/>
    <w:rsid w:val="001B7E72"/>
    <w:rsid w:val="001C2572"/>
    <w:rsid w:val="001C28B6"/>
    <w:rsid w:val="001C77EE"/>
    <w:rsid w:val="001D2F32"/>
    <w:rsid w:val="001D30CF"/>
    <w:rsid w:val="001D3170"/>
    <w:rsid w:val="001E0336"/>
    <w:rsid w:val="001E0E38"/>
    <w:rsid w:val="001E1156"/>
    <w:rsid w:val="001E1D0A"/>
    <w:rsid w:val="001E31A6"/>
    <w:rsid w:val="001E5588"/>
    <w:rsid w:val="001E5AA1"/>
    <w:rsid w:val="001F10CC"/>
    <w:rsid w:val="001F23A3"/>
    <w:rsid w:val="001F4FAA"/>
    <w:rsid w:val="001F50A0"/>
    <w:rsid w:val="001F5417"/>
    <w:rsid w:val="00201A3E"/>
    <w:rsid w:val="00203154"/>
    <w:rsid w:val="00203359"/>
    <w:rsid w:val="00204BB8"/>
    <w:rsid w:val="00215374"/>
    <w:rsid w:val="002159BC"/>
    <w:rsid w:val="00216FDA"/>
    <w:rsid w:val="00217A29"/>
    <w:rsid w:val="002209B2"/>
    <w:rsid w:val="00220D36"/>
    <w:rsid w:val="00222B83"/>
    <w:rsid w:val="002237F9"/>
    <w:rsid w:val="00224E34"/>
    <w:rsid w:val="002279F0"/>
    <w:rsid w:val="00227AEC"/>
    <w:rsid w:val="00230F26"/>
    <w:rsid w:val="002311DB"/>
    <w:rsid w:val="002312FB"/>
    <w:rsid w:val="00232EDA"/>
    <w:rsid w:val="0023562C"/>
    <w:rsid w:val="002367BA"/>
    <w:rsid w:val="002435C0"/>
    <w:rsid w:val="00244151"/>
    <w:rsid w:val="00245719"/>
    <w:rsid w:val="00247D5A"/>
    <w:rsid w:val="00247E4D"/>
    <w:rsid w:val="00251C98"/>
    <w:rsid w:val="0025525C"/>
    <w:rsid w:val="00255B3E"/>
    <w:rsid w:val="0026226A"/>
    <w:rsid w:val="00262556"/>
    <w:rsid w:val="00263190"/>
    <w:rsid w:val="0026612B"/>
    <w:rsid w:val="00266765"/>
    <w:rsid w:val="00271245"/>
    <w:rsid w:val="00272B18"/>
    <w:rsid w:val="002730A2"/>
    <w:rsid w:val="00273956"/>
    <w:rsid w:val="002745E4"/>
    <w:rsid w:val="00274D2E"/>
    <w:rsid w:val="002773FE"/>
    <w:rsid w:val="002810DD"/>
    <w:rsid w:val="00285688"/>
    <w:rsid w:val="002929F6"/>
    <w:rsid w:val="00295D89"/>
    <w:rsid w:val="002A033B"/>
    <w:rsid w:val="002A3B3A"/>
    <w:rsid w:val="002A42DE"/>
    <w:rsid w:val="002A63F8"/>
    <w:rsid w:val="002B20C6"/>
    <w:rsid w:val="002B306D"/>
    <w:rsid w:val="002B312C"/>
    <w:rsid w:val="002B3F45"/>
    <w:rsid w:val="002C0809"/>
    <w:rsid w:val="002C1096"/>
    <w:rsid w:val="002C23A6"/>
    <w:rsid w:val="002C45F5"/>
    <w:rsid w:val="002C564B"/>
    <w:rsid w:val="002C5C12"/>
    <w:rsid w:val="002D08EC"/>
    <w:rsid w:val="002D14C0"/>
    <w:rsid w:val="002D3DA9"/>
    <w:rsid w:val="002D41B0"/>
    <w:rsid w:val="002D5053"/>
    <w:rsid w:val="002D790A"/>
    <w:rsid w:val="002D7DE8"/>
    <w:rsid w:val="002E3C93"/>
    <w:rsid w:val="002E76D1"/>
    <w:rsid w:val="002E7AE9"/>
    <w:rsid w:val="002F00D0"/>
    <w:rsid w:val="002F05A0"/>
    <w:rsid w:val="002F195F"/>
    <w:rsid w:val="002F2D31"/>
    <w:rsid w:val="002F4ACD"/>
    <w:rsid w:val="002F504A"/>
    <w:rsid w:val="002F5EB2"/>
    <w:rsid w:val="002F64D8"/>
    <w:rsid w:val="003009E8"/>
    <w:rsid w:val="00300D6B"/>
    <w:rsid w:val="0030180F"/>
    <w:rsid w:val="00303E7C"/>
    <w:rsid w:val="003042F9"/>
    <w:rsid w:val="003046FB"/>
    <w:rsid w:val="003055F5"/>
    <w:rsid w:val="00306828"/>
    <w:rsid w:val="0031075D"/>
    <w:rsid w:val="00310AB3"/>
    <w:rsid w:val="00314D89"/>
    <w:rsid w:val="00315040"/>
    <w:rsid w:val="003150E5"/>
    <w:rsid w:val="00323DD2"/>
    <w:rsid w:val="0032711B"/>
    <w:rsid w:val="00332CBB"/>
    <w:rsid w:val="00333574"/>
    <w:rsid w:val="003346B8"/>
    <w:rsid w:val="003352EF"/>
    <w:rsid w:val="00336C3E"/>
    <w:rsid w:val="00337A03"/>
    <w:rsid w:val="003504B7"/>
    <w:rsid w:val="00350B62"/>
    <w:rsid w:val="00351A44"/>
    <w:rsid w:val="003540A7"/>
    <w:rsid w:val="00355B36"/>
    <w:rsid w:val="00356EB4"/>
    <w:rsid w:val="003572C7"/>
    <w:rsid w:val="00357560"/>
    <w:rsid w:val="003577A9"/>
    <w:rsid w:val="00363B17"/>
    <w:rsid w:val="00365AE4"/>
    <w:rsid w:val="00366DC8"/>
    <w:rsid w:val="00370C11"/>
    <w:rsid w:val="00372114"/>
    <w:rsid w:val="00372CFE"/>
    <w:rsid w:val="00374CE1"/>
    <w:rsid w:val="00376A86"/>
    <w:rsid w:val="003800D5"/>
    <w:rsid w:val="003801C9"/>
    <w:rsid w:val="0038051D"/>
    <w:rsid w:val="003836AE"/>
    <w:rsid w:val="0038399E"/>
    <w:rsid w:val="003917C6"/>
    <w:rsid w:val="0039384F"/>
    <w:rsid w:val="003A488D"/>
    <w:rsid w:val="003A4DE2"/>
    <w:rsid w:val="003A4EA4"/>
    <w:rsid w:val="003A57D9"/>
    <w:rsid w:val="003A6858"/>
    <w:rsid w:val="003A6B10"/>
    <w:rsid w:val="003B2025"/>
    <w:rsid w:val="003B2938"/>
    <w:rsid w:val="003B36D5"/>
    <w:rsid w:val="003B53B2"/>
    <w:rsid w:val="003B7C85"/>
    <w:rsid w:val="003C06EA"/>
    <w:rsid w:val="003C32EF"/>
    <w:rsid w:val="003C7E47"/>
    <w:rsid w:val="003D001B"/>
    <w:rsid w:val="003D0AB6"/>
    <w:rsid w:val="003D32A7"/>
    <w:rsid w:val="003D3F5A"/>
    <w:rsid w:val="003D4DE9"/>
    <w:rsid w:val="003D67FB"/>
    <w:rsid w:val="003D7B2A"/>
    <w:rsid w:val="003E40F0"/>
    <w:rsid w:val="003E4C89"/>
    <w:rsid w:val="003E7E3B"/>
    <w:rsid w:val="003F0581"/>
    <w:rsid w:val="003F0DEE"/>
    <w:rsid w:val="003F4A41"/>
    <w:rsid w:val="003F64B9"/>
    <w:rsid w:val="004002B7"/>
    <w:rsid w:val="0040437B"/>
    <w:rsid w:val="00413FCC"/>
    <w:rsid w:val="00415966"/>
    <w:rsid w:val="00417553"/>
    <w:rsid w:val="00421650"/>
    <w:rsid w:val="004266B9"/>
    <w:rsid w:val="00430760"/>
    <w:rsid w:val="004314D2"/>
    <w:rsid w:val="004319B7"/>
    <w:rsid w:val="00432305"/>
    <w:rsid w:val="00432F83"/>
    <w:rsid w:val="00433600"/>
    <w:rsid w:val="00434B6D"/>
    <w:rsid w:val="00435C24"/>
    <w:rsid w:val="004378CC"/>
    <w:rsid w:val="00441FFD"/>
    <w:rsid w:val="00445474"/>
    <w:rsid w:val="00446BFE"/>
    <w:rsid w:val="00447FB8"/>
    <w:rsid w:val="00454F24"/>
    <w:rsid w:val="004578EF"/>
    <w:rsid w:val="00457D7B"/>
    <w:rsid w:val="004606C4"/>
    <w:rsid w:val="004632EE"/>
    <w:rsid w:val="004638A9"/>
    <w:rsid w:val="00464FF3"/>
    <w:rsid w:val="00466406"/>
    <w:rsid w:val="0046689A"/>
    <w:rsid w:val="0046748B"/>
    <w:rsid w:val="00470202"/>
    <w:rsid w:val="00472F77"/>
    <w:rsid w:val="004734F1"/>
    <w:rsid w:val="00475307"/>
    <w:rsid w:val="00475F0A"/>
    <w:rsid w:val="00475F30"/>
    <w:rsid w:val="00476F02"/>
    <w:rsid w:val="00476F52"/>
    <w:rsid w:val="00477E41"/>
    <w:rsid w:val="004803B0"/>
    <w:rsid w:val="004818D6"/>
    <w:rsid w:val="004866D7"/>
    <w:rsid w:val="0048704E"/>
    <w:rsid w:val="004873F3"/>
    <w:rsid w:val="0049122E"/>
    <w:rsid w:val="00491B9C"/>
    <w:rsid w:val="00492FC3"/>
    <w:rsid w:val="004965FF"/>
    <w:rsid w:val="004A0BF3"/>
    <w:rsid w:val="004A13C7"/>
    <w:rsid w:val="004B0EBC"/>
    <w:rsid w:val="004B1144"/>
    <w:rsid w:val="004B250F"/>
    <w:rsid w:val="004B53EB"/>
    <w:rsid w:val="004B61E8"/>
    <w:rsid w:val="004B7208"/>
    <w:rsid w:val="004C20C4"/>
    <w:rsid w:val="004C2164"/>
    <w:rsid w:val="004C2851"/>
    <w:rsid w:val="004C28E2"/>
    <w:rsid w:val="004D491B"/>
    <w:rsid w:val="004D494D"/>
    <w:rsid w:val="004D6A3E"/>
    <w:rsid w:val="004E01BE"/>
    <w:rsid w:val="004E0614"/>
    <w:rsid w:val="004E1C3C"/>
    <w:rsid w:val="004E274C"/>
    <w:rsid w:val="004E409B"/>
    <w:rsid w:val="004E4490"/>
    <w:rsid w:val="004E7171"/>
    <w:rsid w:val="004F0DCD"/>
    <w:rsid w:val="004F3B84"/>
    <w:rsid w:val="004F509F"/>
    <w:rsid w:val="004F541E"/>
    <w:rsid w:val="004F6000"/>
    <w:rsid w:val="004F6807"/>
    <w:rsid w:val="004F7F7E"/>
    <w:rsid w:val="005010B8"/>
    <w:rsid w:val="005010C4"/>
    <w:rsid w:val="00504E78"/>
    <w:rsid w:val="0050513D"/>
    <w:rsid w:val="005056D0"/>
    <w:rsid w:val="00506374"/>
    <w:rsid w:val="00507BAE"/>
    <w:rsid w:val="00510926"/>
    <w:rsid w:val="005129A6"/>
    <w:rsid w:val="005135DE"/>
    <w:rsid w:val="005158D7"/>
    <w:rsid w:val="00517842"/>
    <w:rsid w:val="00522C3F"/>
    <w:rsid w:val="00523B32"/>
    <w:rsid w:val="0052596D"/>
    <w:rsid w:val="00526933"/>
    <w:rsid w:val="00526FEC"/>
    <w:rsid w:val="00533616"/>
    <w:rsid w:val="0053593F"/>
    <w:rsid w:val="00543FEE"/>
    <w:rsid w:val="0055263C"/>
    <w:rsid w:val="00556333"/>
    <w:rsid w:val="0056606C"/>
    <w:rsid w:val="00566C97"/>
    <w:rsid w:val="005736C4"/>
    <w:rsid w:val="0057413B"/>
    <w:rsid w:val="0057584E"/>
    <w:rsid w:val="005760AB"/>
    <w:rsid w:val="00577177"/>
    <w:rsid w:val="00577A98"/>
    <w:rsid w:val="0058388D"/>
    <w:rsid w:val="00590054"/>
    <w:rsid w:val="005901C0"/>
    <w:rsid w:val="0059480E"/>
    <w:rsid w:val="00594AEF"/>
    <w:rsid w:val="00595FFB"/>
    <w:rsid w:val="00596621"/>
    <w:rsid w:val="005A06EE"/>
    <w:rsid w:val="005A7C15"/>
    <w:rsid w:val="005A7DAE"/>
    <w:rsid w:val="005A7FD1"/>
    <w:rsid w:val="005B05E1"/>
    <w:rsid w:val="005B06ED"/>
    <w:rsid w:val="005B266C"/>
    <w:rsid w:val="005B38C4"/>
    <w:rsid w:val="005B6102"/>
    <w:rsid w:val="005C2861"/>
    <w:rsid w:val="005C2F1F"/>
    <w:rsid w:val="005C3A5F"/>
    <w:rsid w:val="005C61CA"/>
    <w:rsid w:val="005C6F93"/>
    <w:rsid w:val="005C7CC9"/>
    <w:rsid w:val="005D1495"/>
    <w:rsid w:val="005D4BC5"/>
    <w:rsid w:val="005D5877"/>
    <w:rsid w:val="005D5B33"/>
    <w:rsid w:val="005E11DF"/>
    <w:rsid w:val="005E1796"/>
    <w:rsid w:val="005E7DA9"/>
    <w:rsid w:val="005F3045"/>
    <w:rsid w:val="005F371D"/>
    <w:rsid w:val="005F4B7C"/>
    <w:rsid w:val="005F566D"/>
    <w:rsid w:val="005F6A3E"/>
    <w:rsid w:val="0060275C"/>
    <w:rsid w:val="00602AE8"/>
    <w:rsid w:val="00602BE9"/>
    <w:rsid w:val="00602C80"/>
    <w:rsid w:val="00603B0D"/>
    <w:rsid w:val="0060795A"/>
    <w:rsid w:val="00610DF2"/>
    <w:rsid w:val="00611069"/>
    <w:rsid w:val="00611991"/>
    <w:rsid w:val="00614214"/>
    <w:rsid w:val="00614267"/>
    <w:rsid w:val="0061710F"/>
    <w:rsid w:val="006234A4"/>
    <w:rsid w:val="0062686C"/>
    <w:rsid w:val="0063416C"/>
    <w:rsid w:val="00640733"/>
    <w:rsid w:val="00641310"/>
    <w:rsid w:val="00643359"/>
    <w:rsid w:val="00644507"/>
    <w:rsid w:val="006452C9"/>
    <w:rsid w:val="00645DEA"/>
    <w:rsid w:val="0064705D"/>
    <w:rsid w:val="006476C7"/>
    <w:rsid w:val="0065160A"/>
    <w:rsid w:val="00652168"/>
    <w:rsid w:val="00653DB2"/>
    <w:rsid w:val="00656A62"/>
    <w:rsid w:val="00660EBD"/>
    <w:rsid w:val="00664190"/>
    <w:rsid w:val="006666D5"/>
    <w:rsid w:val="0066780B"/>
    <w:rsid w:val="00667EF3"/>
    <w:rsid w:val="0067130F"/>
    <w:rsid w:val="006715EC"/>
    <w:rsid w:val="006733DF"/>
    <w:rsid w:val="0067447D"/>
    <w:rsid w:val="00674F22"/>
    <w:rsid w:val="00675456"/>
    <w:rsid w:val="00675EAD"/>
    <w:rsid w:val="006856A3"/>
    <w:rsid w:val="006958E5"/>
    <w:rsid w:val="006A2528"/>
    <w:rsid w:val="006A3A29"/>
    <w:rsid w:val="006A3E17"/>
    <w:rsid w:val="006A5454"/>
    <w:rsid w:val="006A6D28"/>
    <w:rsid w:val="006B00E6"/>
    <w:rsid w:val="006B01EC"/>
    <w:rsid w:val="006B1924"/>
    <w:rsid w:val="006B267E"/>
    <w:rsid w:val="006B3737"/>
    <w:rsid w:val="006B4BA6"/>
    <w:rsid w:val="006B55B0"/>
    <w:rsid w:val="006B5D04"/>
    <w:rsid w:val="006B6190"/>
    <w:rsid w:val="006C4025"/>
    <w:rsid w:val="006C47BF"/>
    <w:rsid w:val="006D3684"/>
    <w:rsid w:val="006D6761"/>
    <w:rsid w:val="006E0E29"/>
    <w:rsid w:val="006E336A"/>
    <w:rsid w:val="006E389A"/>
    <w:rsid w:val="006E49BA"/>
    <w:rsid w:val="006F6C77"/>
    <w:rsid w:val="0070048C"/>
    <w:rsid w:val="00700E6C"/>
    <w:rsid w:val="007030A5"/>
    <w:rsid w:val="0070365B"/>
    <w:rsid w:val="00704F6F"/>
    <w:rsid w:val="007051D6"/>
    <w:rsid w:val="007059B8"/>
    <w:rsid w:val="007068A7"/>
    <w:rsid w:val="00710DC9"/>
    <w:rsid w:val="00711813"/>
    <w:rsid w:val="00711EF4"/>
    <w:rsid w:val="00712071"/>
    <w:rsid w:val="00712611"/>
    <w:rsid w:val="00713487"/>
    <w:rsid w:val="00714BA7"/>
    <w:rsid w:val="00716958"/>
    <w:rsid w:val="0071757B"/>
    <w:rsid w:val="007232D9"/>
    <w:rsid w:val="00723303"/>
    <w:rsid w:val="00723910"/>
    <w:rsid w:val="007257FA"/>
    <w:rsid w:val="00725BDE"/>
    <w:rsid w:val="0073164D"/>
    <w:rsid w:val="00731F1A"/>
    <w:rsid w:val="00732D11"/>
    <w:rsid w:val="00734218"/>
    <w:rsid w:val="00736CDE"/>
    <w:rsid w:val="007458B0"/>
    <w:rsid w:val="0074593E"/>
    <w:rsid w:val="007475B1"/>
    <w:rsid w:val="0075277A"/>
    <w:rsid w:val="00756F9F"/>
    <w:rsid w:val="0076027D"/>
    <w:rsid w:val="00763875"/>
    <w:rsid w:val="007653F0"/>
    <w:rsid w:val="00765C9B"/>
    <w:rsid w:val="007709F6"/>
    <w:rsid w:val="00773247"/>
    <w:rsid w:val="00775648"/>
    <w:rsid w:val="00775C15"/>
    <w:rsid w:val="0078042E"/>
    <w:rsid w:val="00780BA5"/>
    <w:rsid w:val="007819A2"/>
    <w:rsid w:val="00786AA4"/>
    <w:rsid w:val="00786AD9"/>
    <w:rsid w:val="0079035B"/>
    <w:rsid w:val="00791E21"/>
    <w:rsid w:val="00792A0B"/>
    <w:rsid w:val="00795FD2"/>
    <w:rsid w:val="00796350"/>
    <w:rsid w:val="00797473"/>
    <w:rsid w:val="007A6A63"/>
    <w:rsid w:val="007A6D62"/>
    <w:rsid w:val="007B38C7"/>
    <w:rsid w:val="007B4B8D"/>
    <w:rsid w:val="007B7FEE"/>
    <w:rsid w:val="007C1647"/>
    <w:rsid w:val="007C4E09"/>
    <w:rsid w:val="007C62CA"/>
    <w:rsid w:val="007C639C"/>
    <w:rsid w:val="007C7B10"/>
    <w:rsid w:val="007D1721"/>
    <w:rsid w:val="007D29CD"/>
    <w:rsid w:val="007D4C89"/>
    <w:rsid w:val="007D4FBC"/>
    <w:rsid w:val="007D715C"/>
    <w:rsid w:val="007E1F72"/>
    <w:rsid w:val="007E4B74"/>
    <w:rsid w:val="007E5390"/>
    <w:rsid w:val="007E7B56"/>
    <w:rsid w:val="007F1060"/>
    <w:rsid w:val="007F3F17"/>
    <w:rsid w:val="007F5BA5"/>
    <w:rsid w:val="007F6519"/>
    <w:rsid w:val="007F680D"/>
    <w:rsid w:val="007F6921"/>
    <w:rsid w:val="007F698E"/>
    <w:rsid w:val="007F6F80"/>
    <w:rsid w:val="0080172A"/>
    <w:rsid w:val="0080599D"/>
    <w:rsid w:val="00805FD0"/>
    <w:rsid w:val="00811F77"/>
    <w:rsid w:val="008151C2"/>
    <w:rsid w:val="00816E03"/>
    <w:rsid w:val="008174D6"/>
    <w:rsid w:val="008228D9"/>
    <w:rsid w:val="00827A1B"/>
    <w:rsid w:val="00827BEC"/>
    <w:rsid w:val="00830969"/>
    <w:rsid w:val="00830FF4"/>
    <w:rsid w:val="00833603"/>
    <w:rsid w:val="0083499A"/>
    <w:rsid w:val="0083536E"/>
    <w:rsid w:val="00835AE5"/>
    <w:rsid w:val="00835BD4"/>
    <w:rsid w:val="00841439"/>
    <w:rsid w:val="0084316C"/>
    <w:rsid w:val="00843385"/>
    <w:rsid w:val="00845E02"/>
    <w:rsid w:val="0085044B"/>
    <w:rsid w:val="00851A90"/>
    <w:rsid w:val="00851D6F"/>
    <w:rsid w:val="008535DE"/>
    <w:rsid w:val="0085405F"/>
    <w:rsid w:val="00855814"/>
    <w:rsid w:val="00855DF0"/>
    <w:rsid w:val="00857A14"/>
    <w:rsid w:val="00860906"/>
    <w:rsid w:val="00861673"/>
    <w:rsid w:val="008652EC"/>
    <w:rsid w:val="008674E8"/>
    <w:rsid w:val="00872B99"/>
    <w:rsid w:val="0087441E"/>
    <w:rsid w:val="008773DF"/>
    <w:rsid w:val="00881395"/>
    <w:rsid w:val="00881AA8"/>
    <w:rsid w:val="00883D9E"/>
    <w:rsid w:val="00884A7C"/>
    <w:rsid w:val="00886FB8"/>
    <w:rsid w:val="00893117"/>
    <w:rsid w:val="008940E3"/>
    <w:rsid w:val="00894C3F"/>
    <w:rsid w:val="008954BD"/>
    <w:rsid w:val="0089632D"/>
    <w:rsid w:val="0089679B"/>
    <w:rsid w:val="00897752"/>
    <w:rsid w:val="008A01D8"/>
    <w:rsid w:val="008A04A4"/>
    <w:rsid w:val="008A1684"/>
    <w:rsid w:val="008A5C1D"/>
    <w:rsid w:val="008A5C56"/>
    <w:rsid w:val="008B0752"/>
    <w:rsid w:val="008B17EE"/>
    <w:rsid w:val="008B1B28"/>
    <w:rsid w:val="008B4FB6"/>
    <w:rsid w:val="008C346B"/>
    <w:rsid w:val="008C61C6"/>
    <w:rsid w:val="008C66A8"/>
    <w:rsid w:val="008C6EAE"/>
    <w:rsid w:val="008D0112"/>
    <w:rsid w:val="008D0EC4"/>
    <w:rsid w:val="008D2D71"/>
    <w:rsid w:val="008D3373"/>
    <w:rsid w:val="008E0084"/>
    <w:rsid w:val="008E09A5"/>
    <w:rsid w:val="008E46F7"/>
    <w:rsid w:val="008E5301"/>
    <w:rsid w:val="008E596E"/>
    <w:rsid w:val="008F2AE2"/>
    <w:rsid w:val="008F3993"/>
    <w:rsid w:val="008F6D84"/>
    <w:rsid w:val="008F6E29"/>
    <w:rsid w:val="00906918"/>
    <w:rsid w:val="0090788E"/>
    <w:rsid w:val="009109A6"/>
    <w:rsid w:val="0091588C"/>
    <w:rsid w:val="009209C9"/>
    <w:rsid w:val="00920DB7"/>
    <w:rsid w:val="009214D7"/>
    <w:rsid w:val="00921F29"/>
    <w:rsid w:val="00924657"/>
    <w:rsid w:val="00934003"/>
    <w:rsid w:val="009436F9"/>
    <w:rsid w:val="0094565F"/>
    <w:rsid w:val="00946DC8"/>
    <w:rsid w:val="0095034D"/>
    <w:rsid w:val="009528B3"/>
    <w:rsid w:val="00954065"/>
    <w:rsid w:val="00954F45"/>
    <w:rsid w:val="00955404"/>
    <w:rsid w:val="00957E74"/>
    <w:rsid w:val="0096518D"/>
    <w:rsid w:val="00965BE7"/>
    <w:rsid w:val="00970A24"/>
    <w:rsid w:val="00970F7F"/>
    <w:rsid w:val="0097291D"/>
    <w:rsid w:val="009801E4"/>
    <w:rsid w:val="00981245"/>
    <w:rsid w:val="00982697"/>
    <w:rsid w:val="00982E2F"/>
    <w:rsid w:val="00985248"/>
    <w:rsid w:val="00986B7C"/>
    <w:rsid w:val="00987223"/>
    <w:rsid w:val="0099454A"/>
    <w:rsid w:val="00994D3A"/>
    <w:rsid w:val="00995688"/>
    <w:rsid w:val="00997D4A"/>
    <w:rsid w:val="009A0776"/>
    <w:rsid w:val="009A196B"/>
    <w:rsid w:val="009A28F3"/>
    <w:rsid w:val="009A3525"/>
    <w:rsid w:val="009A7184"/>
    <w:rsid w:val="009B10D9"/>
    <w:rsid w:val="009B1C6D"/>
    <w:rsid w:val="009B1C8D"/>
    <w:rsid w:val="009B6752"/>
    <w:rsid w:val="009B72BE"/>
    <w:rsid w:val="009C00E9"/>
    <w:rsid w:val="009C0ABA"/>
    <w:rsid w:val="009C1910"/>
    <w:rsid w:val="009C1C5A"/>
    <w:rsid w:val="009C2E4A"/>
    <w:rsid w:val="009C5EEF"/>
    <w:rsid w:val="009C622E"/>
    <w:rsid w:val="009D0D69"/>
    <w:rsid w:val="009D12AE"/>
    <w:rsid w:val="009D27B7"/>
    <w:rsid w:val="009D2C93"/>
    <w:rsid w:val="009D2FEA"/>
    <w:rsid w:val="009D327D"/>
    <w:rsid w:val="009D40A3"/>
    <w:rsid w:val="009D4A4D"/>
    <w:rsid w:val="009D50E1"/>
    <w:rsid w:val="009D6897"/>
    <w:rsid w:val="009D7D76"/>
    <w:rsid w:val="009E0D58"/>
    <w:rsid w:val="009E2928"/>
    <w:rsid w:val="009E3EDC"/>
    <w:rsid w:val="009E4D15"/>
    <w:rsid w:val="009E64F3"/>
    <w:rsid w:val="009F0095"/>
    <w:rsid w:val="009F0E88"/>
    <w:rsid w:val="009F5A4F"/>
    <w:rsid w:val="009F5A63"/>
    <w:rsid w:val="00A02658"/>
    <w:rsid w:val="00A06CF8"/>
    <w:rsid w:val="00A07C99"/>
    <w:rsid w:val="00A11546"/>
    <w:rsid w:val="00A11F16"/>
    <w:rsid w:val="00A138B3"/>
    <w:rsid w:val="00A200E2"/>
    <w:rsid w:val="00A231B6"/>
    <w:rsid w:val="00A2384A"/>
    <w:rsid w:val="00A24D09"/>
    <w:rsid w:val="00A25472"/>
    <w:rsid w:val="00A2596A"/>
    <w:rsid w:val="00A30A06"/>
    <w:rsid w:val="00A32308"/>
    <w:rsid w:val="00A326A7"/>
    <w:rsid w:val="00A34B84"/>
    <w:rsid w:val="00A3518E"/>
    <w:rsid w:val="00A35750"/>
    <w:rsid w:val="00A37EBC"/>
    <w:rsid w:val="00A42B77"/>
    <w:rsid w:val="00A42E9C"/>
    <w:rsid w:val="00A50E00"/>
    <w:rsid w:val="00A52267"/>
    <w:rsid w:val="00A5291F"/>
    <w:rsid w:val="00A5526C"/>
    <w:rsid w:val="00A56A47"/>
    <w:rsid w:val="00A56B88"/>
    <w:rsid w:val="00A64649"/>
    <w:rsid w:val="00A6595C"/>
    <w:rsid w:val="00A65B9A"/>
    <w:rsid w:val="00A67342"/>
    <w:rsid w:val="00A67955"/>
    <w:rsid w:val="00A67B34"/>
    <w:rsid w:val="00A70CC0"/>
    <w:rsid w:val="00A73524"/>
    <w:rsid w:val="00A754DE"/>
    <w:rsid w:val="00A76CE8"/>
    <w:rsid w:val="00A8168B"/>
    <w:rsid w:val="00A879AF"/>
    <w:rsid w:val="00A91D93"/>
    <w:rsid w:val="00A93461"/>
    <w:rsid w:val="00A94717"/>
    <w:rsid w:val="00A96712"/>
    <w:rsid w:val="00A96C23"/>
    <w:rsid w:val="00A97DE7"/>
    <w:rsid w:val="00AA06CD"/>
    <w:rsid w:val="00AA0EC9"/>
    <w:rsid w:val="00AA3D6D"/>
    <w:rsid w:val="00AB01B4"/>
    <w:rsid w:val="00AB044C"/>
    <w:rsid w:val="00AB0B13"/>
    <w:rsid w:val="00AB2667"/>
    <w:rsid w:val="00AB2BF5"/>
    <w:rsid w:val="00AB3058"/>
    <w:rsid w:val="00AB38EE"/>
    <w:rsid w:val="00AB667F"/>
    <w:rsid w:val="00AC3581"/>
    <w:rsid w:val="00AC771B"/>
    <w:rsid w:val="00AD02E5"/>
    <w:rsid w:val="00AD36E4"/>
    <w:rsid w:val="00AD5190"/>
    <w:rsid w:val="00AD5CD4"/>
    <w:rsid w:val="00AD5F82"/>
    <w:rsid w:val="00AD7EE8"/>
    <w:rsid w:val="00AE2EDF"/>
    <w:rsid w:val="00AE36D8"/>
    <w:rsid w:val="00AE40AC"/>
    <w:rsid w:val="00AE542A"/>
    <w:rsid w:val="00AE6AC9"/>
    <w:rsid w:val="00AF018F"/>
    <w:rsid w:val="00AF27DC"/>
    <w:rsid w:val="00AF5ADF"/>
    <w:rsid w:val="00B0056D"/>
    <w:rsid w:val="00B01918"/>
    <w:rsid w:val="00B03868"/>
    <w:rsid w:val="00B05401"/>
    <w:rsid w:val="00B06E18"/>
    <w:rsid w:val="00B15333"/>
    <w:rsid w:val="00B1568D"/>
    <w:rsid w:val="00B161FE"/>
    <w:rsid w:val="00B213BE"/>
    <w:rsid w:val="00B23B96"/>
    <w:rsid w:val="00B30099"/>
    <w:rsid w:val="00B35CBA"/>
    <w:rsid w:val="00B4254D"/>
    <w:rsid w:val="00B46470"/>
    <w:rsid w:val="00B5175E"/>
    <w:rsid w:val="00B52288"/>
    <w:rsid w:val="00B528EA"/>
    <w:rsid w:val="00B5420C"/>
    <w:rsid w:val="00B55542"/>
    <w:rsid w:val="00B5557C"/>
    <w:rsid w:val="00B556F0"/>
    <w:rsid w:val="00B56125"/>
    <w:rsid w:val="00B56B65"/>
    <w:rsid w:val="00B600DD"/>
    <w:rsid w:val="00B60EF3"/>
    <w:rsid w:val="00B62667"/>
    <w:rsid w:val="00B6310F"/>
    <w:rsid w:val="00B663B0"/>
    <w:rsid w:val="00B665D2"/>
    <w:rsid w:val="00B66AB4"/>
    <w:rsid w:val="00B75271"/>
    <w:rsid w:val="00B77386"/>
    <w:rsid w:val="00B8201F"/>
    <w:rsid w:val="00B8628F"/>
    <w:rsid w:val="00B87A79"/>
    <w:rsid w:val="00B92DF9"/>
    <w:rsid w:val="00B95460"/>
    <w:rsid w:val="00B971E5"/>
    <w:rsid w:val="00BA05F3"/>
    <w:rsid w:val="00BA06C6"/>
    <w:rsid w:val="00BA46BB"/>
    <w:rsid w:val="00BA575F"/>
    <w:rsid w:val="00BA6D56"/>
    <w:rsid w:val="00BA6FD0"/>
    <w:rsid w:val="00BA7061"/>
    <w:rsid w:val="00BB122C"/>
    <w:rsid w:val="00BB2AEE"/>
    <w:rsid w:val="00BB2EE1"/>
    <w:rsid w:val="00BB42A2"/>
    <w:rsid w:val="00BB5470"/>
    <w:rsid w:val="00BC0CB8"/>
    <w:rsid w:val="00BC17D5"/>
    <w:rsid w:val="00BC32F5"/>
    <w:rsid w:val="00BC428A"/>
    <w:rsid w:val="00BC7205"/>
    <w:rsid w:val="00BD062C"/>
    <w:rsid w:val="00BD44C0"/>
    <w:rsid w:val="00BD5055"/>
    <w:rsid w:val="00BD5AC8"/>
    <w:rsid w:val="00BD5C2F"/>
    <w:rsid w:val="00BD5C58"/>
    <w:rsid w:val="00BD6803"/>
    <w:rsid w:val="00BD69AE"/>
    <w:rsid w:val="00BD6D84"/>
    <w:rsid w:val="00BE2024"/>
    <w:rsid w:val="00BE2F93"/>
    <w:rsid w:val="00BE37AA"/>
    <w:rsid w:val="00BE5B9A"/>
    <w:rsid w:val="00BE5C6A"/>
    <w:rsid w:val="00BE6283"/>
    <w:rsid w:val="00BE6D20"/>
    <w:rsid w:val="00BE742A"/>
    <w:rsid w:val="00BF035B"/>
    <w:rsid w:val="00BF0B0E"/>
    <w:rsid w:val="00BF0FAD"/>
    <w:rsid w:val="00BF2944"/>
    <w:rsid w:val="00BF2AD0"/>
    <w:rsid w:val="00BF3393"/>
    <w:rsid w:val="00BF55A3"/>
    <w:rsid w:val="00BF6D0F"/>
    <w:rsid w:val="00C010CC"/>
    <w:rsid w:val="00C01A8F"/>
    <w:rsid w:val="00C02A17"/>
    <w:rsid w:val="00C056C8"/>
    <w:rsid w:val="00C0577D"/>
    <w:rsid w:val="00C06227"/>
    <w:rsid w:val="00C0673F"/>
    <w:rsid w:val="00C06C30"/>
    <w:rsid w:val="00C10290"/>
    <w:rsid w:val="00C13C2F"/>
    <w:rsid w:val="00C170D0"/>
    <w:rsid w:val="00C21B77"/>
    <w:rsid w:val="00C23978"/>
    <w:rsid w:val="00C26018"/>
    <w:rsid w:val="00C26E16"/>
    <w:rsid w:val="00C31B65"/>
    <w:rsid w:val="00C32F10"/>
    <w:rsid w:val="00C32F19"/>
    <w:rsid w:val="00C33B09"/>
    <w:rsid w:val="00C33DF1"/>
    <w:rsid w:val="00C3783C"/>
    <w:rsid w:val="00C40442"/>
    <w:rsid w:val="00C41FEB"/>
    <w:rsid w:val="00C461E9"/>
    <w:rsid w:val="00C5143F"/>
    <w:rsid w:val="00C51CE3"/>
    <w:rsid w:val="00C53227"/>
    <w:rsid w:val="00C56F5C"/>
    <w:rsid w:val="00C57E46"/>
    <w:rsid w:val="00C60D54"/>
    <w:rsid w:val="00C61325"/>
    <w:rsid w:val="00C61B45"/>
    <w:rsid w:val="00C62C9E"/>
    <w:rsid w:val="00C651FB"/>
    <w:rsid w:val="00C6696A"/>
    <w:rsid w:val="00C702EC"/>
    <w:rsid w:val="00C70502"/>
    <w:rsid w:val="00C70A31"/>
    <w:rsid w:val="00C7695B"/>
    <w:rsid w:val="00C818B3"/>
    <w:rsid w:val="00C81F4F"/>
    <w:rsid w:val="00C83CBD"/>
    <w:rsid w:val="00C83DBE"/>
    <w:rsid w:val="00C84E7D"/>
    <w:rsid w:val="00C8685F"/>
    <w:rsid w:val="00C90A16"/>
    <w:rsid w:val="00CA3F01"/>
    <w:rsid w:val="00CA7AF0"/>
    <w:rsid w:val="00CA7B6F"/>
    <w:rsid w:val="00CB2490"/>
    <w:rsid w:val="00CB264A"/>
    <w:rsid w:val="00CB2F83"/>
    <w:rsid w:val="00CB4E84"/>
    <w:rsid w:val="00CB524F"/>
    <w:rsid w:val="00CB60B9"/>
    <w:rsid w:val="00CC0354"/>
    <w:rsid w:val="00CC12EB"/>
    <w:rsid w:val="00CC25BB"/>
    <w:rsid w:val="00CC2961"/>
    <w:rsid w:val="00CC7CFA"/>
    <w:rsid w:val="00CD1CC9"/>
    <w:rsid w:val="00CD31D0"/>
    <w:rsid w:val="00CD4740"/>
    <w:rsid w:val="00CD53B4"/>
    <w:rsid w:val="00CE1801"/>
    <w:rsid w:val="00CE3A62"/>
    <w:rsid w:val="00CE5378"/>
    <w:rsid w:val="00CE69F7"/>
    <w:rsid w:val="00CF2AFE"/>
    <w:rsid w:val="00CF38FC"/>
    <w:rsid w:val="00CF3D81"/>
    <w:rsid w:val="00D03D0E"/>
    <w:rsid w:val="00D06237"/>
    <w:rsid w:val="00D10F3A"/>
    <w:rsid w:val="00D17B0F"/>
    <w:rsid w:val="00D20993"/>
    <w:rsid w:val="00D22A32"/>
    <w:rsid w:val="00D233C1"/>
    <w:rsid w:val="00D26AEF"/>
    <w:rsid w:val="00D2760C"/>
    <w:rsid w:val="00D277AE"/>
    <w:rsid w:val="00D324FA"/>
    <w:rsid w:val="00D33E1E"/>
    <w:rsid w:val="00D3662F"/>
    <w:rsid w:val="00D366E5"/>
    <w:rsid w:val="00D374B8"/>
    <w:rsid w:val="00D40676"/>
    <w:rsid w:val="00D45EA2"/>
    <w:rsid w:val="00D4634F"/>
    <w:rsid w:val="00D47266"/>
    <w:rsid w:val="00D51AF5"/>
    <w:rsid w:val="00D52662"/>
    <w:rsid w:val="00D55ADB"/>
    <w:rsid w:val="00D612C4"/>
    <w:rsid w:val="00D617EF"/>
    <w:rsid w:val="00D6251A"/>
    <w:rsid w:val="00D6377C"/>
    <w:rsid w:val="00D663F8"/>
    <w:rsid w:val="00D678A6"/>
    <w:rsid w:val="00D67B84"/>
    <w:rsid w:val="00D745DA"/>
    <w:rsid w:val="00D80330"/>
    <w:rsid w:val="00D8138B"/>
    <w:rsid w:val="00D837E6"/>
    <w:rsid w:val="00D90C5F"/>
    <w:rsid w:val="00D91C3B"/>
    <w:rsid w:val="00D9551D"/>
    <w:rsid w:val="00D973EB"/>
    <w:rsid w:val="00D97442"/>
    <w:rsid w:val="00DA2074"/>
    <w:rsid w:val="00DA35C2"/>
    <w:rsid w:val="00DA4FCC"/>
    <w:rsid w:val="00DB26A1"/>
    <w:rsid w:val="00DB2D8E"/>
    <w:rsid w:val="00DB3013"/>
    <w:rsid w:val="00DB41DF"/>
    <w:rsid w:val="00DC3945"/>
    <w:rsid w:val="00DC462D"/>
    <w:rsid w:val="00DC510D"/>
    <w:rsid w:val="00DD2676"/>
    <w:rsid w:val="00DD5377"/>
    <w:rsid w:val="00DD5C95"/>
    <w:rsid w:val="00DE018C"/>
    <w:rsid w:val="00DE0613"/>
    <w:rsid w:val="00DE0B0A"/>
    <w:rsid w:val="00DE2FC8"/>
    <w:rsid w:val="00DE713E"/>
    <w:rsid w:val="00DE79CE"/>
    <w:rsid w:val="00DF0AA5"/>
    <w:rsid w:val="00DF6EEA"/>
    <w:rsid w:val="00DF6FCF"/>
    <w:rsid w:val="00E008C5"/>
    <w:rsid w:val="00E03418"/>
    <w:rsid w:val="00E03AD7"/>
    <w:rsid w:val="00E11642"/>
    <w:rsid w:val="00E13967"/>
    <w:rsid w:val="00E26398"/>
    <w:rsid w:val="00E32208"/>
    <w:rsid w:val="00E33DEB"/>
    <w:rsid w:val="00E345C6"/>
    <w:rsid w:val="00E34AEA"/>
    <w:rsid w:val="00E3695E"/>
    <w:rsid w:val="00E44C41"/>
    <w:rsid w:val="00E50BCB"/>
    <w:rsid w:val="00E51DC6"/>
    <w:rsid w:val="00E525E5"/>
    <w:rsid w:val="00E53138"/>
    <w:rsid w:val="00E55FE2"/>
    <w:rsid w:val="00E561C3"/>
    <w:rsid w:val="00E6269D"/>
    <w:rsid w:val="00E64A2E"/>
    <w:rsid w:val="00E658E6"/>
    <w:rsid w:val="00E702BA"/>
    <w:rsid w:val="00E73CA0"/>
    <w:rsid w:val="00E778CC"/>
    <w:rsid w:val="00E77BE9"/>
    <w:rsid w:val="00E80997"/>
    <w:rsid w:val="00E845EA"/>
    <w:rsid w:val="00E86ED8"/>
    <w:rsid w:val="00E87835"/>
    <w:rsid w:val="00E903B5"/>
    <w:rsid w:val="00E9052C"/>
    <w:rsid w:val="00E91186"/>
    <w:rsid w:val="00E95050"/>
    <w:rsid w:val="00E96983"/>
    <w:rsid w:val="00EA149C"/>
    <w:rsid w:val="00EA2F26"/>
    <w:rsid w:val="00EA42FD"/>
    <w:rsid w:val="00EA5568"/>
    <w:rsid w:val="00EB02F1"/>
    <w:rsid w:val="00EB3BA4"/>
    <w:rsid w:val="00EB4E1B"/>
    <w:rsid w:val="00EB7572"/>
    <w:rsid w:val="00EC361B"/>
    <w:rsid w:val="00EC3C04"/>
    <w:rsid w:val="00EC4BE8"/>
    <w:rsid w:val="00EC6AD1"/>
    <w:rsid w:val="00ED29B1"/>
    <w:rsid w:val="00ED388A"/>
    <w:rsid w:val="00ED3F93"/>
    <w:rsid w:val="00ED41EE"/>
    <w:rsid w:val="00ED4540"/>
    <w:rsid w:val="00ED5BAF"/>
    <w:rsid w:val="00ED623C"/>
    <w:rsid w:val="00ED70FE"/>
    <w:rsid w:val="00ED780C"/>
    <w:rsid w:val="00ED7EEA"/>
    <w:rsid w:val="00EE02B7"/>
    <w:rsid w:val="00EE1523"/>
    <w:rsid w:val="00EE6050"/>
    <w:rsid w:val="00EE71F6"/>
    <w:rsid w:val="00EE7B64"/>
    <w:rsid w:val="00EF3C57"/>
    <w:rsid w:val="00EF4F32"/>
    <w:rsid w:val="00EF64FA"/>
    <w:rsid w:val="00F03BEE"/>
    <w:rsid w:val="00F03E21"/>
    <w:rsid w:val="00F05456"/>
    <w:rsid w:val="00F06069"/>
    <w:rsid w:val="00F06107"/>
    <w:rsid w:val="00F065C8"/>
    <w:rsid w:val="00F077C6"/>
    <w:rsid w:val="00F13E0B"/>
    <w:rsid w:val="00F143FD"/>
    <w:rsid w:val="00F1542D"/>
    <w:rsid w:val="00F155E7"/>
    <w:rsid w:val="00F20167"/>
    <w:rsid w:val="00F20998"/>
    <w:rsid w:val="00F20A34"/>
    <w:rsid w:val="00F2197A"/>
    <w:rsid w:val="00F21A10"/>
    <w:rsid w:val="00F241D0"/>
    <w:rsid w:val="00F31FF5"/>
    <w:rsid w:val="00F35DDB"/>
    <w:rsid w:val="00F36FAB"/>
    <w:rsid w:val="00F3742F"/>
    <w:rsid w:val="00F4035A"/>
    <w:rsid w:val="00F41241"/>
    <w:rsid w:val="00F45578"/>
    <w:rsid w:val="00F4727C"/>
    <w:rsid w:val="00F47E76"/>
    <w:rsid w:val="00F5253E"/>
    <w:rsid w:val="00F532EC"/>
    <w:rsid w:val="00F55096"/>
    <w:rsid w:val="00F603C5"/>
    <w:rsid w:val="00F61855"/>
    <w:rsid w:val="00F61CCF"/>
    <w:rsid w:val="00F61E23"/>
    <w:rsid w:val="00F71466"/>
    <w:rsid w:val="00F73E5F"/>
    <w:rsid w:val="00F746CE"/>
    <w:rsid w:val="00F75DA8"/>
    <w:rsid w:val="00F769F5"/>
    <w:rsid w:val="00F87A72"/>
    <w:rsid w:val="00F87CFD"/>
    <w:rsid w:val="00F94EBD"/>
    <w:rsid w:val="00F95309"/>
    <w:rsid w:val="00F97287"/>
    <w:rsid w:val="00FA0513"/>
    <w:rsid w:val="00FA349D"/>
    <w:rsid w:val="00FA415A"/>
    <w:rsid w:val="00FA5E81"/>
    <w:rsid w:val="00FA6569"/>
    <w:rsid w:val="00FA6DF2"/>
    <w:rsid w:val="00FA77DF"/>
    <w:rsid w:val="00FB0E8B"/>
    <w:rsid w:val="00FB1B82"/>
    <w:rsid w:val="00FB3F1E"/>
    <w:rsid w:val="00FB44E5"/>
    <w:rsid w:val="00FB6273"/>
    <w:rsid w:val="00FC0227"/>
    <w:rsid w:val="00FC05EE"/>
    <w:rsid w:val="00FC3235"/>
    <w:rsid w:val="00FC59C9"/>
    <w:rsid w:val="00FC6C98"/>
    <w:rsid w:val="00FC7D30"/>
    <w:rsid w:val="00FC7FA2"/>
    <w:rsid w:val="00FD0C32"/>
    <w:rsid w:val="00FD33C7"/>
    <w:rsid w:val="00FD42B5"/>
    <w:rsid w:val="00FD7805"/>
    <w:rsid w:val="00FE08A6"/>
    <w:rsid w:val="00FE25FB"/>
    <w:rsid w:val="00FE27B4"/>
    <w:rsid w:val="00FF2C17"/>
    <w:rsid w:val="00FF5954"/>
    <w:rsid w:val="00FF6517"/>
    <w:rsid w:val="00FF6CF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silver"/>
    </o:shapedefaults>
    <o:shapelayout v:ext="edit">
      <o:idmap v:ext="edit" data="2"/>
    </o:shapelayout>
  </w:shapeDefaults>
  <w:decimalSymbol w:val="."/>
  <w:listSeparator w:val=","/>
  <w14:docId w14:val="6F58E132"/>
  <w15:docId w15:val="{ED468F0A-B89A-404D-84AB-F1B59471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19"/>
        <w:szCs w:val="19"/>
        <w:lang w:val="de-DE" w:eastAsia="en-US" w:bidi="ar-SA"/>
      </w:rPr>
    </w:rPrDefault>
    <w:pPrDefault>
      <w:pPr>
        <w:spacing w:line="260" w:lineRule="atLeast"/>
      </w:pPr>
    </w:pPrDefault>
  </w:docDefaults>
  <w:latentStyles w:defLockedState="0" w:defUIPriority="99" w:defSemiHidden="0" w:defUnhideWhenUsed="0" w:defQFormat="0" w:count="376">
    <w:lsdException w:name="heading 1" w:uiPriority="2" w:qFormat="1"/>
    <w:lsdException w:name="heading 2" w:uiPriority="2" w:qFormat="1"/>
    <w:lsdException w:name="heading 3" w:uiPriority="2" w:qFormat="1"/>
    <w:lsdException w:name="heading 4" w:uiPriority="2" w:qFormat="1"/>
    <w:lsdException w:name="heading 5" w:semiHidden="1" w:uiPriority="2" w:unhideWhenUsed="1" w:qFormat="1"/>
    <w:lsdException w:name="heading 6" w:semiHidden="1" w:uiPriority="40" w:unhideWhenUsed="1"/>
    <w:lsdException w:name="heading 7" w:semiHidden="1" w:uiPriority="40" w:unhideWhenUsed="1"/>
    <w:lsdException w:name="heading 8" w:semiHidden="1" w:uiPriority="40" w:unhideWhenUsed="1"/>
    <w:lsdException w:name="heading 9" w:semiHidden="1" w:uiPriority="4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4" w:unhideWhenUsed="1"/>
    <w:lsdException w:name="toc 5" w:semiHidden="1" w:uiPriority="44" w:unhideWhenUsed="1"/>
    <w:lsdException w:name="toc 6" w:semiHidden="1" w:uiPriority="44" w:unhideWhenUsed="1"/>
    <w:lsdException w:name="toc 7" w:semiHidden="1" w:uiPriority="44" w:unhideWhenUsed="1"/>
    <w:lsdException w:name="toc 8" w:semiHidden="1" w:uiPriority="44" w:unhideWhenUsed="1"/>
    <w:lsdException w:name="toc 9" w:semiHidden="1" w:uiPriority="44" w:unhideWhenUsed="1"/>
    <w:lsdException w:name="Normal Indent" w:semiHidden="1" w:unhideWhenUsed="1"/>
    <w:lsdException w:name="footnote text" w:semiHidden="1" w:unhideWhenUsed="1"/>
    <w:lsdException w:name="annotation text" w:semiHidden="1" w:unhideWhenUsed="1"/>
    <w:lsdException w:name="header" w:semiHidden="1" w:uiPriority="48" w:unhideWhenUsed="1"/>
    <w:lsdException w:name="footer" w:semiHidden="1" w:uiPriority="48" w:unhideWhenUsed="1"/>
    <w:lsdException w:name="index heading" w:semiHidden="1" w:unhideWhenUsed="1"/>
    <w:lsdException w:name="caption" w:semiHidden="1"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qFormat="1"/>
    <w:lsdException w:name="List Number" w:semiHidden="1" w:unhideWhenUsed="1"/>
    <w:lsdException w:name="List 2" w:semiHidden="1"/>
    <w:lsdException w:name="List 3" w:semiHidden="1"/>
    <w:lsdException w:name="List 4" w:semiHidden="1"/>
    <w:lsdException w:name="List 5" w:semiHidden="1"/>
    <w:lsdException w:name="List Bullet 2" w:uiPriority="1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lsdException w:name="List Number 4" w:semiHidden="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lsdException w:name="Body Text Indent 3" w:semiHidden="1"/>
    <w:lsdException w:name="Block Text" w:uiPriority="2"/>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5"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qFormat="1"/>
    <w:lsdException w:name="Intense Quote" w:semiHidden="1" w:uiPriority="4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49" w:qFormat="1"/>
    <w:lsdException w:name="Intense Reference" w:semiHidden="1" w:uiPriority="49" w:qFormat="1"/>
    <w:lsdException w:name="Book Title" w:semiHidden="1" w:uiPriority="49" w:qFormat="1"/>
    <w:lsdException w:name="Bibliography" w:semiHidden="1" w:uiPriority="49" w:unhideWhenUsed="1"/>
    <w:lsdException w:name="TOC Heading" w:semiHidden="1" w:uiPriority="2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D97442"/>
    <w:rPr>
      <w:kern w:val="12"/>
      <w:lang w:val="en-US"/>
    </w:rPr>
  </w:style>
  <w:style w:type="paragraph" w:styleId="Heading1">
    <w:name w:val="heading 1"/>
    <w:aliases w:val="_Heading 1"/>
    <w:basedOn w:val="ABB-x-Heading"/>
    <w:next w:val="Body"/>
    <w:link w:val="Heading1Char"/>
    <w:uiPriority w:val="2"/>
    <w:qFormat/>
    <w:rsid w:val="005E7DA9"/>
    <w:pPr>
      <w:numPr>
        <w:numId w:val="14"/>
      </w:numPr>
      <w:spacing w:before="480" w:line="240" w:lineRule="auto"/>
      <w:outlineLvl w:val="0"/>
    </w:pPr>
    <w:rPr>
      <w:rFonts w:eastAsiaTheme="majorEastAsia" w:cstheme="majorBidi"/>
      <w:bCs/>
      <w:sz w:val="40"/>
      <w:szCs w:val="28"/>
    </w:rPr>
  </w:style>
  <w:style w:type="paragraph" w:styleId="Heading2">
    <w:name w:val="heading 2"/>
    <w:aliases w:val="_Heading 2"/>
    <w:basedOn w:val="ABB-x-Heading"/>
    <w:next w:val="Body"/>
    <w:link w:val="Heading2Char"/>
    <w:uiPriority w:val="2"/>
    <w:qFormat/>
    <w:rsid w:val="005E7DA9"/>
    <w:pPr>
      <w:numPr>
        <w:ilvl w:val="1"/>
        <w:numId w:val="14"/>
      </w:numPr>
      <w:spacing w:before="380" w:line="240" w:lineRule="auto"/>
      <w:outlineLvl w:val="1"/>
    </w:pPr>
    <w:rPr>
      <w:sz w:val="32"/>
      <w:szCs w:val="26"/>
    </w:rPr>
  </w:style>
  <w:style w:type="paragraph" w:styleId="Heading3">
    <w:name w:val="heading 3"/>
    <w:aliases w:val="_Heading 3"/>
    <w:basedOn w:val="ABB-x-Heading"/>
    <w:next w:val="Body"/>
    <w:link w:val="Heading3Char"/>
    <w:uiPriority w:val="2"/>
    <w:qFormat/>
    <w:rsid w:val="005E7DA9"/>
    <w:pPr>
      <w:numPr>
        <w:ilvl w:val="2"/>
        <w:numId w:val="14"/>
      </w:numPr>
      <w:spacing w:before="290" w:line="240" w:lineRule="auto"/>
      <w:outlineLvl w:val="2"/>
    </w:pPr>
    <w:rPr>
      <w:sz w:val="24"/>
    </w:rPr>
  </w:style>
  <w:style w:type="paragraph" w:styleId="Heading4">
    <w:name w:val="heading 4"/>
    <w:aliases w:val="_Heading 4"/>
    <w:basedOn w:val="ABB-x-Heading"/>
    <w:next w:val="Body"/>
    <w:link w:val="Heading4Char"/>
    <w:uiPriority w:val="2"/>
    <w:qFormat/>
    <w:rsid w:val="00491B9C"/>
    <w:pPr>
      <w:numPr>
        <w:ilvl w:val="3"/>
        <w:numId w:val="14"/>
      </w:numPr>
      <w:outlineLvl w:val="3"/>
    </w:pPr>
    <w:rPr>
      <w:rFonts w:eastAsiaTheme="majorEastAsia" w:cstheme="majorBidi"/>
      <w:bCs/>
      <w:iCs/>
    </w:rPr>
  </w:style>
  <w:style w:type="paragraph" w:styleId="Heading5">
    <w:name w:val="heading 5"/>
    <w:aliases w:val="_Heading 5"/>
    <w:basedOn w:val="ABB-x-Heading"/>
    <w:next w:val="Body"/>
    <w:link w:val="Heading5Char"/>
    <w:uiPriority w:val="2"/>
    <w:qFormat/>
    <w:rsid w:val="00491B9C"/>
    <w:pPr>
      <w:numPr>
        <w:ilvl w:val="4"/>
        <w:numId w:val="14"/>
      </w:numPr>
      <w:spacing w:before="200"/>
      <w:outlineLvl w:val="4"/>
    </w:pPr>
    <w:rPr>
      <w:rFonts w:eastAsiaTheme="majorEastAsia" w:cstheme="majorBidi"/>
    </w:rPr>
  </w:style>
  <w:style w:type="paragraph" w:styleId="Heading6">
    <w:name w:val="heading 6"/>
    <w:basedOn w:val="ABB-x-Heading"/>
    <w:next w:val="Body"/>
    <w:link w:val="Heading6Char"/>
    <w:uiPriority w:val="40"/>
    <w:semiHidden/>
    <w:rsid w:val="00C056C8"/>
    <w:pPr>
      <w:spacing w:before="200"/>
      <w:outlineLvl w:val="5"/>
    </w:pPr>
    <w:rPr>
      <w:rFonts w:eastAsiaTheme="majorEastAsia" w:cstheme="majorBidi"/>
      <w:iCs/>
    </w:rPr>
  </w:style>
  <w:style w:type="paragraph" w:styleId="Heading7">
    <w:name w:val="heading 7"/>
    <w:basedOn w:val="ABB-x-Heading"/>
    <w:next w:val="Body"/>
    <w:link w:val="Heading7Char"/>
    <w:uiPriority w:val="40"/>
    <w:semiHidden/>
    <w:rsid w:val="00C056C8"/>
    <w:pPr>
      <w:spacing w:before="200"/>
      <w:outlineLvl w:val="6"/>
    </w:pPr>
    <w:rPr>
      <w:rFonts w:eastAsiaTheme="majorEastAsia" w:cstheme="majorBidi"/>
      <w:iCs/>
    </w:rPr>
  </w:style>
  <w:style w:type="paragraph" w:styleId="Heading8">
    <w:name w:val="heading 8"/>
    <w:basedOn w:val="ABB-x-Heading"/>
    <w:next w:val="Body"/>
    <w:link w:val="Heading8Char"/>
    <w:uiPriority w:val="40"/>
    <w:semiHidden/>
    <w:rsid w:val="00C056C8"/>
    <w:pPr>
      <w:spacing w:before="200"/>
      <w:outlineLvl w:val="7"/>
    </w:pPr>
    <w:rPr>
      <w:rFonts w:eastAsiaTheme="majorEastAsia" w:cstheme="majorBidi"/>
    </w:rPr>
  </w:style>
  <w:style w:type="paragraph" w:styleId="Heading9">
    <w:name w:val="heading 9"/>
    <w:basedOn w:val="ABB-x-Heading"/>
    <w:next w:val="Body"/>
    <w:link w:val="Heading9Char"/>
    <w:uiPriority w:val="40"/>
    <w:semiHidden/>
    <w:rsid w:val="002E7AE9"/>
    <w:pPr>
      <w:spacing w:before="200"/>
      <w:outlineLvl w:val="8"/>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64B"/>
    <w:pPr>
      <w:ind w:left="284"/>
      <w:contextualSpacing/>
    </w:pPr>
  </w:style>
  <w:style w:type="paragraph" w:styleId="ListNumber">
    <w:name w:val="List Number"/>
    <w:basedOn w:val="Normal"/>
    <w:uiPriority w:val="29"/>
    <w:semiHidden/>
    <w:rsid w:val="00827A1B"/>
    <w:pPr>
      <w:contextualSpacing/>
    </w:pPr>
  </w:style>
  <w:style w:type="paragraph" w:styleId="ListNumber2">
    <w:name w:val="List Number 2"/>
    <w:basedOn w:val="ListNumber"/>
    <w:uiPriority w:val="99"/>
    <w:semiHidden/>
    <w:rsid w:val="00D90C5F"/>
  </w:style>
  <w:style w:type="numbering" w:customStyle="1" w:styleId="ABBBulletList">
    <w:name w:val="ABB Bullet List"/>
    <w:uiPriority w:val="99"/>
    <w:rsid w:val="004F0DCD"/>
    <w:pPr>
      <w:numPr>
        <w:numId w:val="1"/>
      </w:numPr>
    </w:pPr>
  </w:style>
  <w:style w:type="numbering" w:customStyle="1" w:styleId="ABBNumberedList">
    <w:name w:val="ABB Numbered List"/>
    <w:uiPriority w:val="99"/>
    <w:rsid w:val="00827A1B"/>
    <w:pPr>
      <w:numPr>
        <w:numId w:val="2"/>
      </w:numPr>
    </w:pPr>
  </w:style>
  <w:style w:type="character" w:styleId="Emphasis">
    <w:name w:val="Emphasis"/>
    <w:basedOn w:val="DefaultParagraphFont"/>
    <w:uiPriority w:val="99"/>
    <w:semiHidden/>
    <w:rsid w:val="007B7FEE"/>
    <w:rPr>
      <w:i/>
      <w:iCs/>
    </w:rPr>
  </w:style>
  <w:style w:type="character" w:styleId="SubtleEmphasis">
    <w:name w:val="Subtle Emphasis"/>
    <w:basedOn w:val="DefaultParagraphFont"/>
    <w:uiPriority w:val="49"/>
    <w:semiHidden/>
    <w:qFormat/>
    <w:rsid w:val="007B7FEE"/>
    <w:rPr>
      <w:i/>
      <w:iCs/>
      <w:color w:val="808080" w:themeColor="text1" w:themeTint="7F"/>
    </w:rPr>
  </w:style>
  <w:style w:type="character" w:styleId="IntenseEmphasis">
    <w:name w:val="Intense Emphasis"/>
    <w:basedOn w:val="DefaultParagraphFont"/>
    <w:uiPriority w:val="99"/>
    <w:semiHidden/>
    <w:rsid w:val="002A033B"/>
    <w:rPr>
      <w:b/>
      <w:bCs/>
      <w:iCs/>
      <w:color w:val="auto"/>
    </w:rPr>
  </w:style>
  <w:style w:type="character" w:styleId="Strong">
    <w:name w:val="Strong"/>
    <w:basedOn w:val="DefaultParagraphFont"/>
    <w:uiPriority w:val="99"/>
    <w:semiHidden/>
    <w:qFormat/>
    <w:rsid w:val="00F603C5"/>
    <w:rPr>
      <w:rFonts w:asciiTheme="minorHAnsi" w:hAnsiTheme="minorHAnsi"/>
      <w:b/>
      <w:bCs/>
    </w:rPr>
  </w:style>
  <w:style w:type="paragraph" w:styleId="Title">
    <w:name w:val="Title"/>
    <w:aliases w:val="_T2 Title"/>
    <w:basedOn w:val="ABB-x-Heading"/>
    <w:next w:val="Subtitle"/>
    <w:link w:val="TitleChar"/>
    <w:uiPriority w:val="10"/>
    <w:qFormat/>
    <w:rsid w:val="006C4025"/>
    <w:pPr>
      <w:spacing w:before="0" w:after="0" w:line="240" w:lineRule="auto"/>
    </w:pPr>
    <w:rPr>
      <w:rFonts w:eastAsiaTheme="majorEastAsia" w:cstheme="majorBidi"/>
      <w:sz w:val="50"/>
      <w:szCs w:val="52"/>
    </w:rPr>
  </w:style>
  <w:style w:type="character" w:customStyle="1" w:styleId="TitleChar">
    <w:name w:val="Title Char"/>
    <w:aliases w:val="_T2 Title Char"/>
    <w:basedOn w:val="DefaultParagraphFont"/>
    <w:link w:val="Title"/>
    <w:uiPriority w:val="10"/>
    <w:rsid w:val="006C4025"/>
    <w:rPr>
      <w:rFonts w:asciiTheme="majorHAnsi" w:eastAsiaTheme="majorEastAsia" w:hAnsiTheme="majorHAnsi" w:cstheme="majorBidi"/>
      <w:b/>
      <w:kern w:val="12"/>
      <w:sz w:val="50"/>
      <w:szCs w:val="52"/>
      <w:lang w:val="en-US"/>
    </w:rPr>
  </w:style>
  <w:style w:type="paragraph" w:styleId="Caption">
    <w:name w:val="caption"/>
    <w:aliases w:val="_Fig Caption"/>
    <w:basedOn w:val="Body"/>
    <w:next w:val="Body"/>
    <w:uiPriority w:val="7"/>
    <w:qFormat/>
    <w:rsid w:val="00C61B45"/>
    <w:pPr>
      <w:keepLines/>
      <w:spacing w:before="130" w:after="260"/>
    </w:pPr>
    <w:rPr>
      <w:bCs/>
      <w:szCs w:val="18"/>
    </w:rPr>
  </w:style>
  <w:style w:type="character" w:styleId="FollowedHyperlink">
    <w:name w:val="FollowedHyperlink"/>
    <w:basedOn w:val="Hyperlink"/>
    <w:uiPriority w:val="99"/>
    <w:semiHidden/>
    <w:rsid w:val="00F87CFD"/>
    <w:rPr>
      <w:color w:val="6E6E6E" w:themeColor="followedHyperlink"/>
      <w:u w:val="none"/>
    </w:rPr>
  </w:style>
  <w:style w:type="paragraph" w:customStyle="1" w:styleId="zzNoPreprint">
    <w:name w:val="zz_NoPreprint"/>
    <w:basedOn w:val="ABB-x-HeaderFooter"/>
    <w:uiPriority w:val="99"/>
    <w:semiHidden/>
    <w:rsid w:val="004F6000"/>
    <w:rPr>
      <w:color w:val="BFBFBF" w:themeColor="background1" w:themeShade="BF"/>
    </w:rPr>
  </w:style>
  <w:style w:type="character" w:styleId="Hyperlink">
    <w:name w:val="Hyperlink"/>
    <w:basedOn w:val="DefaultParagraphFont"/>
    <w:uiPriority w:val="99"/>
    <w:rsid w:val="00F87CFD"/>
    <w:rPr>
      <w:color w:val="A9A9A9" w:themeColor="hyperlink"/>
      <w:u w:val="none"/>
    </w:rPr>
  </w:style>
  <w:style w:type="character" w:customStyle="1" w:styleId="Heading1Char">
    <w:name w:val="Heading 1 Char"/>
    <w:aliases w:val="_Heading 1 Char"/>
    <w:basedOn w:val="DefaultParagraphFont"/>
    <w:link w:val="Heading1"/>
    <w:uiPriority w:val="2"/>
    <w:rsid w:val="005E7DA9"/>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5E7DA9"/>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5E7DA9"/>
    <w:rPr>
      <w:rFonts w:asciiTheme="majorHAnsi" w:hAnsiTheme="majorHAnsi"/>
      <w:b/>
      <w:kern w:val="12"/>
      <w:sz w:val="24"/>
      <w:lang w:val="en-US"/>
    </w:rPr>
  </w:style>
  <w:style w:type="paragraph" w:styleId="Subtitle">
    <w:name w:val="Subtitle"/>
    <w:aliases w:val="_T3 Subtitle"/>
    <w:basedOn w:val="Title"/>
    <w:next w:val="T4Spacer"/>
    <w:link w:val="SubtitleChar"/>
    <w:uiPriority w:val="10"/>
    <w:qFormat/>
    <w:rsid w:val="006C4025"/>
    <w:pPr>
      <w:numPr>
        <w:ilvl w:val="1"/>
      </w:numPr>
      <w:ind w:left="-992"/>
    </w:pPr>
    <w:rPr>
      <w:rFonts w:ascii="ABBvoice Light" w:hAnsi="ABBvoice Light"/>
      <w:b w:val="0"/>
      <w:iCs/>
      <w:szCs w:val="24"/>
    </w:rPr>
  </w:style>
  <w:style w:type="character" w:customStyle="1" w:styleId="SubtitleChar">
    <w:name w:val="Subtitle Char"/>
    <w:aliases w:val="_T3 Subtitle Char"/>
    <w:basedOn w:val="DefaultParagraphFont"/>
    <w:link w:val="Subtitle"/>
    <w:uiPriority w:val="10"/>
    <w:rsid w:val="006C4025"/>
    <w:rPr>
      <w:rFonts w:ascii="ABBvoice Light" w:eastAsiaTheme="majorEastAsia" w:hAnsi="ABBvoice Light" w:cstheme="majorBidi"/>
      <w:iCs/>
      <w:kern w:val="12"/>
      <w:sz w:val="50"/>
      <w:szCs w:val="24"/>
      <w:lang w:val="en-US"/>
    </w:rPr>
  </w:style>
  <w:style w:type="paragraph" w:styleId="Closing">
    <w:name w:val="Closing"/>
    <w:basedOn w:val="Normal"/>
    <w:next w:val="Signature"/>
    <w:link w:val="ClosingChar"/>
    <w:uiPriority w:val="99"/>
    <w:semiHidden/>
    <w:rsid w:val="002C564B"/>
  </w:style>
  <w:style w:type="character" w:customStyle="1" w:styleId="ClosingChar">
    <w:name w:val="Closing Char"/>
    <w:basedOn w:val="DefaultParagraphFont"/>
    <w:link w:val="Closing"/>
    <w:uiPriority w:val="99"/>
    <w:semiHidden/>
    <w:rsid w:val="007F3F17"/>
    <w:rPr>
      <w:kern w:val="12"/>
      <w:lang w:val="en-US"/>
      <w14:numSpacing w14:val="tabular"/>
    </w:rPr>
  </w:style>
  <w:style w:type="paragraph" w:styleId="EnvelopeReturn">
    <w:name w:val="envelope return"/>
    <w:basedOn w:val="Normal"/>
    <w:next w:val="EnvelopeAddress"/>
    <w:uiPriority w:val="99"/>
    <w:semiHidden/>
    <w:rsid w:val="004F3B84"/>
    <w:pPr>
      <w:framePr w:w="4536" w:wrap="notBeside" w:vAnchor="page" w:hAnchor="margin" w:y="2836" w:anchorLock="1"/>
    </w:pPr>
    <w:rPr>
      <w:rFonts w:eastAsiaTheme="majorEastAsia" w:cstheme="majorBidi"/>
      <w:sz w:val="16"/>
    </w:rPr>
  </w:style>
  <w:style w:type="paragraph" w:styleId="EnvelopeAddress">
    <w:name w:val="envelope address"/>
    <w:basedOn w:val="Normal"/>
    <w:uiPriority w:val="99"/>
    <w:semiHidden/>
    <w:rsid w:val="00851D6F"/>
    <w:pPr>
      <w:framePr w:w="4536" w:h="1985" w:hRule="exact" w:wrap="notBeside" w:hAnchor="margin" w:yAlign="top" w:anchorLock="1"/>
    </w:pPr>
    <w:rPr>
      <w:rFonts w:eastAsiaTheme="majorEastAsia" w:cstheme="majorBidi"/>
      <w:szCs w:val="24"/>
    </w:rPr>
  </w:style>
  <w:style w:type="paragraph" w:styleId="Signature">
    <w:name w:val="Signature"/>
    <w:basedOn w:val="Normal"/>
    <w:next w:val="Normal"/>
    <w:link w:val="SignatureChar"/>
    <w:uiPriority w:val="99"/>
    <w:semiHidden/>
    <w:rsid w:val="001716A3"/>
  </w:style>
  <w:style w:type="character" w:customStyle="1" w:styleId="SignatureChar">
    <w:name w:val="Signature Char"/>
    <w:basedOn w:val="DefaultParagraphFont"/>
    <w:link w:val="Signature"/>
    <w:uiPriority w:val="99"/>
    <w:semiHidden/>
    <w:rsid w:val="007475B1"/>
    <w:rPr>
      <w:kern w:val="12"/>
      <w:lang w:val="en-US"/>
      <w14:numSpacing w14:val="tabular"/>
    </w:rPr>
  </w:style>
  <w:style w:type="paragraph" w:styleId="Header">
    <w:name w:val="header"/>
    <w:basedOn w:val="ABB-x-HeaderFooter"/>
    <w:link w:val="HeaderChar"/>
    <w:uiPriority w:val="48"/>
    <w:semiHidden/>
    <w:rsid w:val="00981245"/>
  </w:style>
  <w:style w:type="character" w:customStyle="1" w:styleId="HeaderChar">
    <w:name w:val="Header Char"/>
    <w:basedOn w:val="DefaultParagraphFont"/>
    <w:link w:val="Header"/>
    <w:uiPriority w:val="48"/>
    <w:semiHidden/>
    <w:rsid w:val="00981245"/>
    <w:rPr>
      <w:caps/>
      <w:spacing w:val="16"/>
      <w:kern w:val="12"/>
      <w:sz w:val="16"/>
      <w:lang w:val="en-US"/>
    </w:rPr>
  </w:style>
  <w:style w:type="paragraph" w:styleId="Footer">
    <w:name w:val="footer"/>
    <w:basedOn w:val="ABB-x-HeaderFooter"/>
    <w:link w:val="FooterChar"/>
    <w:uiPriority w:val="48"/>
    <w:semiHidden/>
    <w:rsid w:val="00D6251A"/>
    <w:pPr>
      <w:spacing w:line="240" w:lineRule="auto"/>
    </w:pPr>
    <w:rPr>
      <w:caps w:val="0"/>
      <w:spacing w:val="0"/>
    </w:rPr>
  </w:style>
  <w:style w:type="character" w:customStyle="1" w:styleId="FooterChar">
    <w:name w:val="Footer Char"/>
    <w:basedOn w:val="DefaultParagraphFont"/>
    <w:link w:val="Footer"/>
    <w:uiPriority w:val="48"/>
    <w:semiHidden/>
    <w:rsid w:val="00D97442"/>
    <w:rPr>
      <w:kern w:val="12"/>
      <w:sz w:val="16"/>
      <w:lang w:val="en-US"/>
    </w:rPr>
  </w:style>
  <w:style w:type="paragraph" w:customStyle="1" w:styleId="Informationsblock">
    <w:name w:val="Informationsblock"/>
    <w:basedOn w:val="ABB-x-HeaderFooter"/>
    <w:uiPriority w:val="99"/>
    <w:semiHidden/>
    <w:rsid w:val="00851D6F"/>
    <w:pPr>
      <w:framePr w:w="2552" w:wrap="around" w:hAnchor="page" w:x="9073" w:yAlign="top" w:anchorLock="1"/>
    </w:pPr>
  </w:style>
  <w:style w:type="paragraph" w:customStyle="1" w:styleId="Image">
    <w:name w:val="_Image"/>
    <w:basedOn w:val="ABB-x-Normal"/>
    <w:next w:val="Caption"/>
    <w:uiPriority w:val="8"/>
    <w:rsid w:val="00A3518E"/>
    <w:pPr>
      <w:keepNext/>
      <w:keepLines/>
      <w:spacing w:before="65" w:after="65"/>
    </w:pPr>
  </w:style>
  <w:style w:type="paragraph" w:customStyle="1" w:styleId="Betreff">
    <w:name w:val="Betreff"/>
    <w:basedOn w:val="Normal"/>
    <w:next w:val="Normal"/>
    <w:uiPriority w:val="99"/>
    <w:semiHidden/>
    <w:rsid w:val="00D17B0F"/>
    <w:pPr>
      <w:spacing w:after="280"/>
    </w:pPr>
    <w:rPr>
      <w:rFonts w:asciiTheme="majorHAnsi" w:hAnsiTheme="majorHAnsi"/>
    </w:rPr>
  </w:style>
  <w:style w:type="paragraph" w:styleId="Date">
    <w:name w:val="Date"/>
    <w:basedOn w:val="Normal"/>
    <w:next w:val="Betreff"/>
    <w:link w:val="DateChar"/>
    <w:uiPriority w:val="99"/>
    <w:semiHidden/>
    <w:rsid w:val="00DB2D8E"/>
  </w:style>
  <w:style w:type="character" w:customStyle="1" w:styleId="DateChar">
    <w:name w:val="Date Char"/>
    <w:basedOn w:val="DefaultParagraphFont"/>
    <w:link w:val="Date"/>
    <w:uiPriority w:val="99"/>
    <w:semiHidden/>
    <w:rsid w:val="007F3F17"/>
    <w:rPr>
      <w:kern w:val="12"/>
      <w:lang w:val="en-US"/>
      <w14:numSpacing w14:val="tabular"/>
    </w:rPr>
  </w:style>
  <w:style w:type="paragraph" w:customStyle="1" w:styleId="ABB-x-Heading">
    <w:name w:val="ABB-x-Heading"/>
    <w:basedOn w:val="ABB-x-Normal"/>
    <w:uiPriority w:val="99"/>
    <w:semiHidden/>
    <w:rsid w:val="006C4025"/>
    <w:pPr>
      <w:keepNext/>
      <w:keepLines/>
      <w:suppressAutoHyphens/>
      <w:spacing w:before="260" w:after="130"/>
      <w:ind w:left="-992"/>
      <w:contextualSpacing/>
    </w:pPr>
    <w:rPr>
      <w:rFonts w:asciiTheme="majorHAnsi" w:hAnsiTheme="majorHAnsi"/>
      <w:b/>
    </w:rPr>
  </w:style>
  <w:style w:type="paragraph" w:customStyle="1" w:styleId="ABB-x-HeaderFooter">
    <w:name w:val="ABB-x-HeaderFooter"/>
    <w:basedOn w:val="ABB-x-NormalLight"/>
    <w:uiPriority w:val="99"/>
    <w:semiHidden/>
    <w:rsid w:val="006C4025"/>
    <w:pPr>
      <w:tabs>
        <w:tab w:val="right" w:pos="9356"/>
      </w:tabs>
      <w:suppressAutoHyphens/>
      <w:spacing w:line="220" w:lineRule="atLeast"/>
      <w:ind w:left="-992"/>
    </w:pPr>
    <w:rPr>
      <w:caps/>
      <w:spacing w:val="16"/>
      <w:sz w:val="16"/>
    </w:rPr>
  </w:style>
  <w:style w:type="paragraph" w:customStyle="1" w:styleId="Geschftsangaben">
    <w:name w:val="Geschäftsangaben"/>
    <w:basedOn w:val="ABB-x-HeaderFooter"/>
    <w:uiPriority w:val="99"/>
    <w:semiHidden/>
    <w:rsid w:val="00A200E2"/>
    <w:pPr>
      <w:framePr w:w="2552" w:wrap="around" w:hAnchor="page" w:x="9073" w:y="2881" w:anchorLock="1"/>
    </w:pPr>
  </w:style>
  <w:style w:type="paragraph" w:styleId="ListBullet">
    <w:name w:val="List Bullet"/>
    <w:basedOn w:val="Normal"/>
    <w:uiPriority w:val="29"/>
    <w:semiHidden/>
    <w:qFormat/>
    <w:rsid w:val="004F0DCD"/>
    <w:pPr>
      <w:contextualSpacing/>
    </w:pPr>
  </w:style>
  <w:style w:type="paragraph" w:customStyle="1" w:styleId="Autor">
    <w:name w:val="Autor"/>
    <w:basedOn w:val="Normal"/>
    <w:uiPriority w:val="99"/>
    <w:semiHidden/>
    <w:rsid w:val="006B1924"/>
  </w:style>
  <w:style w:type="character" w:styleId="HTMLCode">
    <w:name w:val="HTML Code"/>
    <w:aliases w:val="Code"/>
    <w:basedOn w:val="DefaultParagraphFont"/>
    <w:uiPriority w:val="99"/>
    <w:semiHidden/>
    <w:rsid w:val="0008259C"/>
    <w:rPr>
      <w:rFonts w:ascii="Courier New" w:hAnsi="Courier New"/>
      <w:sz w:val="20"/>
      <w:szCs w:val="20"/>
    </w:rPr>
  </w:style>
  <w:style w:type="paragraph" w:customStyle="1" w:styleId="TableCaption">
    <w:name w:val="_Table Caption"/>
    <w:basedOn w:val="ABB-x-Heading"/>
    <w:next w:val="Nospacing"/>
    <w:uiPriority w:val="29"/>
    <w:rsid w:val="009A28F3"/>
    <w:pPr>
      <w:spacing w:after="100"/>
      <w:ind w:left="0"/>
    </w:pPr>
    <w:rPr>
      <w:b w:val="0"/>
    </w:rPr>
  </w:style>
  <w:style w:type="character" w:customStyle="1" w:styleId="Heading4Char">
    <w:name w:val="Heading 4 Char"/>
    <w:aliases w:val="_Heading 4 Char"/>
    <w:basedOn w:val="DefaultParagraphFont"/>
    <w:link w:val="Heading4"/>
    <w:uiPriority w:val="2"/>
    <w:rsid w:val="00491B9C"/>
    <w:rPr>
      <w:rFonts w:asciiTheme="majorHAnsi" w:eastAsiaTheme="majorEastAsia" w:hAnsiTheme="majorHAnsi" w:cstheme="majorBidi"/>
      <w:b/>
      <w:bCs/>
      <w:iCs/>
      <w:kern w:val="12"/>
      <w:lang w:val="en-US"/>
    </w:rPr>
  </w:style>
  <w:style w:type="paragraph" w:styleId="BlockText">
    <w:name w:val="Block Text"/>
    <w:basedOn w:val="Normal"/>
    <w:uiPriority w:val="99"/>
    <w:semiHidden/>
    <w:rsid w:val="00773247"/>
    <w:pPr>
      <w:ind w:left="284" w:right="284"/>
    </w:pPr>
    <w:rPr>
      <w:rFonts w:eastAsiaTheme="minorEastAsia"/>
      <w:i/>
      <w:iCs/>
    </w:rPr>
  </w:style>
  <w:style w:type="paragraph" w:styleId="BalloonText">
    <w:name w:val="Balloon Text"/>
    <w:basedOn w:val="Normal"/>
    <w:link w:val="BalloonTextChar"/>
    <w:uiPriority w:val="99"/>
    <w:semiHidden/>
    <w:rsid w:val="00350B62"/>
    <w:rPr>
      <w:rFonts w:ascii="Tahoma" w:hAnsi="Tahoma" w:cs="Tahoma"/>
      <w:sz w:val="16"/>
      <w:szCs w:val="16"/>
    </w:rPr>
  </w:style>
  <w:style w:type="character" w:customStyle="1" w:styleId="BalloonTextChar">
    <w:name w:val="Balloon Text Char"/>
    <w:basedOn w:val="DefaultParagraphFont"/>
    <w:link w:val="BalloonText"/>
    <w:uiPriority w:val="99"/>
    <w:semiHidden/>
    <w:rsid w:val="00350B62"/>
    <w:rPr>
      <w:rFonts w:ascii="Tahoma" w:hAnsi="Tahoma" w:cs="Tahoma"/>
      <w:kern w:val="12"/>
      <w:sz w:val="16"/>
      <w:szCs w:val="16"/>
    </w:rPr>
  </w:style>
  <w:style w:type="paragraph" w:styleId="TOCHeading">
    <w:name w:val="TOC Heading"/>
    <w:basedOn w:val="ABB-x-Heading"/>
    <w:next w:val="Body"/>
    <w:uiPriority w:val="29"/>
    <w:qFormat/>
    <w:rsid w:val="005E7DA9"/>
    <w:pPr>
      <w:spacing w:before="480" w:line="240" w:lineRule="auto"/>
      <w:ind w:left="0"/>
    </w:pPr>
    <w:rPr>
      <w:sz w:val="40"/>
    </w:rPr>
  </w:style>
  <w:style w:type="paragraph" w:styleId="TOC1">
    <w:name w:val="toc 1"/>
    <w:basedOn w:val="ABB-x-Normal"/>
    <w:uiPriority w:val="39"/>
    <w:rsid w:val="005736C4"/>
    <w:pPr>
      <w:spacing w:before="130"/>
      <w:ind w:left="284" w:right="1134" w:hanging="284"/>
    </w:pPr>
    <w:rPr>
      <w:b/>
    </w:rPr>
  </w:style>
  <w:style w:type="paragraph" w:styleId="TOC2">
    <w:name w:val="toc 2"/>
    <w:basedOn w:val="TOC1"/>
    <w:uiPriority w:val="39"/>
    <w:rsid w:val="00475F0A"/>
    <w:pPr>
      <w:spacing w:before="0"/>
      <w:ind w:left="851" w:hanging="567"/>
    </w:pPr>
    <w:rPr>
      <w:b w:val="0"/>
    </w:rPr>
  </w:style>
  <w:style w:type="paragraph" w:styleId="TOC3">
    <w:name w:val="toc 3"/>
    <w:basedOn w:val="TOC2"/>
    <w:uiPriority w:val="39"/>
    <w:rsid w:val="00475F0A"/>
    <w:pPr>
      <w:ind w:left="1702" w:hanging="851"/>
    </w:pPr>
  </w:style>
  <w:style w:type="paragraph" w:styleId="TOC4">
    <w:name w:val="toc 4"/>
    <w:basedOn w:val="TOC3"/>
    <w:next w:val="Normal"/>
    <w:uiPriority w:val="44"/>
    <w:semiHidden/>
    <w:rsid w:val="002E7AE9"/>
    <w:pPr>
      <w:ind w:left="600"/>
    </w:pPr>
  </w:style>
  <w:style w:type="paragraph" w:styleId="TOC5">
    <w:name w:val="toc 5"/>
    <w:basedOn w:val="TOC4"/>
    <w:next w:val="Normal"/>
    <w:uiPriority w:val="44"/>
    <w:semiHidden/>
    <w:rsid w:val="002E7AE9"/>
    <w:pPr>
      <w:ind w:left="800"/>
    </w:pPr>
  </w:style>
  <w:style w:type="paragraph" w:styleId="TOC6">
    <w:name w:val="toc 6"/>
    <w:basedOn w:val="TOC5"/>
    <w:next w:val="Normal"/>
    <w:uiPriority w:val="44"/>
    <w:semiHidden/>
    <w:rsid w:val="002E7AE9"/>
    <w:pPr>
      <w:ind w:left="1000"/>
    </w:pPr>
  </w:style>
  <w:style w:type="paragraph" w:styleId="TOC7">
    <w:name w:val="toc 7"/>
    <w:basedOn w:val="TOC6"/>
    <w:next w:val="Normal"/>
    <w:uiPriority w:val="44"/>
    <w:semiHidden/>
    <w:rsid w:val="002E7AE9"/>
    <w:pPr>
      <w:ind w:left="1200"/>
    </w:pPr>
  </w:style>
  <w:style w:type="paragraph" w:styleId="TOC8">
    <w:name w:val="toc 8"/>
    <w:basedOn w:val="TOC7"/>
    <w:next w:val="Normal"/>
    <w:uiPriority w:val="44"/>
    <w:semiHidden/>
    <w:rsid w:val="002E7AE9"/>
    <w:pPr>
      <w:ind w:left="1400"/>
    </w:pPr>
  </w:style>
  <w:style w:type="paragraph" w:styleId="TOC9">
    <w:name w:val="toc 9"/>
    <w:basedOn w:val="TOC8"/>
    <w:next w:val="Normal"/>
    <w:uiPriority w:val="44"/>
    <w:semiHidden/>
    <w:rsid w:val="002E7AE9"/>
    <w:pPr>
      <w:ind w:left="1600"/>
    </w:pPr>
  </w:style>
  <w:style w:type="character" w:customStyle="1" w:styleId="Heading5Char">
    <w:name w:val="Heading 5 Char"/>
    <w:aliases w:val="_Heading 5 Char"/>
    <w:basedOn w:val="DefaultParagraphFont"/>
    <w:link w:val="Heading5"/>
    <w:uiPriority w:val="2"/>
    <w:rsid w:val="00491B9C"/>
    <w:rPr>
      <w:rFonts w:asciiTheme="majorHAnsi" w:eastAsiaTheme="majorEastAsia" w:hAnsiTheme="majorHAnsi" w:cstheme="majorBidi"/>
      <w:b/>
      <w:kern w:val="12"/>
      <w:lang w:val="en-US"/>
    </w:rPr>
  </w:style>
  <w:style w:type="character" w:customStyle="1" w:styleId="Heading6Char">
    <w:name w:val="Heading 6 Char"/>
    <w:basedOn w:val="DefaultParagraphFont"/>
    <w:link w:val="Heading6"/>
    <w:uiPriority w:val="40"/>
    <w:semiHidden/>
    <w:rsid w:val="008F6D84"/>
    <w:rPr>
      <w:rFonts w:asciiTheme="majorHAnsi" w:eastAsiaTheme="majorEastAsia" w:hAnsiTheme="majorHAnsi" w:cstheme="majorBidi"/>
      <w:b/>
      <w:iCs/>
      <w:kern w:val="12"/>
      <w:lang w:val="en-US"/>
    </w:rPr>
  </w:style>
  <w:style w:type="character" w:customStyle="1" w:styleId="Heading7Char">
    <w:name w:val="Heading 7 Char"/>
    <w:basedOn w:val="DefaultParagraphFont"/>
    <w:link w:val="Heading7"/>
    <w:uiPriority w:val="40"/>
    <w:semiHidden/>
    <w:rsid w:val="008F6D84"/>
    <w:rPr>
      <w:rFonts w:asciiTheme="majorHAnsi" w:eastAsiaTheme="majorEastAsia" w:hAnsiTheme="majorHAnsi" w:cstheme="majorBidi"/>
      <w:b/>
      <w:iCs/>
      <w:kern w:val="12"/>
      <w:lang w:val="en-US"/>
    </w:rPr>
  </w:style>
  <w:style w:type="character" w:customStyle="1" w:styleId="Heading8Char">
    <w:name w:val="Heading 8 Char"/>
    <w:basedOn w:val="DefaultParagraphFont"/>
    <w:link w:val="Heading8"/>
    <w:uiPriority w:val="40"/>
    <w:semiHidden/>
    <w:rsid w:val="008F6D84"/>
    <w:rPr>
      <w:rFonts w:asciiTheme="majorHAnsi" w:eastAsiaTheme="majorEastAsia" w:hAnsiTheme="majorHAnsi" w:cstheme="majorBidi"/>
      <w:b/>
      <w:kern w:val="12"/>
      <w:lang w:val="en-US"/>
    </w:rPr>
  </w:style>
  <w:style w:type="character" w:customStyle="1" w:styleId="Heading9Char">
    <w:name w:val="Heading 9 Char"/>
    <w:basedOn w:val="DefaultParagraphFont"/>
    <w:link w:val="Heading9"/>
    <w:uiPriority w:val="40"/>
    <w:semiHidden/>
    <w:rsid w:val="008F6D84"/>
    <w:rPr>
      <w:rFonts w:asciiTheme="majorHAnsi" w:eastAsiaTheme="majorEastAsia" w:hAnsiTheme="majorHAnsi" w:cstheme="majorBidi"/>
      <w:b/>
      <w:iCs/>
      <w:kern w:val="12"/>
      <w:lang w:val="en-US"/>
    </w:rPr>
  </w:style>
  <w:style w:type="paragraph" w:styleId="NoSpacing0">
    <w:name w:val="No Spacing"/>
    <w:basedOn w:val="Normal"/>
    <w:uiPriority w:val="99"/>
    <w:rsid w:val="00D277AE"/>
  </w:style>
  <w:style w:type="paragraph" w:customStyle="1" w:styleId="zzLetterheadSpacer">
    <w:name w:val="zz_LetterheadSpacer"/>
    <w:basedOn w:val="ABB-x-HeaderFooter"/>
    <w:uiPriority w:val="99"/>
    <w:semiHidden/>
    <w:rsid w:val="00A200E2"/>
    <w:pPr>
      <w:framePr w:w="7088" w:h="2880" w:hRule="exact" w:wrap="notBeside" w:hAnchor="margin" w:yAlign="top" w:anchorLock="1"/>
    </w:pPr>
  </w:style>
  <w:style w:type="paragraph" w:styleId="TableofFigures">
    <w:name w:val="table of figures"/>
    <w:basedOn w:val="ABB-x-Normal"/>
    <w:uiPriority w:val="99"/>
    <w:semiHidden/>
    <w:rsid w:val="007458B0"/>
  </w:style>
  <w:style w:type="paragraph" w:customStyle="1" w:styleId="Bullet1">
    <w:name w:val="_Bullet 1"/>
    <w:basedOn w:val="Body"/>
    <w:uiPriority w:val="5"/>
    <w:qFormat/>
    <w:rsid w:val="004F0DCD"/>
    <w:pPr>
      <w:numPr>
        <w:numId w:val="4"/>
      </w:numPr>
    </w:pPr>
  </w:style>
  <w:style w:type="paragraph" w:styleId="FootnoteText">
    <w:name w:val="footnote text"/>
    <w:basedOn w:val="ABB-x-Normal"/>
    <w:link w:val="FootnoteTextChar"/>
    <w:uiPriority w:val="99"/>
    <w:semiHidden/>
    <w:rsid w:val="00E561C3"/>
    <w:pPr>
      <w:suppressAutoHyphens/>
      <w:spacing w:before="110" w:line="220" w:lineRule="atLeast"/>
    </w:pPr>
    <w:rPr>
      <w:sz w:val="16"/>
    </w:rPr>
  </w:style>
  <w:style w:type="character" w:customStyle="1" w:styleId="FootnoteTextChar">
    <w:name w:val="Footnote Text Char"/>
    <w:basedOn w:val="DefaultParagraphFont"/>
    <w:link w:val="FootnoteText"/>
    <w:uiPriority w:val="99"/>
    <w:semiHidden/>
    <w:rsid w:val="00AD5190"/>
    <w:rPr>
      <w:kern w:val="12"/>
      <w:sz w:val="16"/>
      <w:lang w:val="en-US"/>
    </w:rPr>
  </w:style>
  <w:style w:type="character" w:styleId="FootnoteReference">
    <w:name w:val="footnote reference"/>
    <w:basedOn w:val="DefaultParagraphFont"/>
    <w:uiPriority w:val="99"/>
    <w:semiHidden/>
    <w:rsid w:val="00660EBD"/>
    <w:rPr>
      <w:vertAlign w:val="superscript"/>
    </w:rPr>
  </w:style>
  <w:style w:type="paragraph" w:customStyle="1" w:styleId="FootnoteSeparator">
    <w:name w:val="Footnote Separator"/>
    <w:basedOn w:val="ABB-x-Normal"/>
    <w:uiPriority w:val="99"/>
    <w:semiHidden/>
    <w:rsid w:val="0080599D"/>
    <w:pPr>
      <w:pBdr>
        <w:bottom w:val="single" w:sz="6" w:space="1" w:color="auto"/>
      </w:pBdr>
      <w:suppressAutoHyphens/>
      <w:spacing w:before="390"/>
      <w:ind w:left="28" w:right="9185"/>
    </w:pPr>
  </w:style>
  <w:style w:type="paragraph" w:customStyle="1" w:styleId="FootnoteSeparatorcont">
    <w:name w:val="Footnote Separator (cont.)"/>
    <w:basedOn w:val="FootnoteSeparator"/>
    <w:uiPriority w:val="99"/>
    <w:semiHidden/>
    <w:rsid w:val="004A0BF3"/>
    <w:rPr>
      <w:lang w:val="de-DE"/>
    </w:rPr>
  </w:style>
  <w:style w:type="paragraph" w:customStyle="1" w:styleId="FootnoteContinuation">
    <w:name w:val="Footnote Continuation"/>
    <w:basedOn w:val="ABB-x-Normal"/>
    <w:uiPriority w:val="99"/>
    <w:semiHidden/>
    <w:rsid w:val="00660EBD"/>
    <w:pPr>
      <w:suppressAutoHyphens/>
    </w:pPr>
    <w:rPr>
      <w:sz w:val="16"/>
    </w:rPr>
  </w:style>
  <w:style w:type="paragraph" w:styleId="EndnoteText">
    <w:name w:val="endnote text"/>
    <w:basedOn w:val="ABB-x-Normal"/>
    <w:link w:val="EndnoteTextChar"/>
    <w:uiPriority w:val="99"/>
    <w:semiHidden/>
    <w:rsid w:val="00660EBD"/>
    <w:pPr>
      <w:suppressAutoHyphens/>
      <w:spacing w:before="100"/>
    </w:pPr>
    <w:rPr>
      <w:sz w:val="16"/>
    </w:rPr>
  </w:style>
  <w:style w:type="character" w:customStyle="1" w:styleId="EndnoteTextChar">
    <w:name w:val="Endnote Text Char"/>
    <w:basedOn w:val="DefaultParagraphFont"/>
    <w:link w:val="EndnoteText"/>
    <w:uiPriority w:val="99"/>
    <w:semiHidden/>
    <w:rsid w:val="00AD5190"/>
    <w:rPr>
      <w:kern w:val="12"/>
      <w:sz w:val="16"/>
      <w:lang w:val="en-US"/>
    </w:rPr>
  </w:style>
  <w:style w:type="character" w:styleId="EndnoteReference">
    <w:name w:val="endnote reference"/>
    <w:basedOn w:val="DefaultParagraphFont"/>
    <w:uiPriority w:val="99"/>
    <w:semiHidden/>
    <w:rsid w:val="00660EBD"/>
    <w:rPr>
      <w:vertAlign w:val="superscript"/>
    </w:rPr>
  </w:style>
  <w:style w:type="paragraph" w:customStyle="1" w:styleId="EndnoteSeparator">
    <w:name w:val="Endnote Separator"/>
    <w:basedOn w:val="FootnoteSeparator"/>
    <w:uiPriority w:val="99"/>
    <w:semiHidden/>
    <w:rsid w:val="004A0BF3"/>
    <w:rPr>
      <w:lang w:val="de-DE"/>
    </w:rPr>
  </w:style>
  <w:style w:type="paragraph" w:customStyle="1" w:styleId="EndnoteSeparatorcont">
    <w:name w:val="Endnote Separator (cont.)"/>
    <w:basedOn w:val="FootnoteSeparatorcont"/>
    <w:uiPriority w:val="99"/>
    <w:semiHidden/>
    <w:rsid w:val="00660EBD"/>
  </w:style>
  <w:style w:type="paragraph" w:customStyle="1" w:styleId="EndnoteContinuation">
    <w:name w:val="Endnote Continuation"/>
    <w:basedOn w:val="FootnoteContinuation"/>
    <w:uiPriority w:val="99"/>
    <w:semiHidden/>
    <w:rsid w:val="004A0BF3"/>
    <w:rPr>
      <w:lang w:val="de-DE"/>
    </w:rPr>
  </w:style>
  <w:style w:type="paragraph" w:styleId="NoteHeading">
    <w:name w:val="Note Heading"/>
    <w:basedOn w:val="Normal"/>
    <w:next w:val="Normal"/>
    <w:link w:val="NoteHeadingChar"/>
    <w:uiPriority w:val="99"/>
    <w:semiHidden/>
    <w:rsid w:val="00660EBD"/>
    <w:pPr>
      <w:suppressAutoHyphens/>
      <w:spacing w:before="130" w:after="130" w:line="271" w:lineRule="auto"/>
    </w:pPr>
  </w:style>
  <w:style w:type="character" w:customStyle="1" w:styleId="NoteHeadingChar">
    <w:name w:val="Note Heading Char"/>
    <w:basedOn w:val="DefaultParagraphFont"/>
    <w:link w:val="NoteHeading"/>
    <w:uiPriority w:val="99"/>
    <w:semiHidden/>
    <w:rsid w:val="00052F24"/>
    <w:rPr>
      <w:kern w:val="12"/>
    </w:rPr>
  </w:style>
  <w:style w:type="table" w:styleId="TableGrid">
    <w:name w:val="Table Grid"/>
    <w:aliases w:val="Layout Table"/>
    <w:basedOn w:val="TableNormal"/>
    <w:uiPriority w:val="59"/>
    <w:rsid w:val="001907E2"/>
    <w:pPr>
      <w:keepLines/>
    </w:pPr>
    <w:rPr>
      <w:kern w:val="12"/>
      <w:szCs w:val="22"/>
      <w:lang w:val="en-US"/>
    </w:rPr>
    <w:tblPr>
      <w:tblCellMar>
        <w:left w:w="0" w:type="dxa"/>
        <w:right w:w="0" w:type="dxa"/>
      </w:tblCellMar>
    </w:tblPr>
    <w:tblStylePr w:type="firstCol">
      <w:pPr>
        <w:wordWrap/>
        <w:ind w:leftChars="0" w:left="0"/>
      </w:pPr>
    </w:tblStylePr>
  </w:style>
  <w:style w:type="paragraph" w:customStyle="1" w:styleId="TableText">
    <w:name w:val="_Table Text"/>
    <w:basedOn w:val="Body"/>
    <w:uiPriority w:val="29"/>
    <w:rsid w:val="008A5C1D"/>
    <w:pPr>
      <w:spacing w:after="0"/>
    </w:pPr>
    <w:rPr>
      <w:szCs w:val="22"/>
    </w:rPr>
  </w:style>
  <w:style w:type="paragraph" w:customStyle="1" w:styleId="TableTextsmall">
    <w:name w:val="_Table Text small"/>
    <w:basedOn w:val="Bodysmall"/>
    <w:uiPriority w:val="29"/>
    <w:rsid w:val="00CC0354"/>
    <w:pPr>
      <w:spacing w:after="0"/>
    </w:pPr>
  </w:style>
  <w:style w:type="table" w:customStyle="1" w:styleId="ABBTableStyle">
    <w:name w:val="ABB Table Style"/>
    <w:basedOn w:val="TableNormal"/>
    <w:uiPriority w:val="99"/>
    <w:rsid w:val="002810DD"/>
    <w:pPr>
      <w:keepLines/>
      <w:ind w:right="170"/>
    </w:pPr>
    <w:tblPr>
      <w:tblBorders>
        <w:top w:val="single" w:sz="18" w:space="0" w:color="auto"/>
        <w:bottom w:val="single" w:sz="8" w:space="0" w:color="auto"/>
        <w:insideH w:val="single" w:sz="4" w:space="0" w:color="A9A9A9" w:themeColor="accent3"/>
      </w:tblBorders>
      <w:tblCellMar>
        <w:top w:w="17" w:type="dxa"/>
        <w:left w:w="0" w:type="dxa"/>
        <w:bottom w:w="40" w:type="dxa"/>
        <w:right w:w="0" w:type="dxa"/>
      </w:tblCellMar>
    </w:tblPr>
    <w:trPr>
      <w:cantSplit/>
    </w:trPr>
    <w:tblStylePr w:type="firstRow">
      <w:rPr>
        <w:rFonts w:asciiTheme="minorHAnsi" w:hAnsiTheme="minorHAnsi"/>
        <w:b/>
        <w:i w:val="0"/>
        <w:color w:val="auto"/>
        <w:sz w:val="19"/>
      </w:rPr>
      <w:tblPr/>
      <w:tcPr>
        <w:tcBorders>
          <w:top w:val="single" w:sz="18" w:space="0" w:color="auto"/>
          <w:left w:val="nil"/>
          <w:bottom w:val="single" w:sz="8" w:space="0" w:color="auto"/>
          <w:right w:val="nil"/>
          <w:insideH w:val="nil"/>
          <w:insideV w:val="nil"/>
          <w:tl2br w:val="nil"/>
          <w:tr2bl w:val="nil"/>
        </w:tcBorders>
      </w:tcPr>
    </w:tblStylePr>
    <w:tblStylePr w:type="lastRow">
      <w:rPr>
        <w:rFonts w:asciiTheme="minorHAnsi" w:hAnsiTheme="minorHAnsi"/>
        <w:b w:val="0"/>
        <w:i w:val="0"/>
        <w:sz w:val="19"/>
      </w:rPr>
      <w:tblPr/>
      <w:tcPr>
        <w:tcBorders>
          <w:top w:val="single" w:sz="2" w:space="0" w:color="auto"/>
        </w:tcBorders>
      </w:tcPr>
    </w:tblStylePr>
    <w:tblStylePr w:type="firstCol">
      <w:rPr>
        <w:rFonts w:asciiTheme="minorHAnsi" w:hAnsiTheme="minorHAnsi"/>
        <w:b w:val="0"/>
        <w:i w:val="0"/>
        <w:sz w:val="19"/>
      </w:rPr>
    </w:tblStylePr>
    <w:tblStylePr w:type="lastCol">
      <w:pPr>
        <w:wordWrap/>
        <w:ind w:rightChars="0" w:right="0"/>
        <w:jc w:val="right"/>
      </w:pPr>
    </w:tblStylePr>
  </w:style>
  <w:style w:type="paragraph" w:customStyle="1" w:styleId="Bodysmall">
    <w:name w:val="_Body small"/>
    <w:basedOn w:val="Body"/>
    <w:uiPriority w:val="15"/>
    <w:qFormat/>
    <w:rsid w:val="001A765C"/>
    <w:pPr>
      <w:spacing w:line="220" w:lineRule="atLeast"/>
    </w:pPr>
    <w:rPr>
      <w:sz w:val="16"/>
    </w:rPr>
  </w:style>
  <w:style w:type="paragraph" w:customStyle="1" w:styleId="HorizontalRule">
    <w:name w:val="Horizontal Rule"/>
    <w:basedOn w:val="Normal"/>
    <w:uiPriority w:val="29"/>
    <w:semiHidden/>
    <w:qFormat/>
    <w:rsid w:val="001907E2"/>
    <w:pPr>
      <w:pBdr>
        <w:top w:val="single" w:sz="4" w:space="0" w:color="auto"/>
      </w:pBdr>
      <w:spacing w:before="240" w:after="150" w:line="60" w:lineRule="exact"/>
    </w:pPr>
  </w:style>
  <w:style w:type="paragraph" w:customStyle="1" w:styleId="Tabular">
    <w:name w:val="_Tabular"/>
    <w:basedOn w:val="Body"/>
    <w:uiPriority w:val="29"/>
    <w:rsid w:val="00FA0513"/>
    <w:pPr>
      <w:keepLines/>
      <w:spacing w:after="0"/>
      <w:ind w:left="2268" w:hanging="2268"/>
      <w:contextualSpacing/>
    </w:pPr>
  </w:style>
  <w:style w:type="paragraph" w:customStyle="1" w:styleId="Tabularspaced">
    <w:name w:val="_Tabular spaced"/>
    <w:basedOn w:val="Tabular"/>
    <w:uiPriority w:val="29"/>
    <w:rsid w:val="00FA0513"/>
    <w:pPr>
      <w:spacing w:after="130"/>
      <w:contextualSpacing w:val="0"/>
    </w:pPr>
  </w:style>
  <w:style w:type="paragraph" w:customStyle="1" w:styleId="Bullet2">
    <w:name w:val="_Bullet 2"/>
    <w:basedOn w:val="Bullet1"/>
    <w:uiPriority w:val="5"/>
    <w:qFormat/>
    <w:rsid w:val="004F0DCD"/>
    <w:pPr>
      <w:numPr>
        <w:ilvl w:val="1"/>
      </w:numPr>
      <w:contextualSpacing/>
    </w:pPr>
  </w:style>
  <w:style w:type="paragraph" w:customStyle="1" w:styleId="T1Categorytitle">
    <w:name w:val="_T1 Category title"/>
    <w:basedOn w:val="ABB-x-Heading"/>
    <w:next w:val="Title"/>
    <w:uiPriority w:val="10"/>
    <w:qFormat/>
    <w:rsid w:val="006C4025"/>
    <w:pPr>
      <w:spacing w:before="0" w:after="80"/>
    </w:pPr>
    <w:rPr>
      <w:b w:val="0"/>
      <w:caps/>
      <w:spacing w:val="20"/>
      <w:sz w:val="20"/>
    </w:rPr>
  </w:style>
  <w:style w:type="paragraph" w:styleId="ListBullet2">
    <w:name w:val="List Bullet 2"/>
    <w:basedOn w:val="ListBullet"/>
    <w:uiPriority w:val="99"/>
    <w:semiHidden/>
    <w:rsid w:val="00D90C5F"/>
  </w:style>
  <w:style w:type="paragraph" w:customStyle="1" w:styleId="T4Spacer">
    <w:name w:val="_T4 Spacer"/>
    <w:basedOn w:val="ABB-x-Normal"/>
    <w:next w:val="Body"/>
    <w:uiPriority w:val="10"/>
    <w:qFormat/>
    <w:rsid w:val="00E9052C"/>
    <w:pPr>
      <w:spacing w:after="600"/>
    </w:pPr>
  </w:style>
  <w:style w:type="paragraph" w:customStyle="1" w:styleId="Lead">
    <w:name w:val="_Lead"/>
    <w:basedOn w:val="ABB-x-NormalLight"/>
    <w:next w:val="T4Spacer"/>
    <w:uiPriority w:val="12"/>
    <w:qFormat/>
    <w:rsid w:val="00E9052C"/>
    <w:pPr>
      <w:spacing w:before="260" w:after="260" w:line="360" w:lineRule="atLeast"/>
      <w:ind w:left="-994"/>
      <w:contextualSpacing/>
    </w:pPr>
    <w:rPr>
      <w:sz w:val="26"/>
    </w:rPr>
  </w:style>
  <w:style w:type="paragraph" w:customStyle="1" w:styleId="ABB-x-Normal">
    <w:name w:val="ABB-x-Normal"/>
    <w:link w:val="ABB-x-NormalChar"/>
    <w:uiPriority w:val="99"/>
    <w:semiHidden/>
    <w:rsid w:val="00CA7B6F"/>
    <w:rPr>
      <w:kern w:val="12"/>
      <w:lang w:val="en-US"/>
    </w:rPr>
  </w:style>
  <w:style w:type="paragraph" w:customStyle="1" w:styleId="ABB-x-NormalLight">
    <w:name w:val="ABB-x-NormalLight"/>
    <w:basedOn w:val="ABB-x-Normal"/>
    <w:uiPriority w:val="99"/>
    <w:semiHidden/>
    <w:rsid w:val="004B7208"/>
  </w:style>
  <w:style w:type="paragraph" w:customStyle="1" w:styleId="T0Cursor">
    <w:name w:val="_T0 Cursor"/>
    <w:basedOn w:val="Title"/>
    <w:next w:val="T1Categorytitle"/>
    <w:uiPriority w:val="10"/>
    <w:qFormat/>
    <w:rsid w:val="006C4025"/>
    <w:pPr>
      <w:numPr>
        <w:numId w:val="13"/>
      </w:numPr>
      <w:ind w:left="-992" w:firstLine="0"/>
    </w:pPr>
    <w:rPr>
      <w:color w:val="FF000F" w:themeColor="background2"/>
    </w:rPr>
  </w:style>
  <w:style w:type="table" w:styleId="TableGridLight">
    <w:name w:val="Grid Table Light"/>
    <w:basedOn w:val="TableNormal"/>
    <w:uiPriority w:val="40"/>
    <w:rsid w:val="00A37EB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B-x-NormalChar">
    <w:name w:val="ABB-x-Normal Char"/>
    <w:basedOn w:val="DefaultParagraphFont"/>
    <w:link w:val="ABB-x-Normal"/>
    <w:uiPriority w:val="99"/>
    <w:semiHidden/>
    <w:rsid w:val="00AD5190"/>
    <w:rPr>
      <w:kern w:val="12"/>
      <w:lang w:val="en-US"/>
    </w:rPr>
  </w:style>
  <w:style w:type="paragraph" w:customStyle="1" w:styleId="Figure">
    <w:name w:val="_Figure"/>
    <w:basedOn w:val="Image"/>
    <w:next w:val="Caption"/>
    <w:uiPriority w:val="6"/>
    <w:qFormat/>
    <w:rsid w:val="00C61B45"/>
    <w:pPr>
      <w:spacing w:before="300" w:after="130"/>
    </w:pPr>
  </w:style>
  <w:style w:type="character" w:styleId="PlaceholderText">
    <w:name w:val="Placeholder Text"/>
    <w:basedOn w:val="DefaultParagraphFont"/>
    <w:uiPriority w:val="99"/>
    <w:semiHidden/>
    <w:rsid w:val="00AC771B"/>
    <w:rPr>
      <w:color w:val="808080"/>
    </w:rPr>
  </w:style>
  <w:style w:type="paragraph" w:customStyle="1" w:styleId="Subheading">
    <w:name w:val="_Subheading"/>
    <w:basedOn w:val="ABB-x-Heading"/>
    <w:next w:val="Body"/>
    <w:uiPriority w:val="2"/>
    <w:qFormat/>
    <w:rsid w:val="005736C4"/>
    <w:pPr>
      <w:spacing w:before="130" w:after="0"/>
      <w:ind w:left="0"/>
    </w:pPr>
  </w:style>
  <w:style w:type="paragraph" w:customStyle="1" w:styleId="ABBCursor">
    <w:name w:val="ABB Cursor"/>
    <w:basedOn w:val="Body"/>
    <w:next w:val="Body"/>
    <w:uiPriority w:val="3"/>
    <w:rsid w:val="00B213BE"/>
    <w:pPr>
      <w:keepNext/>
      <w:keepLines/>
      <w:numPr>
        <w:numId w:val="3"/>
      </w:numPr>
      <w:spacing w:before="260" w:after="0"/>
      <w:ind w:left="0" w:firstLine="0"/>
    </w:pPr>
    <w:rPr>
      <w:b/>
    </w:rPr>
  </w:style>
  <w:style w:type="paragraph" w:customStyle="1" w:styleId="FigCaptioncentered">
    <w:name w:val="_Fig Caption centered"/>
    <w:basedOn w:val="Caption"/>
    <w:next w:val="Body"/>
    <w:uiPriority w:val="7"/>
    <w:semiHidden/>
    <w:qFormat/>
    <w:rsid w:val="005C2861"/>
    <w:pPr>
      <w:jc w:val="center"/>
    </w:pPr>
  </w:style>
  <w:style w:type="paragraph" w:customStyle="1" w:styleId="Figurecentered">
    <w:name w:val="_Figure centered"/>
    <w:basedOn w:val="Figure"/>
    <w:next w:val="FigCaptioncentered"/>
    <w:uiPriority w:val="6"/>
    <w:semiHidden/>
    <w:qFormat/>
    <w:rsid w:val="005C2861"/>
  </w:style>
  <w:style w:type="paragraph" w:customStyle="1" w:styleId="TableCaptioncentered">
    <w:name w:val="_Table Caption centered"/>
    <w:basedOn w:val="TableCaption"/>
    <w:next w:val="Nospacing"/>
    <w:uiPriority w:val="29"/>
    <w:semiHidden/>
    <w:qFormat/>
    <w:rsid w:val="00B528EA"/>
    <w:pPr>
      <w:jc w:val="center"/>
    </w:pPr>
  </w:style>
  <w:style w:type="character" w:customStyle="1" w:styleId="Bold">
    <w:name w:val="_Bold"/>
    <w:basedOn w:val="DefaultParagraphFont"/>
    <w:uiPriority w:val="16"/>
    <w:qFormat/>
    <w:rsid w:val="004C28E2"/>
    <w:rPr>
      <w:rFonts w:asciiTheme="minorHAnsi" w:hAnsiTheme="minorHAnsi"/>
      <w:b/>
    </w:rPr>
  </w:style>
  <w:style w:type="character" w:customStyle="1" w:styleId="Boldred">
    <w:name w:val="_Bold red"/>
    <w:basedOn w:val="Bold"/>
    <w:uiPriority w:val="16"/>
    <w:qFormat/>
    <w:rsid w:val="00061BF1"/>
    <w:rPr>
      <w:rFonts w:asciiTheme="minorHAnsi" w:hAnsiTheme="minorHAnsi"/>
      <w:b/>
      <w:color w:val="FF000F" w:themeColor="background2"/>
    </w:rPr>
  </w:style>
  <w:style w:type="paragraph" w:customStyle="1" w:styleId="Bullet3">
    <w:name w:val="_Bullet 3"/>
    <w:basedOn w:val="Bullet2"/>
    <w:uiPriority w:val="5"/>
    <w:rsid w:val="004F0DCD"/>
    <w:pPr>
      <w:numPr>
        <w:ilvl w:val="2"/>
      </w:numPr>
    </w:pPr>
  </w:style>
  <w:style w:type="paragraph" w:customStyle="1" w:styleId="Num1">
    <w:name w:val="_Num 1"/>
    <w:basedOn w:val="Body"/>
    <w:uiPriority w:val="4"/>
    <w:qFormat/>
    <w:rsid w:val="00827A1B"/>
    <w:pPr>
      <w:numPr>
        <w:numId w:val="5"/>
      </w:numPr>
    </w:pPr>
  </w:style>
  <w:style w:type="paragraph" w:customStyle="1" w:styleId="Num2">
    <w:name w:val="_Num 2"/>
    <w:basedOn w:val="Num1"/>
    <w:uiPriority w:val="4"/>
    <w:qFormat/>
    <w:rsid w:val="00CB60B9"/>
    <w:pPr>
      <w:numPr>
        <w:ilvl w:val="1"/>
      </w:numPr>
      <w:contextualSpacing/>
    </w:pPr>
  </w:style>
  <w:style w:type="paragraph" w:customStyle="1" w:styleId="Num3">
    <w:name w:val="_Num 3"/>
    <w:basedOn w:val="Num2"/>
    <w:uiPriority w:val="4"/>
    <w:rsid w:val="00827A1B"/>
    <w:pPr>
      <w:numPr>
        <w:ilvl w:val="2"/>
      </w:numPr>
    </w:pPr>
  </w:style>
  <w:style w:type="paragraph" w:customStyle="1" w:styleId="Indented">
    <w:name w:val="_Indented"/>
    <w:basedOn w:val="Body"/>
    <w:uiPriority w:val="14"/>
    <w:qFormat/>
    <w:rsid w:val="00C53227"/>
    <w:pPr>
      <w:ind w:left="284"/>
    </w:pPr>
  </w:style>
  <w:style w:type="paragraph" w:customStyle="1" w:styleId="Body">
    <w:name w:val="_Body"/>
    <w:basedOn w:val="ABB-x-Normal"/>
    <w:qFormat/>
    <w:rsid w:val="0026226A"/>
    <w:pPr>
      <w:spacing w:after="130"/>
    </w:pPr>
  </w:style>
  <w:style w:type="paragraph" w:customStyle="1" w:styleId="Nospacing">
    <w:name w:val="_No spacing"/>
    <w:basedOn w:val="Body"/>
    <w:qFormat/>
    <w:rsid w:val="0026226A"/>
    <w:pPr>
      <w:spacing w:after="0"/>
    </w:pPr>
  </w:style>
  <w:style w:type="numbering" w:customStyle="1" w:styleId="ABBHeadings">
    <w:name w:val="ABB Headings"/>
    <w:uiPriority w:val="99"/>
    <w:rsid w:val="006C4025"/>
    <w:pPr>
      <w:numPr>
        <w:numId w:val="6"/>
      </w:numPr>
    </w:pPr>
  </w:style>
  <w:style w:type="paragraph" w:customStyle="1" w:styleId="FooterTableCaption">
    <w:name w:val="FooterTable Caption"/>
    <w:basedOn w:val="FooterTableFieldText"/>
    <w:next w:val="FooterTableFieldText"/>
    <w:uiPriority w:val="99"/>
    <w:rsid w:val="00734218"/>
    <w:pPr>
      <w:spacing w:before="44" w:after="54"/>
    </w:pPr>
    <w:rPr>
      <w:caps/>
      <w:spacing w:val="4"/>
      <w:sz w:val="12"/>
    </w:rPr>
  </w:style>
  <w:style w:type="table" w:customStyle="1" w:styleId="ABBFooterTable">
    <w:name w:val="ABB Footer Table"/>
    <w:basedOn w:val="TableNormal"/>
    <w:uiPriority w:val="99"/>
    <w:rsid w:val="005F566D"/>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customStyle="1" w:styleId="FooterTableDocumentID">
    <w:name w:val="FooterTable Document ID"/>
    <w:basedOn w:val="FooterTableFieldText"/>
    <w:uiPriority w:val="99"/>
    <w:rsid w:val="00E34AEA"/>
  </w:style>
  <w:style w:type="paragraph" w:customStyle="1" w:styleId="FooterTableFieldText">
    <w:name w:val="FooterTable Field Text"/>
    <w:basedOn w:val="Footer"/>
    <w:uiPriority w:val="99"/>
    <w:rsid w:val="006C4025"/>
    <w:pPr>
      <w:tabs>
        <w:tab w:val="clear" w:pos="9356"/>
        <w:tab w:val="left" w:pos="1276"/>
      </w:tabs>
      <w:ind w:left="0"/>
    </w:pPr>
  </w:style>
  <w:style w:type="paragraph" w:customStyle="1" w:styleId="FooterTableCopyright">
    <w:name w:val="FooterTable Copyright"/>
    <w:basedOn w:val="FooterTableCaption"/>
    <w:uiPriority w:val="99"/>
    <w:rsid w:val="000E0F7D"/>
    <w:pPr>
      <w:ind w:left="28" w:right="28"/>
    </w:pPr>
    <w:rPr>
      <w:rFonts w:eastAsia="Times New Roman" w:cstheme="minorHAnsi"/>
      <w:caps w:val="0"/>
      <w:spacing w:val="0"/>
      <w:kern w:val="0"/>
      <w:szCs w:val="20"/>
    </w:rPr>
  </w:style>
  <w:style w:type="paragraph" w:styleId="Bibliography">
    <w:name w:val="Bibliography"/>
    <w:basedOn w:val="Normal"/>
    <w:next w:val="Normal"/>
    <w:uiPriority w:val="49"/>
    <w:semiHidden/>
    <w:rsid w:val="000B5C90"/>
  </w:style>
  <w:style w:type="paragraph" w:styleId="BodyText">
    <w:name w:val="Body Text"/>
    <w:basedOn w:val="Normal"/>
    <w:link w:val="BodyTextChar"/>
    <w:uiPriority w:val="99"/>
    <w:semiHidden/>
    <w:unhideWhenUsed/>
    <w:rsid w:val="000B5C90"/>
    <w:pPr>
      <w:spacing w:after="120"/>
    </w:pPr>
  </w:style>
  <w:style w:type="character" w:customStyle="1" w:styleId="BodyTextChar">
    <w:name w:val="Body Text Char"/>
    <w:basedOn w:val="DefaultParagraphFont"/>
    <w:link w:val="BodyText"/>
    <w:uiPriority w:val="99"/>
    <w:semiHidden/>
    <w:rsid w:val="000B5C90"/>
    <w:rPr>
      <w:kern w:val="12"/>
      <w:lang w:val="en-US"/>
    </w:rPr>
  </w:style>
  <w:style w:type="paragraph" w:styleId="BodyText2">
    <w:name w:val="Body Text 2"/>
    <w:basedOn w:val="Normal"/>
    <w:link w:val="BodyText2Char"/>
    <w:uiPriority w:val="99"/>
    <w:semiHidden/>
    <w:unhideWhenUsed/>
    <w:rsid w:val="000B5C90"/>
    <w:pPr>
      <w:spacing w:after="120" w:line="480" w:lineRule="auto"/>
    </w:pPr>
  </w:style>
  <w:style w:type="character" w:customStyle="1" w:styleId="BodyText2Char">
    <w:name w:val="Body Text 2 Char"/>
    <w:basedOn w:val="DefaultParagraphFont"/>
    <w:link w:val="BodyText2"/>
    <w:uiPriority w:val="99"/>
    <w:semiHidden/>
    <w:rsid w:val="000B5C90"/>
    <w:rPr>
      <w:kern w:val="12"/>
      <w:lang w:val="en-US"/>
    </w:rPr>
  </w:style>
  <w:style w:type="paragraph" w:styleId="BodyText3">
    <w:name w:val="Body Text 3"/>
    <w:basedOn w:val="Normal"/>
    <w:link w:val="BodyText3Char"/>
    <w:uiPriority w:val="99"/>
    <w:semiHidden/>
    <w:rsid w:val="000B5C90"/>
    <w:pPr>
      <w:spacing w:after="120"/>
    </w:pPr>
    <w:rPr>
      <w:sz w:val="16"/>
      <w:szCs w:val="16"/>
    </w:rPr>
  </w:style>
  <w:style w:type="character" w:customStyle="1" w:styleId="BodyText3Char">
    <w:name w:val="Body Text 3 Char"/>
    <w:basedOn w:val="DefaultParagraphFont"/>
    <w:link w:val="BodyText3"/>
    <w:uiPriority w:val="99"/>
    <w:semiHidden/>
    <w:rsid w:val="000B5C90"/>
    <w:rPr>
      <w:kern w:val="12"/>
      <w:sz w:val="16"/>
      <w:szCs w:val="16"/>
      <w:lang w:val="en-US"/>
    </w:rPr>
  </w:style>
  <w:style w:type="paragraph" w:styleId="BodyTextFirstIndent">
    <w:name w:val="Body Text First Indent"/>
    <w:basedOn w:val="BodyText"/>
    <w:link w:val="BodyTextFirstIndentChar"/>
    <w:uiPriority w:val="99"/>
    <w:semiHidden/>
    <w:unhideWhenUsed/>
    <w:rsid w:val="000B5C90"/>
    <w:pPr>
      <w:spacing w:after="0"/>
      <w:ind w:firstLine="360"/>
    </w:pPr>
  </w:style>
  <w:style w:type="character" w:customStyle="1" w:styleId="BodyTextFirstIndentChar">
    <w:name w:val="Body Text First Indent Char"/>
    <w:basedOn w:val="BodyTextChar"/>
    <w:link w:val="BodyTextFirstIndent"/>
    <w:uiPriority w:val="99"/>
    <w:semiHidden/>
    <w:rsid w:val="000B5C90"/>
    <w:rPr>
      <w:kern w:val="12"/>
      <w:lang w:val="en-US"/>
    </w:rPr>
  </w:style>
  <w:style w:type="paragraph" w:styleId="BodyTextIndent">
    <w:name w:val="Body Text Indent"/>
    <w:basedOn w:val="Normal"/>
    <w:link w:val="BodyTextIndentChar"/>
    <w:uiPriority w:val="99"/>
    <w:semiHidden/>
    <w:unhideWhenUsed/>
    <w:rsid w:val="000B5C90"/>
    <w:pPr>
      <w:spacing w:after="120"/>
      <w:ind w:left="283"/>
    </w:pPr>
  </w:style>
  <w:style w:type="character" w:customStyle="1" w:styleId="BodyTextIndentChar">
    <w:name w:val="Body Text Indent Char"/>
    <w:basedOn w:val="DefaultParagraphFont"/>
    <w:link w:val="BodyTextIndent"/>
    <w:uiPriority w:val="99"/>
    <w:semiHidden/>
    <w:rsid w:val="000B5C90"/>
    <w:rPr>
      <w:kern w:val="12"/>
      <w:lang w:val="en-US"/>
    </w:rPr>
  </w:style>
  <w:style w:type="paragraph" w:styleId="BodyTextFirstIndent2">
    <w:name w:val="Body Text First Indent 2"/>
    <w:basedOn w:val="BodyTextIndent"/>
    <w:link w:val="BodyTextFirstIndent2Char"/>
    <w:uiPriority w:val="99"/>
    <w:semiHidden/>
    <w:unhideWhenUsed/>
    <w:rsid w:val="000B5C90"/>
    <w:pPr>
      <w:spacing w:after="0"/>
      <w:ind w:left="360" w:firstLine="360"/>
    </w:pPr>
  </w:style>
  <w:style w:type="character" w:customStyle="1" w:styleId="BodyTextFirstIndent2Char">
    <w:name w:val="Body Text First Indent 2 Char"/>
    <w:basedOn w:val="BodyTextIndentChar"/>
    <w:link w:val="BodyTextFirstIndent2"/>
    <w:uiPriority w:val="99"/>
    <w:semiHidden/>
    <w:rsid w:val="000B5C90"/>
    <w:rPr>
      <w:kern w:val="12"/>
      <w:lang w:val="en-US"/>
    </w:rPr>
  </w:style>
  <w:style w:type="paragraph" w:styleId="BodyTextIndent2">
    <w:name w:val="Body Text Indent 2"/>
    <w:basedOn w:val="Normal"/>
    <w:link w:val="BodyTextIndent2Char"/>
    <w:uiPriority w:val="99"/>
    <w:semiHidden/>
    <w:rsid w:val="000B5C90"/>
    <w:pPr>
      <w:spacing w:after="120" w:line="480" w:lineRule="auto"/>
      <w:ind w:left="283"/>
    </w:pPr>
  </w:style>
  <w:style w:type="character" w:customStyle="1" w:styleId="BodyTextIndent2Char">
    <w:name w:val="Body Text Indent 2 Char"/>
    <w:basedOn w:val="DefaultParagraphFont"/>
    <w:link w:val="BodyTextIndent2"/>
    <w:uiPriority w:val="99"/>
    <w:semiHidden/>
    <w:rsid w:val="000B5C90"/>
    <w:rPr>
      <w:kern w:val="12"/>
      <w:lang w:val="en-US"/>
    </w:rPr>
  </w:style>
  <w:style w:type="paragraph" w:styleId="BodyTextIndent3">
    <w:name w:val="Body Text Indent 3"/>
    <w:basedOn w:val="Normal"/>
    <w:link w:val="BodyTextIndent3Char"/>
    <w:uiPriority w:val="99"/>
    <w:semiHidden/>
    <w:rsid w:val="000B5C9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5C90"/>
    <w:rPr>
      <w:kern w:val="12"/>
      <w:sz w:val="16"/>
      <w:szCs w:val="16"/>
      <w:lang w:val="en-US"/>
    </w:rPr>
  </w:style>
  <w:style w:type="paragraph" w:styleId="CommentText">
    <w:name w:val="annotation text"/>
    <w:basedOn w:val="Normal"/>
    <w:link w:val="CommentTextChar"/>
    <w:uiPriority w:val="99"/>
    <w:semiHidden/>
    <w:unhideWhenUsed/>
    <w:rsid w:val="000B5C90"/>
    <w:pPr>
      <w:spacing w:line="240" w:lineRule="auto"/>
    </w:pPr>
    <w:rPr>
      <w:sz w:val="20"/>
      <w:szCs w:val="20"/>
    </w:rPr>
  </w:style>
  <w:style w:type="character" w:customStyle="1" w:styleId="CommentTextChar">
    <w:name w:val="Comment Text Char"/>
    <w:basedOn w:val="DefaultParagraphFont"/>
    <w:link w:val="CommentText"/>
    <w:uiPriority w:val="99"/>
    <w:semiHidden/>
    <w:rsid w:val="000B5C90"/>
    <w:rPr>
      <w:kern w:val="12"/>
      <w:sz w:val="20"/>
      <w:szCs w:val="20"/>
      <w:lang w:val="en-US"/>
    </w:rPr>
  </w:style>
  <w:style w:type="paragraph" w:styleId="CommentSubject">
    <w:name w:val="annotation subject"/>
    <w:basedOn w:val="CommentText"/>
    <w:next w:val="CommentText"/>
    <w:link w:val="CommentSubjectChar"/>
    <w:uiPriority w:val="99"/>
    <w:semiHidden/>
    <w:unhideWhenUsed/>
    <w:rsid w:val="000B5C90"/>
    <w:rPr>
      <w:b/>
      <w:bCs/>
    </w:rPr>
  </w:style>
  <w:style w:type="character" w:customStyle="1" w:styleId="CommentSubjectChar">
    <w:name w:val="Comment Subject Char"/>
    <w:basedOn w:val="CommentTextChar"/>
    <w:link w:val="CommentSubject"/>
    <w:uiPriority w:val="99"/>
    <w:semiHidden/>
    <w:rsid w:val="000B5C90"/>
    <w:rPr>
      <w:b/>
      <w:bCs/>
      <w:kern w:val="12"/>
      <w:sz w:val="20"/>
      <w:szCs w:val="20"/>
      <w:lang w:val="en-US"/>
    </w:rPr>
  </w:style>
  <w:style w:type="paragraph" w:styleId="DocumentMap">
    <w:name w:val="Document Map"/>
    <w:basedOn w:val="Normal"/>
    <w:link w:val="DocumentMapChar"/>
    <w:uiPriority w:val="99"/>
    <w:semiHidden/>
    <w:unhideWhenUsed/>
    <w:rsid w:val="000B5C9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5C90"/>
    <w:rPr>
      <w:rFonts w:ascii="Segoe UI" w:hAnsi="Segoe UI" w:cs="Segoe UI"/>
      <w:kern w:val="12"/>
      <w:sz w:val="16"/>
      <w:szCs w:val="16"/>
      <w:lang w:val="en-US"/>
    </w:rPr>
  </w:style>
  <w:style w:type="paragraph" w:styleId="E-mailSignature">
    <w:name w:val="E-mail Signature"/>
    <w:basedOn w:val="Normal"/>
    <w:link w:val="E-mailSignatureChar"/>
    <w:uiPriority w:val="99"/>
    <w:semiHidden/>
    <w:unhideWhenUsed/>
    <w:rsid w:val="000B5C90"/>
    <w:pPr>
      <w:spacing w:line="240" w:lineRule="auto"/>
    </w:pPr>
  </w:style>
  <w:style w:type="character" w:customStyle="1" w:styleId="E-mailSignatureChar">
    <w:name w:val="E-mail Signature Char"/>
    <w:basedOn w:val="DefaultParagraphFont"/>
    <w:link w:val="E-mailSignature"/>
    <w:uiPriority w:val="99"/>
    <w:semiHidden/>
    <w:rsid w:val="000B5C90"/>
    <w:rPr>
      <w:kern w:val="12"/>
      <w:lang w:val="en-US"/>
    </w:rPr>
  </w:style>
  <w:style w:type="paragraph" w:styleId="HTMLAddress">
    <w:name w:val="HTML Address"/>
    <w:basedOn w:val="Normal"/>
    <w:link w:val="HTMLAddressChar"/>
    <w:uiPriority w:val="99"/>
    <w:semiHidden/>
    <w:unhideWhenUsed/>
    <w:rsid w:val="000B5C90"/>
    <w:pPr>
      <w:spacing w:line="240" w:lineRule="auto"/>
    </w:pPr>
    <w:rPr>
      <w:i/>
      <w:iCs/>
    </w:rPr>
  </w:style>
  <w:style w:type="character" w:customStyle="1" w:styleId="HTMLAddressChar">
    <w:name w:val="HTML Address Char"/>
    <w:basedOn w:val="DefaultParagraphFont"/>
    <w:link w:val="HTMLAddress"/>
    <w:uiPriority w:val="99"/>
    <w:semiHidden/>
    <w:rsid w:val="000B5C90"/>
    <w:rPr>
      <w:i/>
      <w:iCs/>
      <w:kern w:val="12"/>
      <w:lang w:val="en-US"/>
    </w:rPr>
  </w:style>
  <w:style w:type="paragraph" w:styleId="HTMLPreformatted">
    <w:name w:val="HTML Preformatted"/>
    <w:basedOn w:val="Normal"/>
    <w:link w:val="HTMLPreformattedChar"/>
    <w:uiPriority w:val="99"/>
    <w:semiHidden/>
    <w:unhideWhenUsed/>
    <w:rsid w:val="000B5C90"/>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5C90"/>
    <w:rPr>
      <w:rFonts w:ascii="Consolas" w:hAnsi="Consolas" w:cs="Consolas"/>
      <w:kern w:val="12"/>
      <w:sz w:val="20"/>
      <w:szCs w:val="20"/>
      <w:lang w:val="en-US"/>
    </w:rPr>
  </w:style>
  <w:style w:type="paragraph" w:styleId="Index1">
    <w:name w:val="index 1"/>
    <w:basedOn w:val="Normal"/>
    <w:next w:val="Normal"/>
    <w:autoRedefine/>
    <w:uiPriority w:val="99"/>
    <w:semiHidden/>
    <w:unhideWhenUsed/>
    <w:rsid w:val="000B5C90"/>
    <w:pPr>
      <w:spacing w:line="240" w:lineRule="auto"/>
      <w:ind w:left="190" w:hanging="190"/>
    </w:pPr>
  </w:style>
  <w:style w:type="paragraph" w:styleId="Index2">
    <w:name w:val="index 2"/>
    <w:basedOn w:val="Normal"/>
    <w:next w:val="Normal"/>
    <w:autoRedefine/>
    <w:uiPriority w:val="99"/>
    <w:semiHidden/>
    <w:unhideWhenUsed/>
    <w:rsid w:val="000B5C90"/>
    <w:pPr>
      <w:spacing w:line="240" w:lineRule="auto"/>
      <w:ind w:left="380" w:hanging="190"/>
    </w:pPr>
  </w:style>
  <w:style w:type="paragraph" w:styleId="Index3">
    <w:name w:val="index 3"/>
    <w:basedOn w:val="Normal"/>
    <w:next w:val="Normal"/>
    <w:autoRedefine/>
    <w:uiPriority w:val="99"/>
    <w:semiHidden/>
    <w:unhideWhenUsed/>
    <w:rsid w:val="000B5C90"/>
    <w:pPr>
      <w:spacing w:line="240" w:lineRule="auto"/>
      <w:ind w:left="570" w:hanging="190"/>
    </w:pPr>
  </w:style>
  <w:style w:type="paragraph" w:styleId="Index4">
    <w:name w:val="index 4"/>
    <w:basedOn w:val="Normal"/>
    <w:next w:val="Normal"/>
    <w:autoRedefine/>
    <w:uiPriority w:val="99"/>
    <w:semiHidden/>
    <w:unhideWhenUsed/>
    <w:rsid w:val="000B5C90"/>
    <w:pPr>
      <w:spacing w:line="240" w:lineRule="auto"/>
      <w:ind w:left="760" w:hanging="190"/>
    </w:pPr>
  </w:style>
  <w:style w:type="paragraph" w:styleId="Index5">
    <w:name w:val="index 5"/>
    <w:basedOn w:val="Normal"/>
    <w:next w:val="Normal"/>
    <w:autoRedefine/>
    <w:uiPriority w:val="99"/>
    <w:semiHidden/>
    <w:unhideWhenUsed/>
    <w:rsid w:val="000B5C90"/>
    <w:pPr>
      <w:spacing w:line="240" w:lineRule="auto"/>
      <w:ind w:left="950" w:hanging="190"/>
    </w:pPr>
  </w:style>
  <w:style w:type="paragraph" w:styleId="Index6">
    <w:name w:val="index 6"/>
    <w:basedOn w:val="Normal"/>
    <w:next w:val="Normal"/>
    <w:autoRedefine/>
    <w:uiPriority w:val="99"/>
    <w:semiHidden/>
    <w:unhideWhenUsed/>
    <w:rsid w:val="000B5C90"/>
    <w:pPr>
      <w:spacing w:line="240" w:lineRule="auto"/>
      <w:ind w:left="1140" w:hanging="190"/>
    </w:pPr>
  </w:style>
  <w:style w:type="paragraph" w:styleId="Index7">
    <w:name w:val="index 7"/>
    <w:basedOn w:val="Normal"/>
    <w:next w:val="Normal"/>
    <w:autoRedefine/>
    <w:uiPriority w:val="99"/>
    <w:semiHidden/>
    <w:unhideWhenUsed/>
    <w:rsid w:val="000B5C90"/>
    <w:pPr>
      <w:spacing w:line="240" w:lineRule="auto"/>
      <w:ind w:left="1330" w:hanging="190"/>
    </w:pPr>
  </w:style>
  <w:style w:type="paragraph" w:styleId="Index8">
    <w:name w:val="index 8"/>
    <w:basedOn w:val="Normal"/>
    <w:next w:val="Normal"/>
    <w:autoRedefine/>
    <w:uiPriority w:val="99"/>
    <w:semiHidden/>
    <w:unhideWhenUsed/>
    <w:rsid w:val="000B5C90"/>
    <w:pPr>
      <w:spacing w:line="240" w:lineRule="auto"/>
      <w:ind w:left="1520" w:hanging="190"/>
    </w:pPr>
  </w:style>
  <w:style w:type="paragraph" w:styleId="Index9">
    <w:name w:val="index 9"/>
    <w:basedOn w:val="Normal"/>
    <w:next w:val="Normal"/>
    <w:autoRedefine/>
    <w:uiPriority w:val="99"/>
    <w:semiHidden/>
    <w:unhideWhenUsed/>
    <w:rsid w:val="000B5C90"/>
    <w:pPr>
      <w:spacing w:line="240" w:lineRule="auto"/>
      <w:ind w:left="1710" w:hanging="190"/>
    </w:pPr>
  </w:style>
  <w:style w:type="paragraph" w:styleId="IndexHeading">
    <w:name w:val="index heading"/>
    <w:basedOn w:val="Normal"/>
    <w:next w:val="Index1"/>
    <w:uiPriority w:val="99"/>
    <w:semiHidden/>
    <w:unhideWhenUsed/>
    <w:rsid w:val="000B5C90"/>
    <w:rPr>
      <w:rFonts w:asciiTheme="majorHAnsi" w:eastAsiaTheme="majorEastAsia" w:hAnsiTheme="majorHAnsi" w:cstheme="majorBidi"/>
      <w:b/>
      <w:bCs/>
    </w:rPr>
  </w:style>
  <w:style w:type="paragraph" w:styleId="IntenseQuote">
    <w:name w:val="Intense Quote"/>
    <w:basedOn w:val="Normal"/>
    <w:next w:val="Normal"/>
    <w:link w:val="IntenseQuoteChar"/>
    <w:uiPriority w:val="49"/>
    <w:semiHidden/>
    <w:qFormat/>
    <w:rsid w:val="000B5C90"/>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49"/>
    <w:semiHidden/>
    <w:rsid w:val="000B5C90"/>
    <w:rPr>
      <w:i/>
      <w:iCs/>
      <w:color w:val="262626" w:themeColor="accent1"/>
      <w:kern w:val="12"/>
      <w:lang w:val="en-US"/>
    </w:rPr>
  </w:style>
  <w:style w:type="paragraph" w:styleId="List">
    <w:name w:val="List"/>
    <w:basedOn w:val="Normal"/>
    <w:uiPriority w:val="99"/>
    <w:semiHidden/>
    <w:rsid w:val="000B5C90"/>
    <w:pPr>
      <w:ind w:left="283" w:hanging="283"/>
      <w:contextualSpacing/>
    </w:pPr>
  </w:style>
  <w:style w:type="paragraph" w:styleId="List2">
    <w:name w:val="List 2"/>
    <w:basedOn w:val="Normal"/>
    <w:uiPriority w:val="99"/>
    <w:semiHidden/>
    <w:rsid w:val="000B5C90"/>
    <w:pPr>
      <w:ind w:left="566" w:hanging="283"/>
      <w:contextualSpacing/>
    </w:pPr>
  </w:style>
  <w:style w:type="paragraph" w:styleId="List3">
    <w:name w:val="List 3"/>
    <w:basedOn w:val="Normal"/>
    <w:uiPriority w:val="99"/>
    <w:semiHidden/>
    <w:rsid w:val="000B5C90"/>
    <w:pPr>
      <w:ind w:left="849" w:hanging="283"/>
      <w:contextualSpacing/>
    </w:pPr>
  </w:style>
  <w:style w:type="paragraph" w:styleId="List4">
    <w:name w:val="List 4"/>
    <w:basedOn w:val="Normal"/>
    <w:uiPriority w:val="99"/>
    <w:semiHidden/>
    <w:rsid w:val="000B5C90"/>
    <w:pPr>
      <w:ind w:left="1132" w:hanging="283"/>
      <w:contextualSpacing/>
    </w:pPr>
  </w:style>
  <w:style w:type="paragraph" w:styleId="List5">
    <w:name w:val="List 5"/>
    <w:basedOn w:val="Normal"/>
    <w:uiPriority w:val="99"/>
    <w:semiHidden/>
    <w:rsid w:val="000B5C90"/>
    <w:pPr>
      <w:ind w:left="1415" w:hanging="283"/>
      <w:contextualSpacing/>
    </w:pPr>
  </w:style>
  <w:style w:type="paragraph" w:styleId="ListBullet3">
    <w:name w:val="List Bullet 3"/>
    <w:basedOn w:val="Normal"/>
    <w:uiPriority w:val="99"/>
    <w:semiHidden/>
    <w:unhideWhenUsed/>
    <w:rsid w:val="000B5C90"/>
    <w:pPr>
      <w:numPr>
        <w:numId w:val="7"/>
      </w:numPr>
      <w:contextualSpacing/>
    </w:pPr>
  </w:style>
  <w:style w:type="paragraph" w:styleId="ListBullet4">
    <w:name w:val="List Bullet 4"/>
    <w:basedOn w:val="Normal"/>
    <w:uiPriority w:val="99"/>
    <w:semiHidden/>
    <w:unhideWhenUsed/>
    <w:rsid w:val="000B5C90"/>
    <w:pPr>
      <w:numPr>
        <w:numId w:val="8"/>
      </w:numPr>
      <w:contextualSpacing/>
    </w:pPr>
  </w:style>
  <w:style w:type="paragraph" w:styleId="ListBullet5">
    <w:name w:val="List Bullet 5"/>
    <w:basedOn w:val="Normal"/>
    <w:uiPriority w:val="99"/>
    <w:semiHidden/>
    <w:unhideWhenUsed/>
    <w:rsid w:val="000B5C90"/>
    <w:pPr>
      <w:numPr>
        <w:numId w:val="9"/>
      </w:numPr>
      <w:contextualSpacing/>
    </w:pPr>
  </w:style>
  <w:style w:type="paragraph" w:styleId="ListContinue">
    <w:name w:val="List Continue"/>
    <w:basedOn w:val="Normal"/>
    <w:uiPriority w:val="99"/>
    <w:semiHidden/>
    <w:unhideWhenUsed/>
    <w:rsid w:val="000B5C90"/>
    <w:pPr>
      <w:spacing w:after="120"/>
      <w:ind w:left="283"/>
      <w:contextualSpacing/>
    </w:pPr>
  </w:style>
  <w:style w:type="paragraph" w:styleId="ListContinue2">
    <w:name w:val="List Continue 2"/>
    <w:basedOn w:val="Normal"/>
    <w:uiPriority w:val="99"/>
    <w:semiHidden/>
    <w:unhideWhenUsed/>
    <w:rsid w:val="000B5C90"/>
    <w:pPr>
      <w:spacing w:after="120"/>
      <w:ind w:left="566"/>
      <w:contextualSpacing/>
    </w:pPr>
  </w:style>
  <w:style w:type="paragraph" w:styleId="ListContinue3">
    <w:name w:val="List Continue 3"/>
    <w:basedOn w:val="Normal"/>
    <w:uiPriority w:val="99"/>
    <w:semiHidden/>
    <w:unhideWhenUsed/>
    <w:rsid w:val="000B5C90"/>
    <w:pPr>
      <w:spacing w:after="120"/>
      <w:ind w:left="849"/>
      <w:contextualSpacing/>
    </w:pPr>
  </w:style>
  <w:style w:type="paragraph" w:styleId="ListContinue4">
    <w:name w:val="List Continue 4"/>
    <w:basedOn w:val="Normal"/>
    <w:uiPriority w:val="99"/>
    <w:semiHidden/>
    <w:unhideWhenUsed/>
    <w:rsid w:val="000B5C90"/>
    <w:pPr>
      <w:spacing w:after="120"/>
      <w:ind w:left="1132"/>
      <w:contextualSpacing/>
    </w:pPr>
  </w:style>
  <w:style w:type="paragraph" w:styleId="ListContinue5">
    <w:name w:val="List Continue 5"/>
    <w:basedOn w:val="Normal"/>
    <w:uiPriority w:val="99"/>
    <w:semiHidden/>
    <w:unhideWhenUsed/>
    <w:rsid w:val="000B5C90"/>
    <w:pPr>
      <w:spacing w:after="120"/>
      <w:ind w:left="1415"/>
      <w:contextualSpacing/>
    </w:pPr>
  </w:style>
  <w:style w:type="paragraph" w:styleId="ListNumber3">
    <w:name w:val="List Number 3"/>
    <w:basedOn w:val="Normal"/>
    <w:uiPriority w:val="99"/>
    <w:semiHidden/>
    <w:rsid w:val="000B5C90"/>
    <w:pPr>
      <w:numPr>
        <w:numId w:val="10"/>
      </w:numPr>
      <w:contextualSpacing/>
    </w:pPr>
  </w:style>
  <w:style w:type="paragraph" w:styleId="ListNumber4">
    <w:name w:val="List Number 4"/>
    <w:basedOn w:val="Normal"/>
    <w:uiPriority w:val="99"/>
    <w:semiHidden/>
    <w:rsid w:val="000B5C90"/>
    <w:pPr>
      <w:numPr>
        <w:numId w:val="11"/>
      </w:numPr>
      <w:contextualSpacing/>
    </w:pPr>
  </w:style>
  <w:style w:type="paragraph" w:styleId="ListNumber5">
    <w:name w:val="List Number 5"/>
    <w:basedOn w:val="Normal"/>
    <w:uiPriority w:val="99"/>
    <w:semiHidden/>
    <w:unhideWhenUsed/>
    <w:rsid w:val="000B5C90"/>
    <w:pPr>
      <w:numPr>
        <w:numId w:val="12"/>
      </w:numPr>
      <w:contextualSpacing/>
    </w:pPr>
  </w:style>
  <w:style w:type="paragraph" w:styleId="MacroText">
    <w:name w:val="macro"/>
    <w:link w:val="MacroTextChar"/>
    <w:uiPriority w:val="99"/>
    <w:semiHidden/>
    <w:unhideWhenUsed/>
    <w:rsid w:val="000B5C90"/>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sz w:val="20"/>
      <w:szCs w:val="20"/>
      <w:lang w:val="en-US"/>
    </w:rPr>
  </w:style>
  <w:style w:type="character" w:customStyle="1" w:styleId="MacroTextChar">
    <w:name w:val="Macro Text Char"/>
    <w:basedOn w:val="DefaultParagraphFont"/>
    <w:link w:val="MacroText"/>
    <w:uiPriority w:val="99"/>
    <w:semiHidden/>
    <w:rsid w:val="000B5C90"/>
    <w:rPr>
      <w:rFonts w:ascii="Consolas" w:hAnsi="Consolas" w:cs="Consolas"/>
      <w:kern w:val="12"/>
      <w:sz w:val="20"/>
      <w:szCs w:val="20"/>
      <w:lang w:val="en-US"/>
    </w:rPr>
  </w:style>
  <w:style w:type="paragraph" w:styleId="MessageHeader">
    <w:name w:val="Message Header"/>
    <w:basedOn w:val="Normal"/>
    <w:link w:val="MessageHeaderChar"/>
    <w:uiPriority w:val="99"/>
    <w:semiHidden/>
    <w:unhideWhenUsed/>
    <w:rsid w:val="000B5C9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B5C90"/>
    <w:rPr>
      <w:rFonts w:asciiTheme="majorHAnsi" w:eastAsiaTheme="majorEastAsia" w:hAnsiTheme="majorHAnsi" w:cstheme="majorBidi"/>
      <w:kern w:val="12"/>
      <w:sz w:val="24"/>
      <w:szCs w:val="24"/>
      <w:shd w:val="pct20" w:color="auto" w:fill="auto"/>
      <w:lang w:val="en-US"/>
    </w:rPr>
  </w:style>
  <w:style w:type="paragraph" w:styleId="NormalWeb">
    <w:name w:val="Normal (Web)"/>
    <w:basedOn w:val="Normal"/>
    <w:uiPriority w:val="99"/>
    <w:semiHidden/>
    <w:unhideWhenUsed/>
    <w:rsid w:val="000B5C90"/>
    <w:rPr>
      <w:rFonts w:ascii="Times New Roman" w:hAnsi="Times New Roman" w:cs="Times New Roman"/>
      <w:sz w:val="24"/>
      <w:szCs w:val="24"/>
    </w:rPr>
  </w:style>
  <w:style w:type="paragraph" w:styleId="NormalIndent">
    <w:name w:val="Normal Indent"/>
    <w:basedOn w:val="Normal"/>
    <w:uiPriority w:val="99"/>
    <w:semiHidden/>
    <w:unhideWhenUsed/>
    <w:rsid w:val="000B5C90"/>
    <w:pPr>
      <w:ind w:left="720"/>
    </w:pPr>
  </w:style>
  <w:style w:type="paragraph" w:styleId="PlainText">
    <w:name w:val="Plain Text"/>
    <w:basedOn w:val="Normal"/>
    <w:link w:val="PlainTextChar"/>
    <w:uiPriority w:val="99"/>
    <w:semiHidden/>
    <w:unhideWhenUsed/>
    <w:rsid w:val="000B5C90"/>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0B5C90"/>
    <w:rPr>
      <w:rFonts w:ascii="Consolas" w:hAnsi="Consolas" w:cs="Consolas"/>
      <w:kern w:val="12"/>
      <w:sz w:val="21"/>
      <w:szCs w:val="21"/>
      <w:lang w:val="en-US"/>
    </w:rPr>
  </w:style>
  <w:style w:type="paragraph" w:styleId="Quote">
    <w:name w:val="Quote"/>
    <w:basedOn w:val="Normal"/>
    <w:next w:val="Normal"/>
    <w:link w:val="QuoteChar"/>
    <w:uiPriority w:val="99"/>
    <w:semiHidden/>
    <w:qFormat/>
    <w:rsid w:val="000B5C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0B5C90"/>
    <w:rPr>
      <w:i/>
      <w:iCs/>
      <w:color w:val="404040" w:themeColor="text1" w:themeTint="BF"/>
      <w:kern w:val="12"/>
      <w:lang w:val="en-US"/>
    </w:rPr>
  </w:style>
  <w:style w:type="paragraph" w:styleId="Salutation">
    <w:name w:val="Salutation"/>
    <w:basedOn w:val="Normal"/>
    <w:next w:val="Normal"/>
    <w:link w:val="SalutationChar"/>
    <w:uiPriority w:val="99"/>
    <w:semiHidden/>
    <w:unhideWhenUsed/>
    <w:rsid w:val="000B5C90"/>
  </w:style>
  <w:style w:type="character" w:customStyle="1" w:styleId="SalutationChar">
    <w:name w:val="Salutation Char"/>
    <w:basedOn w:val="DefaultParagraphFont"/>
    <w:link w:val="Salutation"/>
    <w:uiPriority w:val="99"/>
    <w:semiHidden/>
    <w:rsid w:val="000B5C90"/>
    <w:rPr>
      <w:kern w:val="12"/>
      <w:lang w:val="en-US"/>
    </w:rPr>
  </w:style>
  <w:style w:type="paragraph" w:styleId="TableofAuthorities">
    <w:name w:val="table of authorities"/>
    <w:basedOn w:val="Normal"/>
    <w:next w:val="Normal"/>
    <w:uiPriority w:val="99"/>
    <w:semiHidden/>
    <w:unhideWhenUsed/>
    <w:rsid w:val="000B5C90"/>
    <w:pPr>
      <w:ind w:left="190" w:hanging="190"/>
    </w:pPr>
  </w:style>
  <w:style w:type="paragraph" w:styleId="TOAHeading">
    <w:name w:val="toa heading"/>
    <w:basedOn w:val="Normal"/>
    <w:next w:val="Normal"/>
    <w:uiPriority w:val="99"/>
    <w:semiHidden/>
    <w:unhideWhenUsed/>
    <w:rsid w:val="000B5C90"/>
    <w:pPr>
      <w:spacing w:before="120"/>
    </w:pPr>
    <w:rPr>
      <w:rFonts w:asciiTheme="majorHAnsi" w:eastAsiaTheme="majorEastAsia" w:hAnsiTheme="majorHAnsi" w:cstheme="majorBidi"/>
      <w:b/>
      <w:bCs/>
      <w:sz w:val="24"/>
      <w:szCs w:val="24"/>
    </w:rPr>
  </w:style>
  <w:style w:type="paragraph" w:customStyle="1" w:styleId="Code">
    <w:name w:val="_Code"/>
    <w:basedOn w:val="Body"/>
    <w:link w:val="CodeChar"/>
    <w:uiPriority w:val="17"/>
    <w:qFormat/>
    <w:rsid w:val="00FC59C9"/>
    <w:rPr>
      <w:rFonts w:ascii="Courier New" w:hAnsi="Courier New"/>
    </w:rPr>
  </w:style>
  <w:style w:type="character" w:customStyle="1" w:styleId="CodeChar">
    <w:name w:val="_Code Char"/>
    <w:basedOn w:val="DefaultParagraphFont"/>
    <w:link w:val="Code"/>
    <w:uiPriority w:val="17"/>
    <w:rsid w:val="00FC59C9"/>
    <w:rPr>
      <w:rFonts w:ascii="Courier New" w:hAnsi="Courier New"/>
      <w:kern w:val="12"/>
      <w:lang w:val="en-US"/>
    </w:rPr>
  </w:style>
  <w:style w:type="table" w:customStyle="1" w:styleId="ABBFooterTable1">
    <w:name w:val="ABB Footer Table1"/>
    <w:basedOn w:val="TableNormal"/>
    <w:uiPriority w:val="99"/>
    <w:rsid w:val="005158D7"/>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table" w:customStyle="1" w:styleId="ABBFooterTable2">
    <w:name w:val="ABB Footer Table2"/>
    <w:basedOn w:val="TableNormal"/>
    <w:uiPriority w:val="99"/>
    <w:rsid w:val="00E95050"/>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styleId="Revision">
    <w:name w:val="Revision"/>
    <w:hidden/>
    <w:uiPriority w:val="99"/>
    <w:semiHidden/>
    <w:rsid w:val="0003376C"/>
    <w:pPr>
      <w:spacing w:line="240" w:lineRule="auto"/>
    </w:pPr>
    <w:rPr>
      <w:kern w:val="12"/>
      <w:lang w:val="en-US"/>
    </w:rPr>
  </w:style>
  <w:style w:type="character" w:styleId="CommentReference">
    <w:name w:val="annotation reference"/>
    <w:basedOn w:val="DefaultParagraphFont"/>
    <w:uiPriority w:val="99"/>
    <w:semiHidden/>
    <w:unhideWhenUsed/>
    <w:rsid w:val="00F95309"/>
    <w:rPr>
      <w:sz w:val="16"/>
      <w:szCs w:val="16"/>
    </w:rPr>
  </w:style>
  <w:style w:type="table" w:styleId="GridTable1Light-Accent2">
    <w:name w:val="Grid Table 1 Light Accent 2"/>
    <w:basedOn w:val="TableNormal"/>
    <w:uiPriority w:val="46"/>
    <w:rsid w:val="00BC428A"/>
    <w:pPr>
      <w:spacing w:line="240" w:lineRule="auto"/>
    </w:pPr>
    <w:tblPr>
      <w:tblStyleRowBandSize w:val="1"/>
      <w:tblStyleColBandSize w:val="1"/>
      <w:tblBorders>
        <w:top w:val="single" w:sz="4" w:space="0" w:color="C5C5C5" w:themeColor="accent2" w:themeTint="66"/>
        <w:left w:val="single" w:sz="4" w:space="0" w:color="C5C5C5" w:themeColor="accent2" w:themeTint="66"/>
        <w:bottom w:val="single" w:sz="4" w:space="0" w:color="C5C5C5" w:themeColor="accent2" w:themeTint="66"/>
        <w:right w:val="single" w:sz="4" w:space="0" w:color="C5C5C5" w:themeColor="accent2" w:themeTint="66"/>
        <w:insideH w:val="single" w:sz="4" w:space="0" w:color="C5C5C5" w:themeColor="accent2" w:themeTint="66"/>
        <w:insideV w:val="single" w:sz="4" w:space="0" w:color="C5C5C5" w:themeColor="accent2" w:themeTint="66"/>
      </w:tblBorders>
    </w:tblPr>
    <w:tblStylePr w:type="firstRow">
      <w:rPr>
        <w:b/>
        <w:bCs/>
      </w:rPr>
      <w:tblPr/>
      <w:tcPr>
        <w:tcBorders>
          <w:bottom w:val="single" w:sz="12" w:space="0" w:color="A8A8A8" w:themeColor="accent2" w:themeTint="99"/>
        </w:tcBorders>
      </w:tcPr>
    </w:tblStylePr>
    <w:tblStylePr w:type="lastRow">
      <w:rPr>
        <w:b/>
        <w:bCs/>
      </w:rPr>
      <w:tblPr/>
      <w:tcPr>
        <w:tcBorders>
          <w:top w:val="double" w:sz="2" w:space="0" w:color="A8A8A8"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27B7"/>
    <w:pPr>
      <w:spacing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D27B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23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1719">
      <w:bodyDiv w:val="1"/>
      <w:marLeft w:val="0"/>
      <w:marRight w:val="0"/>
      <w:marTop w:val="0"/>
      <w:marBottom w:val="0"/>
      <w:divBdr>
        <w:top w:val="none" w:sz="0" w:space="0" w:color="auto"/>
        <w:left w:val="none" w:sz="0" w:space="0" w:color="auto"/>
        <w:bottom w:val="none" w:sz="0" w:space="0" w:color="auto"/>
        <w:right w:val="none" w:sz="0" w:space="0" w:color="auto"/>
      </w:divBdr>
    </w:div>
    <w:div w:id="586115601">
      <w:bodyDiv w:val="1"/>
      <w:marLeft w:val="0"/>
      <w:marRight w:val="0"/>
      <w:marTop w:val="0"/>
      <w:marBottom w:val="0"/>
      <w:divBdr>
        <w:top w:val="none" w:sz="0" w:space="0" w:color="auto"/>
        <w:left w:val="none" w:sz="0" w:space="0" w:color="auto"/>
        <w:bottom w:val="none" w:sz="0" w:space="0" w:color="auto"/>
        <w:right w:val="none" w:sz="0" w:space="0" w:color="auto"/>
      </w:divBdr>
    </w:div>
    <w:div w:id="1321539521">
      <w:bodyDiv w:val="1"/>
      <w:marLeft w:val="0"/>
      <w:marRight w:val="0"/>
      <w:marTop w:val="0"/>
      <w:marBottom w:val="0"/>
      <w:divBdr>
        <w:top w:val="none" w:sz="0" w:space="0" w:color="auto"/>
        <w:left w:val="none" w:sz="0" w:space="0" w:color="auto"/>
        <w:bottom w:val="none" w:sz="0" w:space="0" w:color="auto"/>
        <w:right w:val="none" w:sz="0" w:space="0" w:color="auto"/>
      </w:divBdr>
    </w:div>
    <w:div w:id="1406027476">
      <w:bodyDiv w:val="1"/>
      <w:marLeft w:val="0"/>
      <w:marRight w:val="0"/>
      <w:marTop w:val="0"/>
      <w:marBottom w:val="0"/>
      <w:divBdr>
        <w:top w:val="none" w:sz="0" w:space="0" w:color="auto"/>
        <w:left w:val="none" w:sz="0" w:space="0" w:color="auto"/>
        <w:bottom w:val="none" w:sz="0" w:space="0" w:color="auto"/>
        <w:right w:val="none" w:sz="0" w:space="0" w:color="auto"/>
      </w:divBdr>
    </w:div>
    <w:div w:id="1952080815">
      <w:bodyDiv w:val="1"/>
      <w:marLeft w:val="0"/>
      <w:marRight w:val="0"/>
      <w:marTop w:val="0"/>
      <w:marBottom w:val="0"/>
      <w:divBdr>
        <w:top w:val="none" w:sz="0" w:space="0" w:color="auto"/>
        <w:left w:val="none" w:sz="0" w:space="0" w:color="auto"/>
        <w:bottom w:val="none" w:sz="0" w:space="0" w:color="auto"/>
        <w:right w:val="none" w:sz="0" w:space="0" w:color="auto"/>
      </w:divBdr>
    </w:div>
    <w:div w:id="2029020055">
      <w:bodyDiv w:val="1"/>
      <w:marLeft w:val="0"/>
      <w:marRight w:val="0"/>
      <w:marTop w:val="0"/>
      <w:marBottom w:val="0"/>
      <w:divBdr>
        <w:top w:val="none" w:sz="0" w:space="0" w:color="auto"/>
        <w:left w:val="none" w:sz="0" w:space="0" w:color="auto"/>
        <w:bottom w:val="none" w:sz="0" w:space="0" w:color="auto"/>
        <w:right w:val="none" w:sz="0" w:space="0" w:color="auto"/>
      </w:divBdr>
    </w:div>
    <w:div w:id="21425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8.jpe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NJOQIA4\Documents\Custom%20Office%20Templates\ABB%20Technical%20Standard%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49EF6169B14EF09825D3D9B9D53013"/>
        <w:category>
          <w:name w:val="General"/>
          <w:gallery w:val="placeholder"/>
        </w:category>
        <w:types>
          <w:type w:val="bbPlcHdr"/>
        </w:types>
        <w:behaviors>
          <w:behavior w:val="content"/>
        </w:behaviors>
        <w:guid w:val="{C13148AA-D03B-4385-9758-50532E897BAE}"/>
      </w:docPartPr>
      <w:docPartBody>
        <w:p w:rsidR="00B57744" w:rsidRDefault="00B57744">
          <w:pPr>
            <w:pStyle w:val="0149EF6169B14EF09825D3D9B9D53013"/>
          </w:pPr>
          <w:r w:rsidRPr="005C55BD">
            <w:rPr>
              <w:rStyle w:val="PlaceholderText"/>
            </w:rPr>
            <w:t>[Category Title]</w:t>
          </w:r>
        </w:p>
      </w:docPartBody>
    </w:docPart>
    <w:docPart>
      <w:docPartPr>
        <w:name w:val="8910E30CBA3748CDBB98F9F3ACAEEBCC"/>
        <w:category>
          <w:name w:val="General"/>
          <w:gallery w:val="placeholder"/>
        </w:category>
        <w:types>
          <w:type w:val="bbPlcHdr"/>
        </w:types>
        <w:behaviors>
          <w:behavior w:val="content"/>
        </w:behaviors>
        <w:guid w:val="{510401C9-C25F-4CAB-9EB1-5C59775EB557}"/>
      </w:docPartPr>
      <w:docPartBody>
        <w:p w:rsidR="00B57744" w:rsidRDefault="00B57744">
          <w:pPr>
            <w:pStyle w:val="8910E30CBA3748CDBB98F9F3ACAEEBCC"/>
          </w:pPr>
          <w:r w:rsidRPr="005C55BD">
            <w:rPr>
              <w:rStyle w:val="PlaceholderText"/>
            </w:rPr>
            <w:t>[Title]</w:t>
          </w:r>
        </w:p>
      </w:docPartBody>
    </w:docPart>
    <w:docPart>
      <w:docPartPr>
        <w:name w:val="119868598DD3461BBBBB4FB58336F8D9"/>
        <w:category>
          <w:name w:val="General"/>
          <w:gallery w:val="placeholder"/>
        </w:category>
        <w:types>
          <w:type w:val="bbPlcHdr"/>
        </w:types>
        <w:behaviors>
          <w:behavior w:val="content"/>
        </w:behaviors>
        <w:guid w:val="{FACADD24-0D9E-4718-802B-CB6A600F8769}"/>
      </w:docPartPr>
      <w:docPartBody>
        <w:p w:rsidR="00B57744" w:rsidRDefault="00B57744">
          <w:pPr>
            <w:pStyle w:val="119868598DD3461BBBBB4FB58336F8D9"/>
          </w:pPr>
          <w:r w:rsidRPr="005C55BD">
            <w:rPr>
              <w:rStyle w:val="PlaceholderText"/>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Cambria"/>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BBvoice CNSG">
    <w:altName w:val="微软雅黑"/>
    <w:charset w:val="86"/>
    <w:family w:val="swiss"/>
    <w:pitch w:val="variable"/>
    <w:sig w:usb0="A00002BF" w:usb1="38CF7CFA" w:usb2="00000016" w:usb3="00000000" w:csb0="0004001F" w:csb1="00000000"/>
  </w:font>
  <w:font w:name="Siemens Sans Black">
    <w:panose1 w:val="00000000000000000000"/>
    <w:charset w:val="00"/>
    <w:family w:val="auto"/>
    <w:pitch w:val="variable"/>
    <w:sig w:usb0="A00002FF" w:usb1="0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44"/>
    <w:rsid w:val="00182AFD"/>
    <w:rsid w:val="001D7F5B"/>
    <w:rsid w:val="00360570"/>
    <w:rsid w:val="00403041"/>
    <w:rsid w:val="005A2C22"/>
    <w:rsid w:val="006235C2"/>
    <w:rsid w:val="00722EE6"/>
    <w:rsid w:val="007F497E"/>
    <w:rsid w:val="008F6788"/>
    <w:rsid w:val="009A042E"/>
    <w:rsid w:val="00B57744"/>
    <w:rsid w:val="00C13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149EF6169B14EF09825D3D9B9D53013">
    <w:name w:val="0149EF6169B14EF09825D3D9B9D53013"/>
  </w:style>
  <w:style w:type="paragraph" w:customStyle="1" w:styleId="8910E30CBA3748CDBB98F9F3ACAEEBCC">
    <w:name w:val="8910E30CBA3748CDBB98F9F3ACAEEBCC"/>
  </w:style>
  <w:style w:type="paragraph" w:customStyle="1" w:styleId="119868598DD3461BBBBB4FB58336F8D9">
    <w:name w:val="119868598DD3461BBBBB4FB58336F8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BB 2017">
  <a:themeElements>
    <a:clrScheme name="ABB PPT colors with gray links">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A9A9A9"/>
      </a:hlink>
      <a:folHlink>
        <a:srgbClr val="6E6E6E"/>
      </a:folHlink>
    </a:clrScheme>
    <a:fontScheme name="ABB Fonts">
      <a:majorFont>
        <a:latin typeface="ABBvoice"/>
        <a:ea typeface="ABBvoice"/>
        <a:cs typeface="ABBvoice"/>
      </a:majorFont>
      <a:minorFont>
        <a:latin typeface="ABBvoice"/>
        <a:ea typeface="ABBvoice"/>
        <a:cs typeface="ABBvoi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ABBTempCustomXMLPart xmlns="http://schemas.abb.com/Office/ABBTempCustomXMLPart">
  <LifecycleStatus>Draft</LifecycleStatus>
  <SecurityLevel>Internal</SecurityLevel>
  <DocumentId/>
  <DocumentRevisionId>A</DocumentRevisionId>
  <LanguageCode>en</LanguageCode>
  <YearOfFirstPublication/>
</ABBTempCustomXMLPart>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AF7FA83B4DCC145BAFA9D33645B5813" ma:contentTypeVersion="8" ma:contentTypeDescription="Create a new document." ma:contentTypeScope="" ma:versionID="0f0bc01da225866e4e142da64f8b089b">
  <xsd:schema xmlns:xsd="http://www.w3.org/2001/XMLSchema" xmlns:xs="http://www.w3.org/2001/XMLSchema" xmlns:p="http://schemas.microsoft.com/office/2006/metadata/properties" xmlns:ns2="0b4b20c8-1e0c-47d0-b4aa-fca575e66a93" targetNamespace="http://schemas.microsoft.com/office/2006/metadata/properties" ma:root="true" ma:fieldsID="d09ce0d76d11d24633e812d7cd133587" ns2:_="">
    <xsd:import namespace="0b4b20c8-1e0c-47d0-b4aa-fca575e66a9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b20c8-1e0c-47d0-b4aa-fca575e66a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264419-1DEA-4EBF-B2D3-E16ACAA9AC93}">
  <ds:schemaRefs>
    <ds:schemaRef ds:uri="http://schemas.abb.com/Office/ABBTempCustomXMLPart"/>
  </ds:schemaRefs>
</ds:datastoreItem>
</file>

<file path=customXml/itemProps2.xml><?xml version="1.0" encoding="utf-8"?>
<ds:datastoreItem xmlns:ds="http://schemas.openxmlformats.org/officeDocument/2006/customXml" ds:itemID="{76773089-62D9-4757-A572-11DDA6149DBB}">
  <ds:schemaRefs>
    <ds:schemaRef ds:uri="http://schemas.openxmlformats.org/officeDocument/2006/bibliography"/>
  </ds:schemaRefs>
</ds:datastoreItem>
</file>

<file path=customXml/itemProps3.xml><?xml version="1.0" encoding="utf-8"?>
<ds:datastoreItem xmlns:ds="http://schemas.openxmlformats.org/officeDocument/2006/customXml" ds:itemID="{5C504AF3-C2B1-4588-943C-35B26183B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4b20c8-1e0c-47d0-b4aa-fca575e66a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65D45A-D8C2-4B5E-83EC-21A484DCF8D5}">
  <ds:schemaRefs>
    <ds:schemaRef ds:uri="http://schemas.microsoft.com/sharepoint/v3/contenttype/forms"/>
  </ds:schemaRefs>
</ds:datastoreItem>
</file>

<file path=customXml/itemProps5.xml><?xml version="1.0" encoding="utf-8"?>
<ds:datastoreItem xmlns:ds="http://schemas.openxmlformats.org/officeDocument/2006/customXml" ds:itemID="{C8EA3A31-65DC-4805-AFED-FE1E599C34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ABB Technical Standard Document.dotx</Template>
  <TotalTime>896</TotalTime>
  <Pages>19</Pages>
  <Words>1111</Words>
  <Characters>6338</Characters>
  <Application>Microsoft Office Word</Application>
  <DocSecurity>0</DocSecurity>
  <Lines>52</Lines>
  <Paragraphs>14</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22</vt:i4>
      </vt:variant>
    </vt:vector>
  </HeadingPairs>
  <TitlesOfParts>
    <vt:vector size="24" baseType="lpstr">
      <vt:lpstr>需求规格说明书</vt:lpstr>
      <vt:lpstr/>
      <vt:lpstr>Heading 1: Far far away, behind the word mountains</vt:lpstr>
      <vt:lpstr>    Heading 2: Far from the countries Vokalia and Consonantia,</vt:lpstr>
      <vt:lpstr>        Heading 3: There live the blind texts</vt:lpstr>
      <vt:lpstr>    Heading Level 2</vt:lpstr>
      <vt:lpstr>        Heading Level 3</vt:lpstr>
      <vt:lpstr>Heading 1</vt:lpstr>
      <vt:lpstr>Heading 1</vt:lpstr>
      <vt:lpstr>Heading 1</vt:lpstr>
      <vt:lpstr>    Heading 2</vt:lpstr>
      <vt:lpstr>        Heading 3</vt:lpstr>
      <vt:lpstr>        Heading 3</vt:lpstr>
      <vt:lpstr>    Heading 2</vt:lpstr>
      <vt:lpstr>        Another Heading 3</vt:lpstr>
      <vt:lpstr>        And one more Heading 3</vt:lpstr>
      <vt:lpstr>Heading 1</vt:lpstr>
      <vt:lpstr>Heading 1</vt:lpstr>
      <vt:lpstr>Heading 1</vt:lpstr>
      <vt:lpstr>Heading 1</vt:lpstr>
      <vt:lpstr>Heading 1</vt:lpstr>
      <vt:lpstr>Heading 1</vt:lpstr>
      <vt:lpstr>    Heading 2</vt:lpstr>
      <vt:lpstr>        Heading 3</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creator>Joe-GuanLun Qiao</dc:creator>
  <cp:lastModifiedBy>Sun, Qingyi (EXT) (RC-CN DI FA ST&amp;PM SUP IT&amp;EDGE)</cp:lastModifiedBy>
  <cp:revision>391</cp:revision>
  <cp:lastPrinted>2018-11-01T13:55:00Z</cp:lastPrinted>
  <dcterms:created xsi:type="dcterms:W3CDTF">2020-04-20T01:03:00Z</dcterms:created>
  <dcterms:modified xsi:type="dcterms:W3CDTF">2022-03-09T02:31:00Z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0x0101002AF7FA83B4DCC145BAFA9D33645B5813</vt:lpwstr>
  </property>
  <property fmtid="{D5CDD505-2E9C-101B-9397-08002B2CF9AE}" pid="3" name="MSIP_Label_a59b6cd5-d141-4a33-8bf1-0ca04484304f_Enabled">
    <vt:lpwstr>true</vt:lpwstr>
  </property>
  <property fmtid="{D5CDD505-2E9C-101B-9397-08002B2CF9AE}" pid="4" name="MSIP_Label_a59b6cd5-d141-4a33-8bf1-0ca04484304f_SetDate">
    <vt:lpwstr>2022-02-07T07:35:56Z</vt:lpwstr>
  </property>
  <property fmtid="{D5CDD505-2E9C-101B-9397-08002B2CF9AE}" pid="5" name="MSIP_Label_a59b6cd5-d141-4a33-8bf1-0ca04484304f_Method">
    <vt:lpwstr>Standard</vt:lpwstr>
  </property>
  <property fmtid="{D5CDD505-2E9C-101B-9397-08002B2CF9AE}" pid="6" name="MSIP_Label_a59b6cd5-d141-4a33-8bf1-0ca04484304f_Name">
    <vt:lpwstr>restricted-default</vt:lpwstr>
  </property>
  <property fmtid="{D5CDD505-2E9C-101B-9397-08002B2CF9AE}" pid="7" name="MSIP_Label_a59b6cd5-d141-4a33-8bf1-0ca04484304f_SiteId">
    <vt:lpwstr>38ae3bcd-9579-4fd4-adda-b42e1495d55a</vt:lpwstr>
  </property>
  <property fmtid="{D5CDD505-2E9C-101B-9397-08002B2CF9AE}" pid="8" name="MSIP_Label_a59b6cd5-d141-4a33-8bf1-0ca04484304f_ActionId">
    <vt:lpwstr>3158fa41-f7a9-48c0-9ff8-9b315ee7340d</vt:lpwstr>
  </property>
  <property fmtid="{D5CDD505-2E9C-101B-9397-08002B2CF9AE}" pid="9" name="MSIP_Label_a59b6cd5-d141-4a33-8bf1-0ca04484304f_ContentBits">
    <vt:lpwstr>0</vt:lpwstr>
  </property>
  <property fmtid="{D5CDD505-2E9C-101B-9397-08002B2CF9AE}" pid="10" name="Document_Confidentiality">
    <vt:lpwstr>Restricted</vt:lpwstr>
  </property>
</Properties>
</file>