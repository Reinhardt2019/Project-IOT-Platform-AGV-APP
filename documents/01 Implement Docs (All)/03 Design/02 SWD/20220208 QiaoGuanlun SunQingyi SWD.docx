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5A89" w14:textId="77777777" w:rsidR="00B87A79" w:rsidRPr="00A2596A" w:rsidRDefault="00B87A79" w:rsidP="009D2C93">
      <w:pPr>
        <w:pStyle w:val="T0Cursor"/>
        <w:rPr>
          <w:rFonts w:ascii="Times New Roman" w:eastAsia="Microsoft YaHei UI" w:hAnsi="Times New Roman" w:cs="Times New Roman"/>
          <w:color w:val="auto"/>
        </w:rPr>
      </w:pPr>
    </w:p>
    <w:bookmarkStart w:id="0" w:name="_Hlk528677103" w:displacedByCustomXml="next"/>
    <w:sdt>
      <w:sdtPr>
        <w:rPr>
          <w:rFonts w:ascii="Times New Roman" w:eastAsia="Microsoft YaHei UI" w:hAnsi="Times New Roman" w:cs="Times New Roman"/>
          <w:lang w:eastAsia="zh-CN"/>
        </w:rPr>
        <w:alias w:val="Category Title"/>
        <w:tag w:val="Category Title"/>
        <w:id w:val="-1257278997"/>
        <w:placeholder>
          <w:docPart w:val="0149EF6169B14EF09825D3D9B9D53013"/>
        </w:placeholder>
        <w:text/>
      </w:sdtPr>
      <w:sdtContent>
        <w:p w14:paraId="53650E10" w14:textId="565DD264" w:rsidR="000B5C90" w:rsidRPr="00A2596A" w:rsidRDefault="002773FE" w:rsidP="000B5C90">
          <w:pPr>
            <w:pStyle w:val="T1Categorytitle"/>
            <w:rPr>
              <w:rFonts w:ascii="Times New Roman" w:eastAsia="Microsoft YaHei UI" w:hAnsi="Times New Roman" w:cs="Times New Roman"/>
              <w:lang w:eastAsia="zh-CN"/>
            </w:rPr>
          </w:pPr>
          <w:del w:id="1" w:author="Qiao, Guan Lun (RC-CN DI FA ST&amp;PM SUP IT&amp;EDGE)" w:date="2022-01-25T13:57:00Z">
            <w:r w:rsidRPr="00A2596A" w:rsidDel="002773FE">
              <w:rPr>
                <w:rFonts w:ascii="Times New Roman" w:eastAsia="Microsoft YaHei UI" w:hAnsi="Times New Roman" w:cs="Times New Roman"/>
                <w:lang w:eastAsia="zh-CN"/>
              </w:rPr>
              <w:delText>AGV APP</w:delText>
            </w:r>
          </w:del>
          <w:ins w:id="2" w:author="Qiao, Guan Lun (RC-CN DI FA ST&amp;PM SUP IT&amp;EDGE)" w:date="2022-01-25T13:57:00Z">
            <w:r w:rsidRPr="00A2596A">
              <w:rPr>
                <w:rFonts w:ascii="Times New Roman" w:eastAsia="Microsoft YaHei UI" w:hAnsi="Times New Roman" w:cs="Times New Roman"/>
                <w:lang w:eastAsia="zh-CN"/>
              </w:rPr>
              <w:t>Auto-move APP</w:t>
            </w:r>
          </w:ins>
        </w:p>
      </w:sdtContent>
    </w:sdt>
    <w:sdt>
      <w:sdtPr>
        <w:rPr>
          <w:rFonts w:ascii="Times New Roman" w:eastAsia="Microsoft YaHei UI" w:hAnsi="Times New Roman" w:cs="Times New Roman" w:hint="eastAsia"/>
          <w:lang w:eastAsia="zh-CN"/>
        </w:rPr>
        <w:alias w:val="Title"/>
        <w:tag w:val="Title"/>
        <w:id w:val="-2113193074"/>
        <w:lock w:val="sdtLocked"/>
        <w:placeholder>
          <w:docPart w:val="8910E30CBA3748CDBB98F9F3ACAEEBCC"/>
        </w:placeholder>
        <w:dataBinding w:prefixMappings="xmlns:ns0='http://purl.org/dc/elements/1.1/' xmlns:ns1='http://schemas.openxmlformats.org/package/2006/metadata/core-properties' " w:xpath="/ns1:coreProperties[1]/ns0:title[1]" w:storeItemID="{6C3C8BC8-F283-45AE-878A-BAB7291924A1}"/>
        <w:text/>
      </w:sdtPr>
      <w:sdtContent>
        <w:p w14:paraId="66D962E9" w14:textId="7259ACDC" w:rsidR="000B5C90" w:rsidRPr="00A2596A" w:rsidRDefault="001C540C" w:rsidP="000B5C90">
          <w:pPr>
            <w:pStyle w:val="Title"/>
            <w:rPr>
              <w:rFonts w:ascii="Times New Roman" w:eastAsia="Microsoft YaHei UI" w:hAnsi="Times New Roman" w:cs="Times New Roman"/>
              <w:lang w:eastAsia="zh-CN"/>
            </w:rPr>
          </w:pPr>
          <w:del w:id="3" w:author="Qiao, Guan Lun (RC-CN DI FA ST&amp;PM SUP IT&amp;EDGE)" w:date="2022-02-08T10:09:00Z">
            <w:r w:rsidRPr="00A2596A" w:rsidDel="001C540C">
              <w:rPr>
                <w:rFonts w:ascii="Times New Roman" w:eastAsia="Microsoft YaHei UI" w:hAnsi="Times New Roman" w:cs="Times New Roman" w:hint="eastAsia"/>
                <w:lang w:eastAsia="zh-CN"/>
              </w:rPr>
              <w:delText>需求规格说</w:delText>
            </w:r>
          </w:del>
          <w:ins w:id="4" w:author="Qiao, Guan Lun (RC-CN DI FA ST&amp;PM SUP IT&amp;EDGE)" w:date="2022-02-08T10:09:00Z">
            <w:r>
              <w:rPr>
                <w:rFonts w:ascii="Times New Roman" w:eastAsia="Microsoft YaHei UI" w:hAnsi="Times New Roman" w:cs="Times New Roman" w:hint="eastAsia"/>
                <w:lang w:eastAsia="zh-CN"/>
              </w:rPr>
              <w:t>详细设计</w:t>
            </w:r>
          </w:ins>
          <w:del w:id="5" w:author="Qiao, Guan Lun (RC-CN DI FA ST&amp;PM SUP IT&amp;EDGE)" w:date="2022-02-08T10:09:00Z">
            <w:r w:rsidRPr="00A2596A" w:rsidDel="001C540C">
              <w:rPr>
                <w:rFonts w:ascii="Times New Roman" w:eastAsia="Microsoft YaHei UI" w:hAnsi="Times New Roman" w:cs="Times New Roman" w:hint="eastAsia"/>
                <w:lang w:eastAsia="zh-CN"/>
              </w:rPr>
              <w:delText>明书</w:delText>
            </w:r>
          </w:del>
        </w:p>
      </w:sdtContent>
    </w:sdt>
    <w:sdt>
      <w:sdtPr>
        <w:rPr>
          <w:rFonts w:ascii="Times New Roman" w:eastAsia="Microsoft YaHei UI" w:hAnsi="Times New Roman" w:cs="Times New Roman"/>
          <w:b/>
          <w:bCs/>
          <w:sz w:val="28"/>
          <w:szCs w:val="12"/>
          <w:lang w:eastAsia="zh-CN"/>
        </w:rPr>
        <w:alias w:val="Supplementary Title"/>
        <w:tag w:val="SupplementaryTitle"/>
        <w:id w:val="-1650194366"/>
        <w:placeholder>
          <w:docPart w:val="119868598DD3461BBBBB4FB58336F8D9"/>
        </w:placeholder>
        <w:text/>
      </w:sdtPr>
      <w:sdtContent>
        <w:p w14:paraId="3CB48273" w14:textId="1208D574" w:rsidR="000B5C90" w:rsidRPr="00A2596A" w:rsidRDefault="00A30A06" w:rsidP="000B5C90">
          <w:pPr>
            <w:pStyle w:val="Subtitle"/>
            <w:rPr>
              <w:rFonts w:ascii="Times New Roman" w:eastAsia="Microsoft YaHei UI" w:hAnsi="Times New Roman" w:cs="Times New Roman"/>
              <w:b/>
              <w:bCs/>
              <w:sz w:val="28"/>
              <w:szCs w:val="12"/>
              <w:lang w:eastAsia="zh-CN"/>
            </w:rPr>
          </w:pPr>
          <w:r w:rsidRPr="00A2596A">
            <w:rPr>
              <w:rFonts w:ascii="Times New Roman" w:eastAsia="Microsoft YaHei UI" w:hAnsi="Times New Roman" w:cs="Times New Roman"/>
              <w:b/>
              <w:bCs/>
              <w:sz w:val="28"/>
              <w:szCs w:val="12"/>
              <w:lang w:eastAsia="zh-CN"/>
            </w:rPr>
            <w:t>V1.0</w:t>
          </w:r>
        </w:p>
      </w:sdtContent>
    </w:sdt>
    <w:bookmarkEnd w:id="0" w:displacedByCustomXml="next"/>
    <w:bookmarkStart w:id="6" w:name="_Hlk524429332" w:displacedByCustomXml="next"/>
    <w:sdt>
      <w:sdtPr>
        <w:rPr>
          <w:rFonts w:ascii="Times New Roman" w:eastAsia="Microsoft YaHei UI" w:hAnsi="Times New Roman" w:cs="Times New Roman"/>
          <w:b w:val="0"/>
          <w:sz w:val="19"/>
        </w:rPr>
        <w:id w:val="-2036729105"/>
        <w:docPartObj>
          <w:docPartGallery w:val="Table of Contents"/>
          <w:docPartUnique/>
        </w:docPartObj>
      </w:sdtPr>
      <w:sdtContent>
        <w:p w14:paraId="42650510" w14:textId="3984C091" w:rsidR="00245719" w:rsidRPr="00A2596A" w:rsidRDefault="00245719" w:rsidP="008174D6">
          <w:pPr>
            <w:pStyle w:val="TOCHeading"/>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目录</w:t>
          </w:r>
        </w:p>
        <w:p w14:paraId="5339B405" w14:textId="15A00616" w:rsidR="007E5A19" w:rsidRDefault="00245719">
          <w:pPr>
            <w:pStyle w:val="TOC1"/>
            <w:tabs>
              <w:tab w:val="right" w:leader="dot" w:pos="8353"/>
            </w:tabs>
            <w:rPr>
              <w:ins w:id="7" w:author="Qiao, Guan Lun (RC-CN DI FA ST&amp;PM SUP IT&amp;EDGE)" w:date="2022-02-25T13:38:00Z"/>
              <w:rFonts w:eastAsiaTheme="minorEastAsia"/>
              <w:b w:val="0"/>
              <w:noProof/>
              <w:kern w:val="0"/>
              <w:sz w:val="22"/>
              <w:szCs w:val="22"/>
              <w:lang w:eastAsia="zh-CN"/>
            </w:rPr>
          </w:pPr>
          <w:r w:rsidRPr="00A2596A">
            <w:rPr>
              <w:rFonts w:ascii="Times New Roman" w:eastAsia="Microsoft YaHei UI" w:hAnsi="Times New Roman" w:cs="Times New Roman"/>
            </w:rPr>
            <w:fldChar w:fldCharType="begin"/>
          </w:r>
          <w:r w:rsidRPr="00A2596A">
            <w:rPr>
              <w:rFonts w:ascii="Times New Roman" w:eastAsia="Microsoft YaHei UI" w:hAnsi="Times New Roman" w:cs="Times New Roman"/>
            </w:rPr>
            <w:instrText xml:space="preserve"> TOC \o "1-3" \h \z \u </w:instrText>
          </w:r>
          <w:r w:rsidRPr="00A2596A">
            <w:rPr>
              <w:rFonts w:ascii="Times New Roman" w:eastAsia="Microsoft YaHei UI" w:hAnsi="Times New Roman" w:cs="Times New Roman"/>
            </w:rPr>
            <w:fldChar w:fldCharType="separate"/>
          </w:r>
          <w:ins w:id="8" w:author="Qiao, Guan Lun (RC-CN DI FA ST&amp;PM SUP IT&amp;EDGE)" w:date="2022-02-25T13:38:00Z">
            <w:r w:rsidR="007E5A19" w:rsidRPr="009632A0">
              <w:rPr>
                <w:rStyle w:val="Hyperlink"/>
                <w:noProof/>
              </w:rPr>
              <w:fldChar w:fldCharType="begin"/>
            </w:r>
            <w:r w:rsidR="007E5A19" w:rsidRPr="009632A0">
              <w:rPr>
                <w:rStyle w:val="Hyperlink"/>
                <w:noProof/>
              </w:rPr>
              <w:instrText xml:space="preserve"> </w:instrText>
            </w:r>
            <w:r w:rsidR="007E5A19">
              <w:rPr>
                <w:noProof/>
              </w:rPr>
              <w:instrText>HYPERLINK \l "_Toc96688738"</w:instrText>
            </w:r>
            <w:r w:rsidR="007E5A19" w:rsidRPr="009632A0">
              <w:rPr>
                <w:rStyle w:val="Hyperlink"/>
                <w:noProof/>
              </w:rPr>
              <w:instrText xml:space="preserve"> </w:instrText>
            </w:r>
            <w:r w:rsidR="007E5A19" w:rsidRPr="009632A0">
              <w:rPr>
                <w:rStyle w:val="Hyperlink"/>
                <w:noProof/>
              </w:rPr>
              <w:fldChar w:fldCharType="separate"/>
            </w:r>
            <w:r w:rsidR="007E5A19" w:rsidRPr="009632A0">
              <w:rPr>
                <w:rStyle w:val="Hyperlink"/>
                <w:rFonts w:ascii="Times New Roman" w:eastAsia="Microsoft YaHei UI" w:hAnsi="Times New Roman" w:cs="Times New Roman"/>
                <w:i/>
                <w:iCs/>
                <w:noProof/>
              </w:rPr>
              <w:t>1.</w:t>
            </w:r>
            <w:r w:rsidR="007E5A19">
              <w:rPr>
                <w:rFonts w:eastAsiaTheme="minorEastAsia"/>
                <w:b w:val="0"/>
                <w:noProof/>
                <w:kern w:val="0"/>
                <w:sz w:val="22"/>
                <w:szCs w:val="22"/>
                <w:lang w:eastAsia="zh-CN"/>
              </w:rPr>
              <w:tab/>
            </w:r>
            <w:r w:rsidR="007E5A19" w:rsidRPr="009632A0">
              <w:rPr>
                <w:rStyle w:val="Hyperlink"/>
                <w:rFonts w:ascii="Times New Roman" w:eastAsia="Microsoft YaHei UI" w:hAnsi="Times New Roman" w:cs="Times New Roman" w:hint="eastAsia"/>
                <w:i/>
                <w:iCs/>
                <w:noProof/>
                <w:lang w:eastAsia="zh-CN"/>
              </w:rPr>
              <w:t>引言</w:t>
            </w:r>
            <w:r w:rsidR="007E5A19">
              <w:rPr>
                <w:noProof/>
                <w:webHidden/>
              </w:rPr>
              <w:tab/>
            </w:r>
            <w:r w:rsidR="007E5A19">
              <w:rPr>
                <w:noProof/>
                <w:webHidden/>
              </w:rPr>
              <w:fldChar w:fldCharType="begin"/>
            </w:r>
            <w:r w:rsidR="007E5A19">
              <w:rPr>
                <w:noProof/>
                <w:webHidden/>
              </w:rPr>
              <w:instrText xml:space="preserve"> PAGEREF _Toc96688738 \h </w:instrText>
            </w:r>
          </w:ins>
          <w:r w:rsidR="007E5A19">
            <w:rPr>
              <w:noProof/>
              <w:webHidden/>
            </w:rPr>
          </w:r>
          <w:r w:rsidR="007E5A19">
            <w:rPr>
              <w:noProof/>
              <w:webHidden/>
            </w:rPr>
            <w:fldChar w:fldCharType="separate"/>
          </w:r>
          <w:ins w:id="9" w:author="Qiao, Guan Lun (RC-CN DI FA ST&amp;PM SUP IT&amp;EDGE)" w:date="2022-02-25T13:38:00Z">
            <w:r w:rsidR="007E5A19">
              <w:rPr>
                <w:rFonts w:hint="eastAsia"/>
                <w:noProof/>
                <w:webHidden/>
              </w:rPr>
              <w:t>3</w:t>
            </w:r>
            <w:r w:rsidR="007E5A19">
              <w:rPr>
                <w:noProof/>
                <w:webHidden/>
              </w:rPr>
              <w:fldChar w:fldCharType="end"/>
            </w:r>
            <w:r w:rsidR="007E5A19" w:rsidRPr="009632A0">
              <w:rPr>
                <w:rStyle w:val="Hyperlink"/>
                <w:noProof/>
              </w:rPr>
              <w:fldChar w:fldCharType="end"/>
            </w:r>
          </w:ins>
        </w:p>
        <w:p w14:paraId="67BC103C" w14:textId="2A40B331" w:rsidR="007E5A19" w:rsidRDefault="007E5A19">
          <w:pPr>
            <w:pStyle w:val="TOC2"/>
            <w:tabs>
              <w:tab w:val="left" w:pos="851"/>
              <w:tab w:val="right" w:leader="dot" w:pos="8353"/>
            </w:tabs>
            <w:rPr>
              <w:ins w:id="10" w:author="Qiao, Guan Lun (RC-CN DI FA ST&amp;PM SUP IT&amp;EDGE)" w:date="2022-02-25T13:38:00Z"/>
              <w:rFonts w:eastAsiaTheme="minorEastAsia"/>
              <w:noProof/>
              <w:kern w:val="0"/>
              <w:sz w:val="22"/>
              <w:szCs w:val="22"/>
              <w:lang w:eastAsia="zh-CN"/>
            </w:rPr>
          </w:pPr>
          <w:ins w:id="11"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"_Toc96688739"</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bCs/>
                <w:i/>
                <w:iCs/>
                <w:noProof/>
              </w:rPr>
              <w:t>1.1.</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bCs/>
                <w:i/>
                <w:iCs/>
                <w:noProof/>
                <w:lang w:eastAsia="zh-CN"/>
              </w:rPr>
              <w:t>概述</w:t>
            </w:r>
            <w:r>
              <w:rPr>
                <w:noProof/>
                <w:webHidden/>
              </w:rPr>
              <w:tab/>
            </w:r>
            <w:r>
              <w:rPr>
                <w:noProof/>
                <w:webHidden/>
              </w:rPr>
              <w:fldChar w:fldCharType="begin"/>
            </w:r>
            <w:r>
              <w:rPr>
                <w:noProof/>
                <w:webHidden/>
              </w:rPr>
              <w:instrText xml:space="preserve"> PAGEREF _Toc96688739 \h </w:instrText>
            </w:r>
          </w:ins>
          <w:r>
            <w:rPr>
              <w:noProof/>
              <w:webHidden/>
            </w:rPr>
          </w:r>
          <w:r>
            <w:rPr>
              <w:noProof/>
              <w:webHidden/>
            </w:rPr>
            <w:fldChar w:fldCharType="separate"/>
          </w:r>
          <w:ins w:id="12" w:author="Qiao, Guan Lun (RC-CN DI FA ST&amp;PM SUP IT&amp;EDGE)" w:date="2022-02-25T13:38:00Z">
            <w:r>
              <w:rPr>
                <w:rFonts w:hint="eastAsia"/>
                <w:noProof/>
                <w:webHidden/>
              </w:rPr>
              <w:t>3</w:t>
            </w:r>
            <w:r>
              <w:rPr>
                <w:noProof/>
                <w:webHidden/>
              </w:rPr>
              <w:fldChar w:fldCharType="end"/>
            </w:r>
            <w:r w:rsidRPr="009632A0">
              <w:rPr>
                <w:rStyle w:val="Hyperlink"/>
                <w:noProof/>
              </w:rPr>
              <w:fldChar w:fldCharType="end"/>
            </w:r>
          </w:ins>
        </w:p>
        <w:p w14:paraId="34C7C7A2" w14:textId="24A08ADB" w:rsidR="007E5A19" w:rsidRDefault="007E5A19">
          <w:pPr>
            <w:pStyle w:val="TOC1"/>
            <w:tabs>
              <w:tab w:val="right" w:leader="dot" w:pos="8353"/>
            </w:tabs>
            <w:rPr>
              <w:ins w:id="13" w:author="Qiao, Guan Lun (RC-CN DI FA ST&amp;PM SUP IT&amp;EDGE)" w:date="2022-02-25T13:38:00Z"/>
              <w:rFonts w:eastAsiaTheme="minorEastAsia"/>
              <w:b w:val="0"/>
              <w:noProof/>
              <w:kern w:val="0"/>
              <w:sz w:val="22"/>
              <w:szCs w:val="22"/>
              <w:lang w:eastAsia="zh-CN"/>
            </w:rPr>
          </w:pPr>
          <w:ins w:id="14"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"_Toc96688740"</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i/>
                <w:iCs/>
                <w:noProof/>
              </w:rPr>
              <w:t>2.</w:t>
            </w:r>
            <w:r>
              <w:rPr>
                <w:rFonts w:eastAsiaTheme="minorEastAsia"/>
                <w:b w:val="0"/>
                <w:noProof/>
                <w:kern w:val="0"/>
                <w:sz w:val="22"/>
                <w:szCs w:val="22"/>
                <w:lang w:eastAsia="zh-CN"/>
              </w:rPr>
              <w:tab/>
            </w:r>
            <w:r w:rsidRPr="009632A0">
              <w:rPr>
                <w:rStyle w:val="Hyperlink"/>
                <w:rFonts w:ascii="Times New Roman" w:eastAsia="Microsoft YaHei UI" w:hAnsi="Times New Roman" w:cs="Times New Roman" w:hint="eastAsia"/>
                <w:i/>
                <w:iCs/>
                <w:noProof/>
                <w:lang w:eastAsia="zh-CN"/>
              </w:rPr>
              <w:t>软件描述</w:t>
            </w:r>
            <w:r>
              <w:rPr>
                <w:noProof/>
                <w:webHidden/>
              </w:rPr>
              <w:tab/>
            </w:r>
            <w:r>
              <w:rPr>
                <w:noProof/>
                <w:webHidden/>
              </w:rPr>
              <w:fldChar w:fldCharType="begin"/>
            </w:r>
            <w:r>
              <w:rPr>
                <w:noProof/>
                <w:webHidden/>
              </w:rPr>
              <w:instrText xml:space="preserve"> PAGEREF _Toc96688740 \h </w:instrText>
            </w:r>
          </w:ins>
          <w:r>
            <w:rPr>
              <w:noProof/>
              <w:webHidden/>
            </w:rPr>
          </w:r>
          <w:r>
            <w:rPr>
              <w:noProof/>
              <w:webHidden/>
            </w:rPr>
            <w:fldChar w:fldCharType="separate"/>
          </w:r>
          <w:ins w:id="15" w:author="Qiao, Guan Lun (RC-CN DI FA ST&amp;PM SUP IT&amp;EDGE)" w:date="2022-02-25T13:38:00Z">
            <w:r>
              <w:rPr>
                <w:rFonts w:hint="eastAsia"/>
                <w:noProof/>
                <w:webHidden/>
              </w:rPr>
              <w:t>4</w:t>
            </w:r>
            <w:r>
              <w:rPr>
                <w:noProof/>
                <w:webHidden/>
              </w:rPr>
              <w:fldChar w:fldCharType="end"/>
            </w:r>
            <w:r w:rsidRPr="009632A0">
              <w:rPr>
                <w:rStyle w:val="Hyperlink"/>
                <w:noProof/>
              </w:rPr>
              <w:fldChar w:fldCharType="end"/>
            </w:r>
          </w:ins>
        </w:p>
        <w:p w14:paraId="6F4252A9" w14:textId="55A078E9" w:rsidR="007E5A19" w:rsidRDefault="007E5A19">
          <w:pPr>
            <w:pStyle w:val="TOC2"/>
            <w:tabs>
              <w:tab w:val="left" w:pos="851"/>
              <w:tab w:val="right" w:leader="dot" w:pos="8353"/>
            </w:tabs>
            <w:rPr>
              <w:ins w:id="16" w:author="Qiao, Guan Lun (RC-CN DI FA ST&amp;PM SUP IT&amp;EDGE)" w:date="2022-02-25T13:38:00Z"/>
              <w:rFonts w:eastAsiaTheme="minorEastAsia"/>
              <w:noProof/>
              <w:kern w:val="0"/>
              <w:sz w:val="22"/>
              <w:szCs w:val="22"/>
              <w:lang w:eastAsia="zh-CN"/>
            </w:rPr>
          </w:pPr>
          <w:ins w:id="17"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"_Toc96688741"</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bCs/>
                <w:i/>
                <w:iCs/>
                <w:noProof/>
                <w:lang w:eastAsia="zh-CN"/>
              </w:rPr>
              <w:t>2.1.</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bCs/>
                <w:i/>
                <w:iCs/>
                <w:noProof/>
                <w:lang w:eastAsia="zh-CN"/>
              </w:rPr>
              <w:t>软件目标</w:t>
            </w:r>
            <w:r>
              <w:rPr>
                <w:noProof/>
                <w:webHidden/>
              </w:rPr>
              <w:tab/>
            </w:r>
            <w:r>
              <w:rPr>
                <w:noProof/>
                <w:webHidden/>
              </w:rPr>
              <w:fldChar w:fldCharType="begin"/>
            </w:r>
            <w:r>
              <w:rPr>
                <w:noProof/>
                <w:webHidden/>
              </w:rPr>
              <w:instrText xml:space="preserve"> PAGEREF _Toc96688741 \h </w:instrText>
            </w:r>
          </w:ins>
          <w:r>
            <w:rPr>
              <w:noProof/>
              <w:webHidden/>
            </w:rPr>
          </w:r>
          <w:r>
            <w:rPr>
              <w:noProof/>
              <w:webHidden/>
            </w:rPr>
            <w:fldChar w:fldCharType="separate"/>
          </w:r>
          <w:ins w:id="18" w:author="Qiao, Guan Lun (RC-CN DI FA ST&amp;PM SUP IT&amp;EDGE)" w:date="2022-02-25T13:38:00Z">
            <w:r>
              <w:rPr>
                <w:rFonts w:hint="eastAsia"/>
                <w:noProof/>
                <w:webHidden/>
              </w:rPr>
              <w:t>4</w:t>
            </w:r>
            <w:r>
              <w:rPr>
                <w:noProof/>
                <w:webHidden/>
              </w:rPr>
              <w:fldChar w:fldCharType="end"/>
            </w:r>
            <w:r w:rsidRPr="009632A0">
              <w:rPr>
                <w:rStyle w:val="Hyperlink"/>
                <w:noProof/>
              </w:rPr>
              <w:fldChar w:fldCharType="end"/>
            </w:r>
          </w:ins>
        </w:p>
        <w:p w14:paraId="5E6A222A" w14:textId="583A9483" w:rsidR="007E5A19" w:rsidRDefault="007E5A19">
          <w:pPr>
            <w:pStyle w:val="TOC2"/>
            <w:tabs>
              <w:tab w:val="left" w:pos="851"/>
              <w:tab w:val="right" w:leader="dot" w:pos="8353"/>
            </w:tabs>
            <w:rPr>
              <w:ins w:id="19" w:author="Qiao, Guan Lun (RC-CN DI FA ST&amp;PM SUP IT&amp;EDGE)" w:date="2022-02-25T13:38:00Z"/>
              <w:rFonts w:eastAsiaTheme="minorEastAsia"/>
              <w:noProof/>
              <w:kern w:val="0"/>
              <w:sz w:val="22"/>
              <w:szCs w:val="22"/>
              <w:lang w:eastAsia="zh-CN"/>
            </w:rPr>
          </w:pPr>
          <w:ins w:id="20"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"_Toc96688742"</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bCs/>
                <w:i/>
                <w:iCs/>
                <w:noProof/>
              </w:rPr>
              <w:t>2.2.</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bCs/>
                <w:i/>
                <w:iCs/>
                <w:noProof/>
                <w:lang w:eastAsia="zh-CN"/>
              </w:rPr>
              <w:t>软件功能</w:t>
            </w:r>
            <w:r>
              <w:rPr>
                <w:noProof/>
                <w:webHidden/>
              </w:rPr>
              <w:tab/>
            </w:r>
            <w:r>
              <w:rPr>
                <w:noProof/>
                <w:webHidden/>
              </w:rPr>
              <w:fldChar w:fldCharType="begin"/>
            </w:r>
            <w:r>
              <w:rPr>
                <w:noProof/>
                <w:webHidden/>
              </w:rPr>
              <w:instrText xml:space="preserve"> PAGEREF _Toc96688742 \h </w:instrText>
            </w:r>
          </w:ins>
          <w:r>
            <w:rPr>
              <w:noProof/>
              <w:webHidden/>
            </w:rPr>
          </w:r>
          <w:r>
            <w:rPr>
              <w:noProof/>
              <w:webHidden/>
            </w:rPr>
            <w:fldChar w:fldCharType="separate"/>
          </w:r>
          <w:ins w:id="21" w:author="Qiao, Guan Lun (RC-CN DI FA ST&amp;PM SUP IT&amp;EDGE)" w:date="2022-02-25T13:38:00Z">
            <w:r>
              <w:rPr>
                <w:rFonts w:hint="eastAsia"/>
                <w:noProof/>
                <w:webHidden/>
              </w:rPr>
              <w:t>4</w:t>
            </w:r>
            <w:r>
              <w:rPr>
                <w:noProof/>
                <w:webHidden/>
              </w:rPr>
              <w:fldChar w:fldCharType="end"/>
            </w:r>
            <w:r w:rsidRPr="009632A0">
              <w:rPr>
                <w:rStyle w:val="Hyperlink"/>
                <w:noProof/>
              </w:rPr>
              <w:fldChar w:fldCharType="end"/>
            </w:r>
          </w:ins>
        </w:p>
        <w:p w14:paraId="28ADA05E" w14:textId="637900C1" w:rsidR="007E5A19" w:rsidRDefault="007E5A19">
          <w:pPr>
            <w:pStyle w:val="TOC2"/>
            <w:tabs>
              <w:tab w:val="left" w:pos="851"/>
              <w:tab w:val="right" w:leader="dot" w:pos="8353"/>
            </w:tabs>
            <w:rPr>
              <w:ins w:id="22" w:author="Qiao, Guan Lun (RC-CN DI FA ST&amp;PM SUP IT&amp;EDGE)" w:date="2022-02-25T13:38:00Z"/>
              <w:rFonts w:eastAsiaTheme="minorEastAsia"/>
              <w:noProof/>
              <w:kern w:val="0"/>
              <w:sz w:val="22"/>
              <w:szCs w:val="22"/>
              <w:lang w:eastAsia="zh-CN"/>
            </w:rPr>
          </w:pPr>
          <w:ins w:id="23"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"_Toc96688743"</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bCs/>
                <w:i/>
                <w:iCs/>
                <w:noProof/>
              </w:rPr>
              <w:t>2.3.</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bCs/>
                <w:i/>
                <w:iCs/>
                <w:noProof/>
                <w:lang w:eastAsia="zh-CN"/>
              </w:rPr>
              <w:t>用户特点</w:t>
            </w:r>
            <w:r>
              <w:rPr>
                <w:noProof/>
                <w:webHidden/>
              </w:rPr>
              <w:tab/>
            </w:r>
            <w:r>
              <w:rPr>
                <w:noProof/>
                <w:webHidden/>
              </w:rPr>
              <w:fldChar w:fldCharType="begin"/>
            </w:r>
            <w:r>
              <w:rPr>
                <w:noProof/>
                <w:webHidden/>
              </w:rPr>
              <w:instrText xml:space="preserve"> PAGEREF _Toc96688743 \h </w:instrText>
            </w:r>
          </w:ins>
          <w:r>
            <w:rPr>
              <w:noProof/>
              <w:webHidden/>
            </w:rPr>
          </w:r>
          <w:r>
            <w:rPr>
              <w:noProof/>
              <w:webHidden/>
            </w:rPr>
            <w:fldChar w:fldCharType="separate"/>
          </w:r>
          <w:ins w:id="24" w:author="Qiao, Guan Lun (RC-CN DI FA ST&amp;PM SUP IT&amp;EDGE)" w:date="2022-02-25T13:38:00Z">
            <w:r>
              <w:rPr>
                <w:rFonts w:hint="eastAsia"/>
                <w:noProof/>
                <w:webHidden/>
              </w:rPr>
              <w:t>4</w:t>
            </w:r>
            <w:r>
              <w:rPr>
                <w:noProof/>
                <w:webHidden/>
              </w:rPr>
              <w:fldChar w:fldCharType="end"/>
            </w:r>
            <w:r w:rsidRPr="009632A0">
              <w:rPr>
                <w:rStyle w:val="Hyperlink"/>
                <w:noProof/>
              </w:rPr>
              <w:fldChar w:fldCharType="end"/>
            </w:r>
          </w:ins>
        </w:p>
        <w:p w14:paraId="27EDFA56" w14:textId="7F873460" w:rsidR="007E5A19" w:rsidRDefault="007E5A19">
          <w:pPr>
            <w:pStyle w:val="TOC2"/>
            <w:tabs>
              <w:tab w:val="left" w:pos="851"/>
              <w:tab w:val="right" w:leader="dot" w:pos="8353"/>
            </w:tabs>
            <w:rPr>
              <w:ins w:id="25" w:author="Qiao, Guan Lun (RC-CN DI FA ST&amp;PM SUP IT&amp;EDGE)" w:date="2022-02-25T13:38:00Z"/>
              <w:rFonts w:eastAsiaTheme="minorEastAsia"/>
              <w:noProof/>
              <w:kern w:val="0"/>
              <w:sz w:val="22"/>
              <w:szCs w:val="22"/>
              <w:lang w:eastAsia="zh-CN"/>
            </w:rPr>
          </w:pPr>
          <w:ins w:id="26"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"_Toc96688744"</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bCs/>
                <w:i/>
                <w:iCs/>
                <w:noProof/>
              </w:rPr>
              <w:t>2.4.</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bCs/>
                <w:i/>
                <w:iCs/>
                <w:noProof/>
                <w:lang w:eastAsia="zh-CN"/>
              </w:rPr>
              <w:t>运行环境</w:t>
            </w:r>
            <w:r>
              <w:rPr>
                <w:noProof/>
                <w:webHidden/>
              </w:rPr>
              <w:tab/>
            </w:r>
            <w:r>
              <w:rPr>
                <w:noProof/>
                <w:webHidden/>
              </w:rPr>
              <w:fldChar w:fldCharType="begin"/>
            </w:r>
            <w:r>
              <w:rPr>
                <w:noProof/>
                <w:webHidden/>
              </w:rPr>
              <w:instrText xml:space="preserve"> PAGEREF _Toc96688744 \h </w:instrText>
            </w:r>
          </w:ins>
          <w:r>
            <w:rPr>
              <w:noProof/>
              <w:webHidden/>
            </w:rPr>
          </w:r>
          <w:r>
            <w:rPr>
              <w:noProof/>
              <w:webHidden/>
            </w:rPr>
            <w:fldChar w:fldCharType="separate"/>
          </w:r>
          <w:ins w:id="27" w:author="Qiao, Guan Lun (RC-CN DI FA ST&amp;PM SUP IT&amp;EDGE)" w:date="2022-02-25T13:38:00Z">
            <w:r>
              <w:rPr>
                <w:rFonts w:hint="eastAsia"/>
                <w:noProof/>
                <w:webHidden/>
              </w:rPr>
              <w:t>4</w:t>
            </w:r>
            <w:r>
              <w:rPr>
                <w:noProof/>
                <w:webHidden/>
              </w:rPr>
              <w:fldChar w:fldCharType="end"/>
            </w:r>
            <w:r w:rsidRPr="009632A0">
              <w:rPr>
                <w:rStyle w:val="Hyperlink"/>
                <w:noProof/>
              </w:rPr>
              <w:fldChar w:fldCharType="end"/>
            </w:r>
          </w:ins>
        </w:p>
        <w:p w14:paraId="6FA973F4" w14:textId="4EA29C69" w:rsidR="007E5A19" w:rsidRDefault="007E5A19">
          <w:pPr>
            <w:pStyle w:val="TOC2"/>
            <w:tabs>
              <w:tab w:val="left" w:pos="851"/>
              <w:tab w:val="right" w:leader="dot" w:pos="8353"/>
            </w:tabs>
            <w:rPr>
              <w:ins w:id="28" w:author="Qiao, Guan Lun (RC-CN DI FA ST&amp;PM SUP IT&amp;EDGE)" w:date="2022-02-25T13:38:00Z"/>
              <w:rFonts w:eastAsiaTheme="minorEastAsia"/>
              <w:noProof/>
              <w:kern w:val="0"/>
              <w:sz w:val="22"/>
              <w:szCs w:val="22"/>
              <w:lang w:eastAsia="zh-CN"/>
            </w:rPr>
          </w:pPr>
          <w:ins w:id="29"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"_Toc96688745"</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bCs/>
                <w:i/>
                <w:iCs/>
                <w:noProof/>
                <w:lang w:eastAsia="zh-CN"/>
              </w:rPr>
              <w:t>2.5.</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bCs/>
                <w:i/>
                <w:iCs/>
                <w:noProof/>
                <w:lang w:eastAsia="zh-CN"/>
              </w:rPr>
              <w:t>一般约束</w:t>
            </w:r>
            <w:r>
              <w:rPr>
                <w:noProof/>
                <w:webHidden/>
              </w:rPr>
              <w:tab/>
            </w:r>
            <w:r>
              <w:rPr>
                <w:noProof/>
                <w:webHidden/>
              </w:rPr>
              <w:fldChar w:fldCharType="begin"/>
            </w:r>
            <w:r>
              <w:rPr>
                <w:noProof/>
                <w:webHidden/>
              </w:rPr>
              <w:instrText xml:space="preserve"> PAGEREF _Toc96688745 \h </w:instrText>
            </w:r>
          </w:ins>
          <w:r>
            <w:rPr>
              <w:noProof/>
              <w:webHidden/>
            </w:rPr>
          </w:r>
          <w:r>
            <w:rPr>
              <w:noProof/>
              <w:webHidden/>
            </w:rPr>
            <w:fldChar w:fldCharType="separate"/>
          </w:r>
          <w:ins w:id="30" w:author="Qiao, Guan Lun (RC-CN DI FA ST&amp;PM SUP IT&amp;EDGE)" w:date="2022-02-25T13:38:00Z">
            <w:r>
              <w:rPr>
                <w:rFonts w:hint="eastAsia"/>
                <w:noProof/>
                <w:webHidden/>
              </w:rPr>
              <w:t>4</w:t>
            </w:r>
            <w:r>
              <w:rPr>
                <w:noProof/>
                <w:webHidden/>
              </w:rPr>
              <w:fldChar w:fldCharType="end"/>
            </w:r>
            <w:r w:rsidRPr="009632A0">
              <w:rPr>
                <w:rStyle w:val="Hyperlink"/>
                <w:noProof/>
              </w:rPr>
              <w:fldChar w:fldCharType="end"/>
            </w:r>
          </w:ins>
        </w:p>
        <w:p w14:paraId="52D2591E" w14:textId="29D934B3" w:rsidR="007E5A19" w:rsidRDefault="007E5A19">
          <w:pPr>
            <w:pStyle w:val="TOC2"/>
            <w:tabs>
              <w:tab w:val="left" w:pos="851"/>
              <w:tab w:val="right" w:leader="dot" w:pos="8353"/>
            </w:tabs>
            <w:rPr>
              <w:ins w:id="31" w:author="Qiao, Guan Lun (RC-CN DI FA ST&amp;PM SUP IT&amp;EDGE)" w:date="2022-02-25T13:38:00Z"/>
              <w:rFonts w:eastAsiaTheme="minorEastAsia"/>
              <w:noProof/>
              <w:kern w:val="0"/>
              <w:sz w:val="22"/>
              <w:szCs w:val="22"/>
              <w:lang w:eastAsia="zh-CN"/>
            </w:rPr>
          </w:pPr>
          <w:ins w:id="32"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"_Toc96688746"</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bCs/>
                <w:i/>
                <w:iCs/>
                <w:noProof/>
                <w:lang w:eastAsia="zh-CN"/>
              </w:rPr>
              <w:t>2.6.</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bCs/>
                <w:i/>
                <w:iCs/>
                <w:noProof/>
                <w:lang w:eastAsia="zh-CN"/>
              </w:rPr>
              <w:t>假设和依赖</w:t>
            </w:r>
            <w:r>
              <w:rPr>
                <w:noProof/>
                <w:webHidden/>
              </w:rPr>
              <w:tab/>
            </w:r>
            <w:r>
              <w:rPr>
                <w:noProof/>
                <w:webHidden/>
              </w:rPr>
              <w:fldChar w:fldCharType="begin"/>
            </w:r>
            <w:r>
              <w:rPr>
                <w:noProof/>
                <w:webHidden/>
              </w:rPr>
              <w:instrText xml:space="preserve"> PAGEREF _Toc96688746 \h </w:instrText>
            </w:r>
          </w:ins>
          <w:r>
            <w:rPr>
              <w:noProof/>
              <w:webHidden/>
            </w:rPr>
          </w:r>
          <w:r>
            <w:rPr>
              <w:noProof/>
              <w:webHidden/>
            </w:rPr>
            <w:fldChar w:fldCharType="separate"/>
          </w:r>
          <w:ins w:id="33" w:author="Qiao, Guan Lun (RC-CN DI FA ST&amp;PM SUP IT&amp;EDGE)" w:date="2022-02-25T13:38:00Z">
            <w:r>
              <w:rPr>
                <w:rFonts w:hint="eastAsia"/>
                <w:noProof/>
                <w:webHidden/>
              </w:rPr>
              <w:t>5</w:t>
            </w:r>
            <w:r>
              <w:rPr>
                <w:noProof/>
                <w:webHidden/>
              </w:rPr>
              <w:fldChar w:fldCharType="end"/>
            </w:r>
            <w:r w:rsidRPr="009632A0">
              <w:rPr>
                <w:rStyle w:val="Hyperlink"/>
                <w:noProof/>
              </w:rPr>
              <w:fldChar w:fldCharType="end"/>
            </w:r>
          </w:ins>
        </w:p>
        <w:p w14:paraId="6AB1A8F1" w14:textId="1391F0AD" w:rsidR="007E5A19" w:rsidRDefault="007E5A19">
          <w:pPr>
            <w:pStyle w:val="TOC1"/>
            <w:tabs>
              <w:tab w:val="right" w:leader="dot" w:pos="8353"/>
            </w:tabs>
            <w:rPr>
              <w:ins w:id="34" w:author="Qiao, Guan Lun (RC-CN DI FA ST&amp;PM SUP IT&amp;EDGE)" w:date="2022-02-25T13:38:00Z"/>
              <w:rFonts w:eastAsiaTheme="minorEastAsia"/>
              <w:b w:val="0"/>
              <w:noProof/>
              <w:kern w:val="0"/>
              <w:sz w:val="22"/>
              <w:szCs w:val="22"/>
              <w:lang w:eastAsia="zh-CN"/>
            </w:rPr>
          </w:pPr>
          <w:ins w:id="35"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"_Toc96688747"</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rPr>
              <w:t>3.</w:t>
            </w:r>
            <w:r>
              <w:rPr>
                <w:rFonts w:eastAsiaTheme="minorEastAsia"/>
                <w:b w:val="0"/>
                <w:noProof/>
                <w:kern w:val="0"/>
                <w:sz w:val="22"/>
                <w:szCs w:val="22"/>
                <w:lang w:eastAsia="zh-CN"/>
              </w:rPr>
              <w:tab/>
            </w:r>
            <w:r w:rsidRPr="009632A0">
              <w:rPr>
                <w:rStyle w:val="Hyperlink"/>
                <w:rFonts w:ascii="Times New Roman" w:eastAsia="Microsoft YaHei UI" w:hAnsi="Times New Roman" w:cs="Times New Roman" w:hint="eastAsia"/>
                <w:noProof/>
                <w:lang w:eastAsia="zh-CN"/>
              </w:rPr>
              <w:t>调研</w:t>
            </w:r>
            <w:r>
              <w:rPr>
                <w:noProof/>
                <w:webHidden/>
              </w:rPr>
              <w:tab/>
            </w:r>
            <w:r>
              <w:rPr>
                <w:noProof/>
                <w:webHidden/>
              </w:rPr>
              <w:fldChar w:fldCharType="begin"/>
            </w:r>
            <w:r>
              <w:rPr>
                <w:noProof/>
                <w:webHidden/>
              </w:rPr>
              <w:instrText xml:space="preserve"> PAGEREF _Toc96688747 \h </w:instrText>
            </w:r>
          </w:ins>
          <w:r>
            <w:rPr>
              <w:noProof/>
              <w:webHidden/>
            </w:rPr>
          </w:r>
          <w:r>
            <w:rPr>
              <w:noProof/>
              <w:webHidden/>
            </w:rPr>
            <w:fldChar w:fldCharType="separate"/>
          </w:r>
          <w:ins w:id="36" w:author="Qiao, Guan Lun (RC-CN DI FA ST&amp;PM SUP IT&amp;EDGE)" w:date="2022-02-25T13:38:00Z">
            <w:r>
              <w:rPr>
                <w:rFonts w:hint="eastAsia"/>
                <w:noProof/>
                <w:webHidden/>
              </w:rPr>
              <w:t>6</w:t>
            </w:r>
            <w:r>
              <w:rPr>
                <w:noProof/>
                <w:webHidden/>
              </w:rPr>
              <w:fldChar w:fldCharType="end"/>
            </w:r>
            <w:r w:rsidRPr="009632A0">
              <w:rPr>
                <w:rStyle w:val="Hyperlink"/>
                <w:noProof/>
              </w:rPr>
              <w:fldChar w:fldCharType="end"/>
            </w:r>
          </w:ins>
        </w:p>
        <w:p w14:paraId="3CAB059C" w14:textId="1C38C039" w:rsidR="007E5A19" w:rsidRDefault="007E5A19">
          <w:pPr>
            <w:pStyle w:val="TOC2"/>
            <w:tabs>
              <w:tab w:val="left" w:pos="851"/>
              <w:tab w:val="right" w:leader="dot" w:pos="8353"/>
            </w:tabs>
            <w:rPr>
              <w:ins w:id="37" w:author="Qiao, Guan Lun (RC-CN DI FA ST&amp;PM SUP IT&amp;EDGE)" w:date="2022-02-25T13:38:00Z"/>
              <w:rFonts w:eastAsiaTheme="minorEastAsia"/>
              <w:noProof/>
              <w:kern w:val="0"/>
              <w:sz w:val="22"/>
              <w:szCs w:val="22"/>
              <w:lang w:eastAsia="zh-CN"/>
            </w:rPr>
          </w:pPr>
          <w:ins w:id="38"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"_Toc96688753"</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3.1.</w:t>
            </w:r>
            <w:r>
              <w:rPr>
                <w:rFonts w:eastAsiaTheme="minorEastAsia"/>
                <w:noProof/>
                <w:kern w:val="0"/>
                <w:sz w:val="22"/>
                <w:szCs w:val="22"/>
                <w:lang w:eastAsia="zh-CN"/>
              </w:rPr>
              <w:tab/>
            </w:r>
            <w:r w:rsidRPr="009632A0">
              <w:rPr>
                <w:rStyle w:val="Hyperlink"/>
                <w:rFonts w:ascii="Times New Roman" w:eastAsia="Microsoft YaHei UI" w:hAnsi="Times New Roman" w:cs="Times New Roman"/>
                <w:noProof/>
                <w:lang w:eastAsia="zh-CN"/>
              </w:rPr>
              <w:t>ROS AGV APP</w:t>
            </w:r>
            <w:r w:rsidRPr="009632A0">
              <w:rPr>
                <w:rStyle w:val="Hyperlink"/>
                <w:rFonts w:ascii="Times New Roman" w:eastAsia="Microsoft YaHei UI" w:hAnsi="Times New Roman" w:cs="Times New Roman" w:hint="eastAsia"/>
                <w:noProof/>
                <w:lang w:eastAsia="zh-CN"/>
              </w:rPr>
              <w:t>功能调研</w:t>
            </w:r>
            <w:r>
              <w:rPr>
                <w:noProof/>
                <w:webHidden/>
              </w:rPr>
              <w:tab/>
            </w:r>
            <w:r>
              <w:rPr>
                <w:noProof/>
                <w:webHidden/>
              </w:rPr>
              <w:fldChar w:fldCharType="begin"/>
            </w:r>
            <w:r>
              <w:rPr>
                <w:noProof/>
                <w:webHidden/>
              </w:rPr>
              <w:instrText xml:space="preserve"> PAGEREF _Toc96688753 \h </w:instrText>
            </w:r>
          </w:ins>
          <w:r>
            <w:rPr>
              <w:noProof/>
              <w:webHidden/>
            </w:rPr>
          </w:r>
          <w:r>
            <w:rPr>
              <w:noProof/>
              <w:webHidden/>
            </w:rPr>
            <w:fldChar w:fldCharType="separate"/>
          </w:r>
          <w:ins w:id="39" w:author="Qiao, Guan Lun (RC-CN DI FA ST&amp;PM SUP IT&amp;EDGE)" w:date="2022-02-25T13:38:00Z">
            <w:r>
              <w:rPr>
                <w:rFonts w:hint="eastAsia"/>
                <w:noProof/>
                <w:webHidden/>
              </w:rPr>
              <w:t>6</w:t>
            </w:r>
            <w:r>
              <w:rPr>
                <w:noProof/>
                <w:webHidden/>
              </w:rPr>
              <w:fldChar w:fldCharType="end"/>
            </w:r>
            <w:r w:rsidRPr="009632A0">
              <w:rPr>
                <w:rStyle w:val="Hyperlink"/>
                <w:noProof/>
              </w:rPr>
              <w:fldChar w:fldCharType="end"/>
            </w:r>
          </w:ins>
        </w:p>
        <w:p w14:paraId="08030645" w14:textId="559184FE" w:rsidR="007E5A19" w:rsidRDefault="007E5A19">
          <w:pPr>
            <w:pStyle w:val="TOC2"/>
            <w:tabs>
              <w:tab w:val="left" w:pos="851"/>
              <w:tab w:val="right" w:leader="dot" w:pos="8353"/>
            </w:tabs>
            <w:rPr>
              <w:ins w:id="40" w:author="Qiao, Guan Lun (RC-CN DI FA ST&amp;PM SUP IT&amp;EDGE)" w:date="2022-02-25T13:38:00Z"/>
              <w:rFonts w:eastAsiaTheme="minorEastAsia"/>
              <w:noProof/>
              <w:kern w:val="0"/>
              <w:sz w:val="22"/>
              <w:szCs w:val="22"/>
              <w:lang w:eastAsia="zh-CN"/>
            </w:rPr>
          </w:pPr>
          <w:ins w:id="41"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"_Toc96688755"</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3.2.</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商用</w:t>
            </w:r>
            <w:r w:rsidRPr="009632A0">
              <w:rPr>
                <w:rStyle w:val="Hyperlink"/>
                <w:rFonts w:ascii="Times New Roman" w:eastAsia="Microsoft YaHei UI" w:hAnsi="Times New Roman" w:cs="Times New Roman"/>
                <w:noProof/>
                <w:lang w:eastAsia="zh-CN"/>
              </w:rPr>
              <w:t>AGV APP</w:t>
            </w:r>
            <w:r w:rsidRPr="009632A0">
              <w:rPr>
                <w:rStyle w:val="Hyperlink"/>
                <w:rFonts w:ascii="Times New Roman" w:eastAsia="Microsoft YaHei UI" w:hAnsi="Times New Roman" w:cs="Times New Roman" w:hint="eastAsia"/>
                <w:noProof/>
                <w:lang w:eastAsia="zh-CN"/>
              </w:rPr>
              <w:t>功能调研</w:t>
            </w:r>
            <w:r>
              <w:rPr>
                <w:noProof/>
                <w:webHidden/>
              </w:rPr>
              <w:tab/>
            </w:r>
            <w:r>
              <w:rPr>
                <w:noProof/>
                <w:webHidden/>
              </w:rPr>
              <w:fldChar w:fldCharType="begin"/>
            </w:r>
            <w:r>
              <w:rPr>
                <w:noProof/>
                <w:webHidden/>
              </w:rPr>
              <w:instrText xml:space="preserve"> PAGEREF _Toc96688755 \h </w:instrText>
            </w:r>
          </w:ins>
          <w:r>
            <w:rPr>
              <w:noProof/>
              <w:webHidden/>
            </w:rPr>
          </w:r>
          <w:r>
            <w:rPr>
              <w:noProof/>
              <w:webHidden/>
            </w:rPr>
            <w:fldChar w:fldCharType="separate"/>
          </w:r>
          <w:ins w:id="42" w:author="Qiao, Guan Lun (RC-CN DI FA ST&amp;PM SUP IT&amp;EDGE)" w:date="2022-02-25T13:38:00Z">
            <w:r>
              <w:rPr>
                <w:rFonts w:hint="eastAsia"/>
                <w:noProof/>
                <w:webHidden/>
              </w:rPr>
              <w:t>10</w:t>
            </w:r>
            <w:r>
              <w:rPr>
                <w:noProof/>
                <w:webHidden/>
              </w:rPr>
              <w:fldChar w:fldCharType="end"/>
            </w:r>
            <w:r w:rsidRPr="009632A0">
              <w:rPr>
                <w:rStyle w:val="Hyperlink"/>
                <w:noProof/>
              </w:rPr>
              <w:fldChar w:fldCharType="end"/>
            </w:r>
          </w:ins>
        </w:p>
        <w:p w14:paraId="77143B50" w14:textId="74245EE0" w:rsidR="007E5A19" w:rsidRDefault="007E5A19">
          <w:pPr>
            <w:pStyle w:val="TOC2"/>
            <w:tabs>
              <w:tab w:val="left" w:pos="851"/>
              <w:tab w:val="right" w:leader="dot" w:pos="8353"/>
            </w:tabs>
            <w:rPr>
              <w:ins w:id="43" w:author="Qiao, Guan Lun (RC-CN DI FA ST&amp;PM SUP IT&amp;EDGE)" w:date="2022-02-25T13:38:00Z"/>
              <w:rFonts w:eastAsiaTheme="minorEastAsia"/>
              <w:noProof/>
              <w:kern w:val="0"/>
              <w:sz w:val="22"/>
              <w:szCs w:val="22"/>
              <w:lang w:eastAsia="zh-CN"/>
            </w:rPr>
          </w:pPr>
          <w:ins w:id="44"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"_Toc96688756"</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3.3.</w:t>
            </w:r>
            <w:r>
              <w:rPr>
                <w:rFonts w:eastAsiaTheme="minorEastAsia"/>
                <w:noProof/>
                <w:kern w:val="0"/>
                <w:sz w:val="22"/>
                <w:szCs w:val="22"/>
                <w:lang w:eastAsia="zh-CN"/>
              </w:rPr>
              <w:tab/>
            </w:r>
            <w:r w:rsidRPr="009632A0">
              <w:rPr>
                <w:rStyle w:val="Hyperlink"/>
                <w:rFonts w:ascii="Times New Roman" w:eastAsia="Microsoft YaHei UI" w:hAnsi="Times New Roman" w:cs="Times New Roman"/>
                <w:noProof/>
                <w:lang w:eastAsia="zh-CN"/>
              </w:rPr>
              <w:t xml:space="preserve">AGV APP </w:t>
            </w:r>
            <w:r w:rsidRPr="009632A0">
              <w:rPr>
                <w:rStyle w:val="Hyperlink"/>
                <w:rFonts w:ascii="Times New Roman" w:eastAsia="Microsoft YaHei UI" w:hAnsi="Times New Roman" w:cs="Times New Roman" w:hint="eastAsia"/>
                <w:noProof/>
                <w:lang w:eastAsia="zh-CN"/>
              </w:rPr>
              <w:t>功能规划</w:t>
            </w:r>
            <w:r>
              <w:rPr>
                <w:noProof/>
                <w:webHidden/>
              </w:rPr>
              <w:tab/>
            </w:r>
            <w:r>
              <w:rPr>
                <w:noProof/>
                <w:webHidden/>
              </w:rPr>
              <w:fldChar w:fldCharType="begin"/>
            </w:r>
            <w:r>
              <w:rPr>
                <w:noProof/>
                <w:webHidden/>
              </w:rPr>
              <w:instrText xml:space="preserve"> PAGEREF _Toc96688756 \h </w:instrText>
            </w:r>
          </w:ins>
          <w:r>
            <w:rPr>
              <w:noProof/>
              <w:webHidden/>
            </w:rPr>
          </w:r>
          <w:r>
            <w:rPr>
              <w:noProof/>
              <w:webHidden/>
            </w:rPr>
            <w:fldChar w:fldCharType="separate"/>
          </w:r>
          <w:ins w:id="45" w:author="Qiao, Guan Lun (RC-CN DI FA ST&amp;PM SUP IT&amp;EDGE)" w:date="2022-02-25T13:38:00Z">
            <w:r>
              <w:rPr>
                <w:rFonts w:hint="eastAsia"/>
                <w:noProof/>
                <w:webHidden/>
              </w:rPr>
              <w:t>11</w:t>
            </w:r>
            <w:r>
              <w:rPr>
                <w:noProof/>
                <w:webHidden/>
              </w:rPr>
              <w:fldChar w:fldCharType="end"/>
            </w:r>
            <w:r w:rsidRPr="009632A0">
              <w:rPr>
                <w:rStyle w:val="Hyperlink"/>
                <w:noProof/>
              </w:rPr>
              <w:fldChar w:fldCharType="end"/>
            </w:r>
          </w:ins>
        </w:p>
        <w:p w14:paraId="5E345962" w14:textId="217BFE06" w:rsidR="007E5A19" w:rsidRDefault="007E5A19">
          <w:pPr>
            <w:pStyle w:val="TOC1"/>
            <w:tabs>
              <w:tab w:val="right" w:leader="dot" w:pos="8353"/>
            </w:tabs>
            <w:rPr>
              <w:ins w:id="46" w:author="Qiao, Guan Lun (RC-CN DI FA ST&amp;PM SUP IT&amp;EDGE)" w:date="2022-02-25T13:38:00Z"/>
              <w:rFonts w:eastAsiaTheme="minorEastAsia"/>
              <w:b w:val="0"/>
              <w:noProof/>
              <w:kern w:val="0"/>
              <w:sz w:val="22"/>
              <w:szCs w:val="22"/>
              <w:lang w:eastAsia="zh-CN"/>
            </w:rPr>
          </w:pPr>
          <w:ins w:id="47"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"_Toc96688758"</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w:t>
            </w:r>
            <w:r>
              <w:rPr>
                <w:rFonts w:eastAsiaTheme="minorEastAsia"/>
                <w:b w:val="0"/>
                <w:noProof/>
                <w:kern w:val="0"/>
                <w:sz w:val="22"/>
                <w:szCs w:val="22"/>
                <w:lang w:eastAsia="zh-CN"/>
              </w:rPr>
              <w:tab/>
            </w:r>
            <w:r w:rsidRPr="009632A0">
              <w:rPr>
                <w:rStyle w:val="Hyperlink"/>
                <w:rFonts w:ascii="Times New Roman" w:eastAsia="Microsoft YaHei UI" w:hAnsi="Times New Roman" w:cs="Times New Roman" w:hint="eastAsia"/>
                <w:noProof/>
                <w:lang w:eastAsia="zh-CN"/>
              </w:rPr>
              <w:t>功能设计</w:t>
            </w:r>
            <w:r>
              <w:rPr>
                <w:noProof/>
                <w:webHidden/>
              </w:rPr>
              <w:tab/>
            </w:r>
            <w:r>
              <w:rPr>
                <w:noProof/>
                <w:webHidden/>
              </w:rPr>
              <w:fldChar w:fldCharType="begin"/>
            </w:r>
            <w:r>
              <w:rPr>
                <w:noProof/>
                <w:webHidden/>
              </w:rPr>
              <w:instrText xml:space="preserve"> PAGEREF _Toc96688758 \h </w:instrText>
            </w:r>
          </w:ins>
          <w:r>
            <w:rPr>
              <w:noProof/>
              <w:webHidden/>
            </w:rPr>
          </w:r>
          <w:r>
            <w:rPr>
              <w:noProof/>
              <w:webHidden/>
            </w:rPr>
            <w:fldChar w:fldCharType="separate"/>
          </w:r>
          <w:ins w:id="48" w:author="Qiao, Guan Lun (RC-CN DI FA ST&amp;PM SUP IT&amp;EDGE)" w:date="2022-02-25T13:38:00Z">
            <w:r>
              <w:rPr>
                <w:rFonts w:hint="eastAsia"/>
                <w:noProof/>
                <w:webHidden/>
              </w:rPr>
              <w:t>13</w:t>
            </w:r>
            <w:r>
              <w:rPr>
                <w:noProof/>
                <w:webHidden/>
              </w:rPr>
              <w:fldChar w:fldCharType="end"/>
            </w:r>
            <w:r w:rsidRPr="009632A0">
              <w:rPr>
                <w:rStyle w:val="Hyperlink"/>
                <w:noProof/>
              </w:rPr>
              <w:fldChar w:fldCharType="end"/>
            </w:r>
          </w:ins>
        </w:p>
        <w:p w14:paraId="1955DF0B" w14:textId="11D34EFD" w:rsidR="007E5A19" w:rsidRDefault="007E5A19">
          <w:pPr>
            <w:pStyle w:val="TOC2"/>
            <w:tabs>
              <w:tab w:val="left" w:pos="851"/>
              <w:tab w:val="right" w:leader="dot" w:pos="8353"/>
            </w:tabs>
            <w:rPr>
              <w:ins w:id="49" w:author="Qiao, Guan Lun (RC-CN DI FA ST&amp;PM SUP IT&amp;EDGE)" w:date="2022-02-25T13:38:00Z"/>
              <w:rFonts w:eastAsiaTheme="minorEastAsia"/>
              <w:noProof/>
              <w:kern w:val="0"/>
              <w:sz w:val="22"/>
              <w:szCs w:val="22"/>
              <w:lang w:eastAsia="zh-CN"/>
            </w:rPr>
          </w:pPr>
          <w:ins w:id="50"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"_Toc96688759"</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strike/>
                <w:noProof/>
                <w:lang w:eastAsia="zh-CN"/>
              </w:rPr>
              <w:t>4.1.</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用户登陆</w:t>
            </w:r>
            <w:r>
              <w:rPr>
                <w:noProof/>
                <w:webHidden/>
              </w:rPr>
              <w:tab/>
            </w:r>
            <w:r>
              <w:rPr>
                <w:noProof/>
                <w:webHidden/>
              </w:rPr>
              <w:fldChar w:fldCharType="begin"/>
            </w:r>
            <w:r>
              <w:rPr>
                <w:noProof/>
                <w:webHidden/>
              </w:rPr>
              <w:instrText xml:space="preserve"> PAGEREF _Toc96688759 \h </w:instrText>
            </w:r>
          </w:ins>
          <w:r>
            <w:rPr>
              <w:noProof/>
              <w:webHidden/>
            </w:rPr>
          </w:r>
          <w:r>
            <w:rPr>
              <w:noProof/>
              <w:webHidden/>
            </w:rPr>
            <w:fldChar w:fldCharType="separate"/>
          </w:r>
          <w:ins w:id="51" w:author="Qiao, Guan Lun (RC-CN DI FA ST&amp;PM SUP IT&amp;EDGE)" w:date="2022-02-25T13:38:00Z">
            <w:r>
              <w:rPr>
                <w:rFonts w:hint="eastAsia"/>
                <w:noProof/>
                <w:webHidden/>
              </w:rPr>
              <w:t>13</w:t>
            </w:r>
            <w:r>
              <w:rPr>
                <w:noProof/>
                <w:webHidden/>
              </w:rPr>
              <w:fldChar w:fldCharType="end"/>
            </w:r>
            <w:r w:rsidRPr="009632A0">
              <w:rPr>
                <w:rStyle w:val="Hyperlink"/>
                <w:noProof/>
              </w:rPr>
              <w:fldChar w:fldCharType="end"/>
            </w:r>
          </w:ins>
        </w:p>
        <w:p w14:paraId="0E5A65B1" w14:textId="481B1140" w:rsidR="007E5A19" w:rsidRDefault="007E5A19">
          <w:pPr>
            <w:pStyle w:val="TOC3"/>
            <w:tabs>
              <w:tab w:val="left" w:pos="1702"/>
              <w:tab w:val="right" w:leader="dot" w:pos="8353"/>
            </w:tabs>
            <w:rPr>
              <w:ins w:id="52" w:author="Qiao, Guan Lun (RC-CN DI FA ST&amp;PM SUP IT&amp;EDGE)" w:date="2022-02-25T13:38:00Z"/>
              <w:rFonts w:eastAsiaTheme="minorEastAsia"/>
              <w:noProof/>
              <w:kern w:val="0"/>
              <w:sz w:val="22"/>
              <w:szCs w:val="22"/>
              <w:lang w:eastAsia="zh-CN"/>
            </w:rPr>
          </w:pPr>
          <w:ins w:id="53"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"_Toc96688762"</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4.1.1.</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用户登陆</w:t>
            </w:r>
            <w:r>
              <w:rPr>
                <w:noProof/>
                <w:webHidden/>
              </w:rPr>
              <w:tab/>
            </w:r>
            <w:r>
              <w:rPr>
                <w:noProof/>
                <w:webHidden/>
              </w:rPr>
              <w:fldChar w:fldCharType="begin"/>
            </w:r>
            <w:r>
              <w:rPr>
                <w:noProof/>
                <w:webHidden/>
              </w:rPr>
              <w:instrText xml:space="preserve"> PAGEREF _Toc96688762 \h </w:instrText>
            </w:r>
          </w:ins>
          <w:r>
            <w:rPr>
              <w:noProof/>
              <w:webHidden/>
            </w:rPr>
          </w:r>
          <w:r>
            <w:rPr>
              <w:noProof/>
              <w:webHidden/>
            </w:rPr>
            <w:fldChar w:fldCharType="separate"/>
          </w:r>
          <w:ins w:id="54" w:author="Qiao, Guan Lun (RC-CN DI FA ST&amp;PM SUP IT&amp;EDGE)" w:date="2022-02-25T13:38:00Z">
            <w:r>
              <w:rPr>
                <w:rFonts w:hint="eastAsia"/>
                <w:noProof/>
                <w:webHidden/>
              </w:rPr>
              <w:t>13</w:t>
            </w:r>
            <w:r>
              <w:rPr>
                <w:noProof/>
                <w:webHidden/>
              </w:rPr>
              <w:fldChar w:fldCharType="end"/>
            </w:r>
            <w:r w:rsidRPr="009632A0">
              <w:rPr>
                <w:rStyle w:val="Hyperlink"/>
                <w:noProof/>
              </w:rPr>
              <w:fldChar w:fldCharType="end"/>
            </w:r>
          </w:ins>
        </w:p>
        <w:p w14:paraId="3CFBEFB9" w14:textId="079AC99A" w:rsidR="007E5A19" w:rsidRDefault="007E5A19">
          <w:pPr>
            <w:pStyle w:val="TOC3"/>
            <w:tabs>
              <w:tab w:val="left" w:pos="1702"/>
              <w:tab w:val="right" w:leader="dot" w:pos="8353"/>
            </w:tabs>
            <w:rPr>
              <w:ins w:id="55" w:author="Qiao, Guan Lun (RC-CN DI FA ST&amp;PM SUP IT&amp;EDGE)" w:date="2022-02-25T13:38:00Z"/>
              <w:rFonts w:eastAsiaTheme="minorEastAsia"/>
              <w:noProof/>
              <w:kern w:val="0"/>
              <w:sz w:val="22"/>
              <w:szCs w:val="22"/>
              <w:lang w:eastAsia="zh-CN"/>
            </w:rPr>
          </w:pPr>
          <w:ins w:id="56"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"_Toc96688763"</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4.1.2.</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密码重置</w:t>
            </w:r>
            <w:r>
              <w:rPr>
                <w:noProof/>
                <w:webHidden/>
              </w:rPr>
              <w:tab/>
            </w:r>
            <w:r>
              <w:rPr>
                <w:noProof/>
                <w:webHidden/>
              </w:rPr>
              <w:fldChar w:fldCharType="begin"/>
            </w:r>
            <w:r>
              <w:rPr>
                <w:noProof/>
                <w:webHidden/>
              </w:rPr>
              <w:instrText xml:space="preserve"> PAGEREF _Toc96688763 \h </w:instrText>
            </w:r>
          </w:ins>
          <w:r>
            <w:rPr>
              <w:noProof/>
              <w:webHidden/>
            </w:rPr>
          </w:r>
          <w:r>
            <w:rPr>
              <w:noProof/>
              <w:webHidden/>
            </w:rPr>
            <w:fldChar w:fldCharType="separate"/>
          </w:r>
          <w:ins w:id="57" w:author="Qiao, Guan Lun (RC-CN DI FA ST&amp;PM SUP IT&amp;EDGE)" w:date="2022-02-25T13:38:00Z">
            <w:r>
              <w:rPr>
                <w:rFonts w:hint="eastAsia"/>
                <w:noProof/>
                <w:webHidden/>
              </w:rPr>
              <w:t>14</w:t>
            </w:r>
            <w:r>
              <w:rPr>
                <w:noProof/>
                <w:webHidden/>
              </w:rPr>
              <w:fldChar w:fldCharType="end"/>
            </w:r>
            <w:r w:rsidRPr="009632A0">
              <w:rPr>
                <w:rStyle w:val="Hyperlink"/>
                <w:noProof/>
              </w:rPr>
              <w:fldChar w:fldCharType="end"/>
            </w:r>
          </w:ins>
        </w:p>
        <w:p w14:paraId="28285D6E" w14:textId="6608E547" w:rsidR="007E5A19" w:rsidRDefault="007E5A19">
          <w:pPr>
            <w:pStyle w:val="TOC3"/>
            <w:tabs>
              <w:tab w:val="left" w:pos="1702"/>
              <w:tab w:val="right" w:leader="dot" w:pos="8353"/>
            </w:tabs>
            <w:rPr>
              <w:ins w:id="58" w:author="Qiao, Guan Lun (RC-CN DI FA ST&amp;PM SUP IT&amp;EDGE)" w:date="2022-02-25T13:38:00Z"/>
              <w:rFonts w:eastAsiaTheme="minorEastAsia"/>
              <w:noProof/>
              <w:kern w:val="0"/>
              <w:sz w:val="22"/>
              <w:szCs w:val="22"/>
              <w:lang w:eastAsia="zh-CN"/>
            </w:rPr>
          </w:pPr>
          <w:ins w:id="59"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"_Toc96688764"</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4.1.3.</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进入用户注册界面</w:t>
            </w:r>
            <w:r>
              <w:rPr>
                <w:noProof/>
                <w:webHidden/>
              </w:rPr>
              <w:tab/>
            </w:r>
            <w:r>
              <w:rPr>
                <w:noProof/>
                <w:webHidden/>
              </w:rPr>
              <w:fldChar w:fldCharType="begin"/>
            </w:r>
            <w:r>
              <w:rPr>
                <w:noProof/>
                <w:webHidden/>
              </w:rPr>
              <w:instrText xml:space="preserve"> PAGEREF _Toc96688764 \h </w:instrText>
            </w:r>
          </w:ins>
          <w:r>
            <w:rPr>
              <w:noProof/>
              <w:webHidden/>
            </w:rPr>
          </w:r>
          <w:r>
            <w:rPr>
              <w:noProof/>
              <w:webHidden/>
            </w:rPr>
            <w:fldChar w:fldCharType="separate"/>
          </w:r>
          <w:ins w:id="60" w:author="Qiao, Guan Lun (RC-CN DI FA ST&amp;PM SUP IT&amp;EDGE)" w:date="2022-02-25T13:38:00Z">
            <w:r>
              <w:rPr>
                <w:rFonts w:hint="eastAsia"/>
                <w:noProof/>
                <w:webHidden/>
              </w:rPr>
              <w:t>15</w:t>
            </w:r>
            <w:r>
              <w:rPr>
                <w:noProof/>
                <w:webHidden/>
              </w:rPr>
              <w:fldChar w:fldCharType="end"/>
            </w:r>
            <w:r w:rsidRPr="009632A0">
              <w:rPr>
                <w:rStyle w:val="Hyperlink"/>
                <w:noProof/>
              </w:rPr>
              <w:fldChar w:fldCharType="end"/>
            </w:r>
          </w:ins>
        </w:p>
        <w:p w14:paraId="2F951AE8" w14:textId="4C7B0C03" w:rsidR="007E5A19" w:rsidRDefault="007E5A19">
          <w:pPr>
            <w:pStyle w:val="TOC2"/>
            <w:tabs>
              <w:tab w:val="left" w:pos="851"/>
              <w:tab w:val="right" w:leader="dot" w:pos="8353"/>
            </w:tabs>
            <w:rPr>
              <w:ins w:id="61" w:author="Qiao, Guan Lun (RC-CN DI FA ST&amp;PM SUP IT&amp;EDGE)" w:date="2022-02-25T13:38:00Z"/>
              <w:rFonts w:eastAsiaTheme="minorEastAsia"/>
              <w:noProof/>
              <w:kern w:val="0"/>
              <w:sz w:val="22"/>
              <w:szCs w:val="22"/>
              <w:lang w:eastAsia="zh-CN"/>
            </w:rPr>
          </w:pPr>
          <w:ins w:id="62"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"_Toc96688765"</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strike/>
                <w:noProof/>
                <w:lang w:eastAsia="zh-CN"/>
              </w:rPr>
              <w:t>4.2.</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用户注册</w:t>
            </w:r>
            <w:r>
              <w:rPr>
                <w:noProof/>
                <w:webHidden/>
              </w:rPr>
              <w:tab/>
            </w:r>
            <w:r>
              <w:rPr>
                <w:noProof/>
                <w:webHidden/>
              </w:rPr>
              <w:fldChar w:fldCharType="begin"/>
            </w:r>
            <w:r>
              <w:rPr>
                <w:noProof/>
                <w:webHidden/>
              </w:rPr>
              <w:instrText xml:space="preserve"> PAGEREF _Toc96688765 \h </w:instrText>
            </w:r>
          </w:ins>
          <w:r>
            <w:rPr>
              <w:noProof/>
              <w:webHidden/>
            </w:rPr>
          </w:r>
          <w:r>
            <w:rPr>
              <w:noProof/>
              <w:webHidden/>
            </w:rPr>
            <w:fldChar w:fldCharType="separate"/>
          </w:r>
          <w:ins w:id="63" w:author="Qiao, Guan Lun (RC-CN DI FA ST&amp;PM SUP IT&amp;EDGE)" w:date="2022-02-25T13:38:00Z">
            <w:r>
              <w:rPr>
                <w:rFonts w:hint="eastAsia"/>
                <w:noProof/>
                <w:webHidden/>
              </w:rPr>
              <w:t>15</w:t>
            </w:r>
            <w:r>
              <w:rPr>
                <w:noProof/>
                <w:webHidden/>
              </w:rPr>
              <w:fldChar w:fldCharType="end"/>
            </w:r>
            <w:r w:rsidRPr="009632A0">
              <w:rPr>
                <w:rStyle w:val="Hyperlink"/>
                <w:noProof/>
              </w:rPr>
              <w:fldChar w:fldCharType="end"/>
            </w:r>
          </w:ins>
        </w:p>
        <w:p w14:paraId="0635F6E0" w14:textId="22CA8995" w:rsidR="007E5A19" w:rsidRDefault="007E5A19">
          <w:pPr>
            <w:pStyle w:val="TOC3"/>
            <w:tabs>
              <w:tab w:val="left" w:pos="1702"/>
              <w:tab w:val="right" w:leader="dot" w:pos="8353"/>
            </w:tabs>
            <w:rPr>
              <w:ins w:id="64" w:author="Qiao, Guan Lun (RC-CN DI FA ST&amp;PM SUP IT&amp;EDGE)" w:date="2022-02-25T13:38:00Z"/>
              <w:rFonts w:eastAsiaTheme="minorEastAsia"/>
              <w:noProof/>
              <w:kern w:val="0"/>
              <w:sz w:val="22"/>
              <w:szCs w:val="22"/>
              <w:lang w:eastAsia="zh-CN"/>
            </w:rPr>
          </w:pPr>
          <w:ins w:id="65"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"_Toc96688766"</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4.2.1.</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用户注册</w:t>
            </w:r>
            <w:r>
              <w:rPr>
                <w:noProof/>
                <w:webHidden/>
              </w:rPr>
              <w:tab/>
            </w:r>
            <w:r>
              <w:rPr>
                <w:noProof/>
                <w:webHidden/>
              </w:rPr>
              <w:fldChar w:fldCharType="begin"/>
            </w:r>
            <w:r>
              <w:rPr>
                <w:noProof/>
                <w:webHidden/>
              </w:rPr>
              <w:instrText xml:space="preserve"> PAGEREF _Toc96688766 \h </w:instrText>
            </w:r>
          </w:ins>
          <w:r>
            <w:rPr>
              <w:noProof/>
              <w:webHidden/>
            </w:rPr>
          </w:r>
          <w:r>
            <w:rPr>
              <w:noProof/>
              <w:webHidden/>
            </w:rPr>
            <w:fldChar w:fldCharType="separate"/>
          </w:r>
          <w:ins w:id="66" w:author="Qiao, Guan Lun (RC-CN DI FA ST&amp;PM SUP IT&amp;EDGE)" w:date="2022-02-25T13:38:00Z">
            <w:r>
              <w:rPr>
                <w:rFonts w:hint="eastAsia"/>
                <w:noProof/>
                <w:webHidden/>
              </w:rPr>
              <w:t>16</w:t>
            </w:r>
            <w:r>
              <w:rPr>
                <w:noProof/>
                <w:webHidden/>
              </w:rPr>
              <w:fldChar w:fldCharType="end"/>
            </w:r>
            <w:r w:rsidRPr="009632A0">
              <w:rPr>
                <w:rStyle w:val="Hyperlink"/>
                <w:noProof/>
              </w:rPr>
              <w:fldChar w:fldCharType="end"/>
            </w:r>
          </w:ins>
        </w:p>
        <w:p w14:paraId="5F4C9284" w14:textId="5F437EE3" w:rsidR="007E5A19" w:rsidRDefault="007E5A19">
          <w:pPr>
            <w:pStyle w:val="TOC3"/>
            <w:tabs>
              <w:tab w:val="left" w:pos="1702"/>
              <w:tab w:val="right" w:leader="dot" w:pos="8353"/>
            </w:tabs>
            <w:rPr>
              <w:ins w:id="67" w:author="Qiao, Guan Lun (RC-CN DI FA ST&amp;PM SUP IT&amp;EDGE)" w:date="2022-02-25T13:38:00Z"/>
              <w:rFonts w:eastAsiaTheme="minorEastAsia"/>
              <w:noProof/>
              <w:kern w:val="0"/>
              <w:sz w:val="22"/>
              <w:szCs w:val="22"/>
              <w:lang w:eastAsia="zh-CN"/>
            </w:rPr>
          </w:pPr>
          <w:ins w:id="68"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"_Toc96688767"</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4.2.2.</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进入用户登陆界面</w:t>
            </w:r>
            <w:r>
              <w:rPr>
                <w:noProof/>
                <w:webHidden/>
              </w:rPr>
              <w:tab/>
            </w:r>
            <w:r>
              <w:rPr>
                <w:noProof/>
                <w:webHidden/>
              </w:rPr>
              <w:fldChar w:fldCharType="begin"/>
            </w:r>
            <w:r>
              <w:rPr>
                <w:noProof/>
                <w:webHidden/>
              </w:rPr>
              <w:instrText xml:space="preserve"> PAGEREF _Toc96688767 \h </w:instrText>
            </w:r>
          </w:ins>
          <w:r>
            <w:rPr>
              <w:noProof/>
              <w:webHidden/>
            </w:rPr>
          </w:r>
          <w:r>
            <w:rPr>
              <w:noProof/>
              <w:webHidden/>
            </w:rPr>
            <w:fldChar w:fldCharType="separate"/>
          </w:r>
          <w:ins w:id="69" w:author="Qiao, Guan Lun (RC-CN DI FA ST&amp;PM SUP IT&amp;EDGE)" w:date="2022-02-25T13:38:00Z">
            <w:r>
              <w:rPr>
                <w:rFonts w:hint="eastAsia"/>
                <w:noProof/>
                <w:webHidden/>
              </w:rPr>
              <w:t>18</w:t>
            </w:r>
            <w:r>
              <w:rPr>
                <w:noProof/>
                <w:webHidden/>
              </w:rPr>
              <w:fldChar w:fldCharType="end"/>
            </w:r>
            <w:r w:rsidRPr="009632A0">
              <w:rPr>
                <w:rStyle w:val="Hyperlink"/>
                <w:noProof/>
              </w:rPr>
              <w:fldChar w:fldCharType="end"/>
            </w:r>
          </w:ins>
        </w:p>
        <w:p w14:paraId="179DB310" w14:textId="0B545EB9" w:rsidR="007E5A19" w:rsidRDefault="007E5A19">
          <w:pPr>
            <w:pStyle w:val="TOC2"/>
            <w:tabs>
              <w:tab w:val="left" w:pos="851"/>
              <w:tab w:val="right" w:leader="dot" w:pos="8353"/>
            </w:tabs>
            <w:rPr>
              <w:ins w:id="70" w:author="Qiao, Guan Lun (RC-CN DI FA ST&amp;PM SUP IT&amp;EDGE)" w:date="2022-02-25T13:38:00Z"/>
              <w:rFonts w:eastAsiaTheme="minorEastAsia"/>
              <w:noProof/>
              <w:kern w:val="0"/>
              <w:sz w:val="22"/>
              <w:szCs w:val="22"/>
              <w:lang w:eastAsia="zh-CN"/>
            </w:rPr>
          </w:pPr>
          <w:ins w:id="71"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"_Toc96688768"</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4.3.</w:t>
            </w:r>
            <w:r>
              <w:rPr>
                <w:rFonts w:eastAsiaTheme="minorEastAsia"/>
                <w:noProof/>
                <w:kern w:val="0"/>
                <w:sz w:val="22"/>
                <w:szCs w:val="22"/>
                <w:lang w:eastAsia="zh-CN"/>
              </w:rPr>
              <w:tab/>
            </w:r>
            <w:r w:rsidRPr="009632A0">
              <w:rPr>
                <w:rStyle w:val="Hyperlink"/>
                <w:rFonts w:ascii="Times New Roman" w:eastAsia="Microsoft YaHei UI" w:hAnsi="Times New Roman" w:cs="Times New Roman"/>
                <w:noProof/>
                <w:lang w:eastAsia="zh-CN"/>
              </w:rPr>
              <w:t xml:space="preserve">AGV </w:t>
            </w:r>
            <w:r w:rsidRPr="009632A0">
              <w:rPr>
                <w:rStyle w:val="Hyperlink"/>
                <w:rFonts w:ascii="Times New Roman" w:eastAsia="Microsoft YaHei UI" w:hAnsi="Times New Roman" w:cs="Times New Roman" w:hint="eastAsia"/>
                <w:noProof/>
                <w:lang w:eastAsia="zh-CN"/>
              </w:rPr>
              <w:t>信息展示功能模块</w:t>
            </w:r>
            <w:r>
              <w:rPr>
                <w:noProof/>
                <w:webHidden/>
              </w:rPr>
              <w:tab/>
            </w:r>
            <w:r>
              <w:rPr>
                <w:noProof/>
                <w:webHidden/>
              </w:rPr>
              <w:fldChar w:fldCharType="begin"/>
            </w:r>
            <w:r>
              <w:rPr>
                <w:noProof/>
                <w:webHidden/>
              </w:rPr>
              <w:instrText xml:space="preserve"> PAGEREF _Toc96688768 \h </w:instrText>
            </w:r>
          </w:ins>
          <w:r>
            <w:rPr>
              <w:noProof/>
              <w:webHidden/>
            </w:rPr>
          </w:r>
          <w:r>
            <w:rPr>
              <w:noProof/>
              <w:webHidden/>
            </w:rPr>
            <w:fldChar w:fldCharType="separate"/>
          </w:r>
          <w:ins w:id="72" w:author="Qiao, Guan Lun (RC-CN DI FA ST&amp;PM SUP IT&amp;EDGE)" w:date="2022-02-25T13:38:00Z">
            <w:r>
              <w:rPr>
                <w:rFonts w:hint="eastAsia"/>
                <w:noProof/>
                <w:webHidden/>
              </w:rPr>
              <w:t>18</w:t>
            </w:r>
            <w:r>
              <w:rPr>
                <w:noProof/>
                <w:webHidden/>
              </w:rPr>
              <w:fldChar w:fldCharType="end"/>
            </w:r>
            <w:r w:rsidRPr="009632A0">
              <w:rPr>
                <w:rStyle w:val="Hyperlink"/>
                <w:noProof/>
              </w:rPr>
              <w:fldChar w:fldCharType="end"/>
            </w:r>
          </w:ins>
        </w:p>
        <w:p w14:paraId="17EB2FE0" w14:textId="767C691A" w:rsidR="007E5A19" w:rsidRDefault="007E5A19">
          <w:pPr>
            <w:pStyle w:val="TOC2"/>
            <w:tabs>
              <w:tab w:val="left" w:pos="851"/>
              <w:tab w:val="right" w:leader="dot" w:pos="8353"/>
            </w:tabs>
            <w:rPr>
              <w:ins w:id="73" w:author="Qiao, Guan Lun (RC-CN DI FA ST&amp;PM SUP IT&amp;EDGE)" w:date="2022-02-25T13:38:00Z"/>
              <w:rFonts w:eastAsiaTheme="minorEastAsia"/>
              <w:noProof/>
              <w:kern w:val="0"/>
              <w:sz w:val="22"/>
              <w:szCs w:val="22"/>
              <w:lang w:eastAsia="zh-CN"/>
            </w:rPr>
          </w:pPr>
          <w:ins w:id="74"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"_Toc96688770"</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4.4.</w:t>
            </w:r>
            <w:r>
              <w:rPr>
                <w:rFonts w:eastAsiaTheme="minorEastAsia"/>
                <w:noProof/>
                <w:kern w:val="0"/>
                <w:sz w:val="22"/>
                <w:szCs w:val="22"/>
                <w:lang w:eastAsia="zh-CN"/>
              </w:rPr>
              <w:tab/>
            </w:r>
            <w:r w:rsidRPr="009632A0">
              <w:rPr>
                <w:rStyle w:val="Hyperlink"/>
                <w:rFonts w:ascii="Times New Roman" w:eastAsia="Microsoft YaHei UI" w:hAnsi="Times New Roman" w:cs="Times New Roman"/>
                <w:noProof/>
                <w:lang w:eastAsia="zh-CN"/>
              </w:rPr>
              <w:t xml:space="preserve">Order </w:t>
            </w:r>
            <w:r w:rsidRPr="009632A0">
              <w:rPr>
                <w:rStyle w:val="Hyperlink"/>
                <w:rFonts w:ascii="Times New Roman" w:eastAsia="Microsoft YaHei UI" w:hAnsi="Times New Roman" w:cs="Times New Roman" w:hint="eastAsia"/>
                <w:noProof/>
                <w:lang w:eastAsia="zh-CN"/>
              </w:rPr>
              <w:t>功能模块</w:t>
            </w:r>
            <w:r>
              <w:rPr>
                <w:noProof/>
                <w:webHidden/>
              </w:rPr>
              <w:tab/>
            </w:r>
            <w:r>
              <w:rPr>
                <w:noProof/>
                <w:webHidden/>
              </w:rPr>
              <w:fldChar w:fldCharType="begin"/>
            </w:r>
            <w:r>
              <w:rPr>
                <w:noProof/>
                <w:webHidden/>
              </w:rPr>
              <w:instrText xml:space="preserve"> PAGEREF _Toc96688770 \h </w:instrText>
            </w:r>
          </w:ins>
          <w:r>
            <w:rPr>
              <w:noProof/>
              <w:webHidden/>
            </w:rPr>
          </w:r>
          <w:r>
            <w:rPr>
              <w:noProof/>
              <w:webHidden/>
            </w:rPr>
            <w:fldChar w:fldCharType="separate"/>
          </w:r>
          <w:ins w:id="75" w:author="Qiao, Guan Lun (RC-CN DI FA ST&amp;PM SUP IT&amp;EDGE)" w:date="2022-02-25T13:38:00Z">
            <w:r>
              <w:rPr>
                <w:rFonts w:hint="eastAsia"/>
                <w:noProof/>
                <w:webHidden/>
              </w:rPr>
              <w:t>18</w:t>
            </w:r>
            <w:r>
              <w:rPr>
                <w:noProof/>
                <w:webHidden/>
              </w:rPr>
              <w:fldChar w:fldCharType="end"/>
            </w:r>
            <w:r w:rsidRPr="009632A0">
              <w:rPr>
                <w:rStyle w:val="Hyperlink"/>
                <w:noProof/>
              </w:rPr>
              <w:fldChar w:fldCharType="end"/>
            </w:r>
          </w:ins>
        </w:p>
        <w:p w14:paraId="34986DA8" w14:textId="6D6C3428" w:rsidR="007E5A19" w:rsidRDefault="007E5A19">
          <w:pPr>
            <w:pStyle w:val="TOC3"/>
            <w:tabs>
              <w:tab w:val="left" w:pos="1702"/>
              <w:tab w:val="right" w:leader="dot" w:pos="8353"/>
            </w:tabs>
            <w:rPr>
              <w:ins w:id="76" w:author="Qiao, Guan Lun (RC-CN DI FA ST&amp;PM SUP IT&amp;EDGE)" w:date="2022-02-25T13:38:00Z"/>
              <w:rFonts w:eastAsiaTheme="minorEastAsia"/>
              <w:noProof/>
              <w:kern w:val="0"/>
              <w:sz w:val="22"/>
              <w:szCs w:val="22"/>
              <w:lang w:eastAsia="zh-CN"/>
            </w:rPr>
          </w:pPr>
          <w:ins w:id="77"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"_Toc96688771"</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4.4.1.</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订单生成</w:t>
            </w:r>
            <w:r>
              <w:rPr>
                <w:noProof/>
                <w:webHidden/>
              </w:rPr>
              <w:tab/>
            </w:r>
            <w:r>
              <w:rPr>
                <w:noProof/>
                <w:webHidden/>
              </w:rPr>
              <w:fldChar w:fldCharType="begin"/>
            </w:r>
            <w:r>
              <w:rPr>
                <w:noProof/>
                <w:webHidden/>
              </w:rPr>
              <w:instrText xml:space="preserve"> PAGEREF _Toc96688771 \h </w:instrText>
            </w:r>
          </w:ins>
          <w:r>
            <w:rPr>
              <w:noProof/>
              <w:webHidden/>
            </w:rPr>
          </w:r>
          <w:r>
            <w:rPr>
              <w:noProof/>
              <w:webHidden/>
            </w:rPr>
            <w:fldChar w:fldCharType="separate"/>
          </w:r>
          <w:ins w:id="78" w:author="Qiao, Guan Lun (RC-CN DI FA ST&amp;PM SUP IT&amp;EDGE)" w:date="2022-02-25T13:38:00Z">
            <w:r>
              <w:rPr>
                <w:rFonts w:hint="eastAsia"/>
                <w:noProof/>
                <w:webHidden/>
              </w:rPr>
              <w:t>18</w:t>
            </w:r>
            <w:r>
              <w:rPr>
                <w:noProof/>
                <w:webHidden/>
              </w:rPr>
              <w:fldChar w:fldCharType="end"/>
            </w:r>
            <w:r w:rsidRPr="009632A0">
              <w:rPr>
                <w:rStyle w:val="Hyperlink"/>
                <w:noProof/>
              </w:rPr>
              <w:fldChar w:fldCharType="end"/>
            </w:r>
          </w:ins>
        </w:p>
        <w:p w14:paraId="56B3923B" w14:textId="324D2088" w:rsidR="007E5A19" w:rsidRDefault="007E5A19">
          <w:pPr>
            <w:pStyle w:val="TOC3"/>
            <w:tabs>
              <w:tab w:val="left" w:pos="1702"/>
              <w:tab w:val="right" w:leader="dot" w:pos="8353"/>
            </w:tabs>
            <w:rPr>
              <w:ins w:id="79" w:author="Qiao, Guan Lun (RC-CN DI FA ST&amp;PM SUP IT&amp;EDGE)" w:date="2022-02-25T13:38:00Z"/>
              <w:rFonts w:eastAsiaTheme="minorEastAsia"/>
              <w:noProof/>
              <w:kern w:val="0"/>
              <w:sz w:val="22"/>
              <w:szCs w:val="22"/>
              <w:lang w:eastAsia="zh-CN"/>
            </w:rPr>
          </w:pPr>
          <w:ins w:id="80"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"_Toc96688772"</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4.4.2.</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订单修改、删除</w:t>
            </w:r>
            <w:r>
              <w:rPr>
                <w:noProof/>
                <w:webHidden/>
              </w:rPr>
              <w:tab/>
            </w:r>
            <w:r>
              <w:rPr>
                <w:noProof/>
                <w:webHidden/>
              </w:rPr>
              <w:fldChar w:fldCharType="begin"/>
            </w:r>
            <w:r>
              <w:rPr>
                <w:noProof/>
                <w:webHidden/>
              </w:rPr>
              <w:instrText xml:space="preserve"> PAGEREF _Toc96688772 \h </w:instrText>
            </w:r>
          </w:ins>
          <w:r>
            <w:rPr>
              <w:noProof/>
              <w:webHidden/>
            </w:rPr>
          </w:r>
          <w:r>
            <w:rPr>
              <w:noProof/>
              <w:webHidden/>
            </w:rPr>
            <w:fldChar w:fldCharType="separate"/>
          </w:r>
          <w:ins w:id="81" w:author="Qiao, Guan Lun (RC-CN DI FA ST&amp;PM SUP IT&amp;EDGE)" w:date="2022-02-25T13:38:00Z">
            <w:r>
              <w:rPr>
                <w:rFonts w:hint="eastAsia"/>
                <w:noProof/>
                <w:webHidden/>
              </w:rPr>
              <w:t>19</w:t>
            </w:r>
            <w:r>
              <w:rPr>
                <w:noProof/>
                <w:webHidden/>
              </w:rPr>
              <w:fldChar w:fldCharType="end"/>
            </w:r>
            <w:r w:rsidRPr="009632A0">
              <w:rPr>
                <w:rStyle w:val="Hyperlink"/>
                <w:noProof/>
              </w:rPr>
              <w:fldChar w:fldCharType="end"/>
            </w:r>
          </w:ins>
        </w:p>
        <w:p w14:paraId="41FDD739" w14:textId="70B1309F" w:rsidR="007E5A19" w:rsidRDefault="007E5A19">
          <w:pPr>
            <w:pStyle w:val="TOC3"/>
            <w:tabs>
              <w:tab w:val="left" w:pos="1702"/>
              <w:tab w:val="right" w:leader="dot" w:pos="8353"/>
            </w:tabs>
            <w:rPr>
              <w:ins w:id="82" w:author="Qiao, Guan Lun (RC-CN DI FA ST&amp;PM SUP IT&amp;EDGE)" w:date="2022-02-25T13:38:00Z"/>
              <w:rFonts w:eastAsiaTheme="minorEastAsia"/>
              <w:noProof/>
              <w:kern w:val="0"/>
              <w:sz w:val="22"/>
              <w:szCs w:val="22"/>
              <w:lang w:eastAsia="zh-CN"/>
            </w:rPr>
          </w:pPr>
          <w:ins w:id="83" w:author="Qiao, Guan Lun (RC-CN DI FA ST&amp;PM SUP IT&amp;EDGE)" w:date="2022-02-25T13:38:00Z">
            <w:r w:rsidRPr="009632A0">
              <w:rPr>
                <w:rStyle w:val="Hyperlink"/>
                <w:noProof/>
              </w:rPr>
              <w:lastRenderedPageBreak/>
              <w:fldChar w:fldCharType="begin"/>
            </w:r>
            <w:r w:rsidRPr="009632A0">
              <w:rPr>
                <w:rStyle w:val="Hyperlink"/>
                <w:noProof/>
              </w:rPr>
              <w:instrText xml:space="preserve"> </w:instrText>
            </w:r>
            <w:r>
              <w:rPr>
                <w:noProof/>
              </w:rPr>
              <w:instrText>HYPERLINK \l "_Toc96688773"</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4.4.3.</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订单监测</w:t>
            </w:r>
            <w:r>
              <w:rPr>
                <w:noProof/>
                <w:webHidden/>
              </w:rPr>
              <w:tab/>
            </w:r>
            <w:r>
              <w:rPr>
                <w:noProof/>
                <w:webHidden/>
              </w:rPr>
              <w:fldChar w:fldCharType="begin"/>
            </w:r>
            <w:r>
              <w:rPr>
                <w:noProof/>
                <w:webHidden/>
              </w:rPr>
              <w:instrText xml:space="preserve"> PAGEREF _Toc96688773 \h </w:instrText>
            </w:r>
          </w:ins>
          <w:r>
            <w:rPr>
              <w:noProof/>
              <w:webHidden/>
            </w:rPr>
          </w:r>
          <w:r>
            <w:rPr>
              <w:noProof/>
              <w:webHidden/>
            </w:rPr>
            <w:fldChar w:fldCharType="separate"/>
          </w:r>
          <w:ins w:id="84" w:author="Qiao, Guan Lun (RC-CN DI FA ST&amp;PM SUP IT&amp;EDGE)" w:date="2022-02-25T13:38:00Z">
            <w:r>
              <w:rPr>
                <w:rFonts w:hint="eastAsia"/>
                <w:noProof/>
                <w:webHidden/>
              </w:rPr>
              <w:t>21</w:t>
            </w:r>
            <w:r>
              <w:rPr>
                <w:noProof/>
                <w:webHidden/>
              </w:rPr>
              <w:fldChar w:fldCharType="end"/>
            </w:r>
            <w:r w:rsidRPr="009632A0">
              <w:rPr>
                <w:rStyle w:val="Hyperlink"/>
                <w:noProof/>
              </w:rPr>
              <w:fldChar w:fldCharType="end"/>
            </w:r>
          </w:ins>
        </w:p>
        <w:p w14:paraId="42366DDD" w14:textId="32CC1E17" w:rsidR="007E5A19" w:rsidRDefault="007E5A19">
          <w:pPr>
            <w:pStyle w:val="TOC3"/>
            <w:tabs>
              <w:tab w:val="left" w:pos="1702"/>
              <w:tab w:val="right" w:leader="dot" w:pos="8353"/>
            </w:tabs>
            <w:rPr>
              <w:ins w:id="85" w:author="Qiao, Guan Lun (RC-CN DI FA ST&amp;PM SUP IT&amp;EDGE)" w:date="2022-02-25T13:38:00Z"/>
              <w:rFonts w:eastAsiaTheme="minorEastAsia"/>
              <w:noProof/>
              <w:kern w:val="0"/>
              <w:sz w:val="22"/>
              <w:szCs w:val="22"/>
              <w:lang w:eastAsia="zh-CN"/>
            </w:rPr>
          </w:pPr>
          <w:ins w:id="86"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"_Toc96688774"</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4.4.4.</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订单完成</w:t>
            </w:r>
            <w:r>
              <w:rPr>
                <w:noProof/>
                <w:webHidden/>
              </w:rPr>
              <w:tab/>
            </w:r>
            <w:r>
              <w:rPr>
                <w:noProof/>
                <w:webHidden/>
              </w:rPr>
              <w:fldChar w:fldCharType="begin"/>
            </w:r>
            <w:r>
              <w:rPr>
                <w:noProof/>
                <w:webHidden/>
              </w:rPr>
              <w:instrText xml:space="preserve"> PAGEREF _Toc96688774 \h </w:instrText>
            </w:r>
          </w:ins>
          <w:r>
            <w:rPr>
              <w:noProof/>
              <w:webHidden/>
            </w:rPr>
          </w:r>
          <w:r>
            <w:rPr>
              <w:noProof/>
              <w:webHidden/>
            </w:rPr>
            <w:fldChar w:fldCharType="separate"/>
          </w:r>
          <w:ins w:id="87" w:author="Qiao, Guan Lun (RC-CN DI FA ST&amp;PM SUP IT&amp;EDGE)" w:date="2022-02-25T13:38:00Z">
            <w:r>
              <w:rPr>
                <w:rFonts w:hint="eastAsia"/>
                <w:noProof/>
                <w:webHidden/>
              </w:rPr>
              <w:t>21</w:t>
            </w:r>
            <w:r>
              <w:rPr>
                <w:noProof/>
                <w:webHidden/>
              </w:rPr>
              <w:fldChar w:fldCharType="end"/>
            </w:r>
            <w:r w:rsidRPr="009632A0">
              <w:rPr>
                <w:rStyle w:val="Hyperlink"/>
                <w:noProof/>
              </w:rPr>
              <w:fldChar w:fldCharType="end"/>
            </w:r>
          </w:ins>
        </w:p>
        <w:p w14:paraId="3D218E0D" w14:textId="069E9861" w:rsidR="007E5A19" w:rsidRDefault="007E5A19">
          <w:pPr>
            <w:pStyle w:val="TOC2"/>
            <w:tabs>
              <w:tab w:val="left" w:pos="851"/>
              <w:tab w:val="right" w:leader="dot" w:pos="8353"/>
            </w:tabs>
            <w:rPr>
              <w:ins w:id="88" w:author="Qiao, Guan Lun (RC-CN DI FA ST&amp;PM SUP IT&amp;EDGE)" w:date="2022-02-25T13:38:00Z"/>
              <w:rFonts w:eastAsiaTheme="minorEastAsia"/>
              <w:noProof/>
              <w:kern w:val="0"/>
              <w:sz w:val="22"/>
              <w:szCs w:val="22"/>
              <w:lang w:eastAsia="zh-CN"/>
            </w:rPr>
          </w:pPr>
          <w:ins w:id="89"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"_Toc96688775"</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4.5.</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用户管理功能模块</w:t>
            </w:r>
            <w:r>
              <w:rPr>
                <w:noProof/>
                <w:webHidden/>
              </w:rPr>
              <w:tab/>
            </w:r>
            <w:r>
              <w:rPr>
                <w:noProof/>
                <w:webHidden/>
              </w:rPr>
              <w:fldChar w:fldCharType="begin"/>
            </w:r>
            <w:r>
              <w:rPr>
                <w:noProof/>
                <w:webHidden/>
              </w:rPr>
              <w:instrText xml:space="preserve"> PAGEREF _Toc96688775 \h </w:instrText>
            </w:r>
          </w:ins>
          <w:r>
            <w:rPr>
              <w:noProof/>
              <w:webHidden/>
            </w:rPr>
          </w:r>
          <w:r>
            <w:rPr>
              <w:noProof/>
              <w:webHidden/>
            </w:rPr>
            <w:fldChar w:fldCharType="separate"/>
          </w:r>
          <w:ins w:id="90" w:author="Qiao, Guan Lun (RC-CN DI FA ST&amp;PM SUP IT&amp;EDGE)" w:date="2022-02-25T13:38:00Z">
            <w:r>
              <w:rPr>
                <w:rFonts w:hint="eastAsia"/>
                <w:noProof/>
                <w:webHidden/>
              </w:rPr>
              <w:t>22</w:t>
            </w:r>
            <w:r>
              <w:rPr>
                <w:noProof/>
                <w:webHidden/>
              </w:rPr>
              <w:fldChar w:fldCharType="end"/>
            </w:r>
            <w:r w:rsidRPr="009632A0">
              <w:rPr>
                <w:rStyle w:val="Hyperlink"/>
                <w:noProof/>
              </w:rPr>
              <w:fldChar w:fldCharType="end"/>
            </w:r>
          </w:ins>
        </w:p>
        <w:p w14:paraId="4B536F99" w14:textId="62C4B27F" w:rsidR="007E5A19" w:rsidRDefault="007E5A19">
          <w:pPr>
            <w:pStyle w:val="TOC2"/>
            <w:tabs>
              <w:tab w:val="left" w:pos="851"/>
              <w:tab w:val="right" w:leader="dot" w:pos="8353"/>
            </w:tabs>
            <w:rPr>
              <w:ins w:id="91" w:author="Qiao, Guan Lun (RC-CN DI FA ST&amp;PM SUP IT&amp;EDGE)" w:date="2022-02-25T13:38:00Z"/>
              <w:rFonts w:eastAsiaTheme="minorEastAsia"/>
              <w:noProof/>
              <w:kern w:val="0"/>
              <w:sz w:val="22"/>
              <w:szCs w:val="22"/>
              <w:lang w:eastAsia="zh-CN"/>
            </w:rPr>
          </w:pPr>
          <w:ins w:id="92"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"_Toc96688776"</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4.6.</w:t>
            </w:r>
            <w:r>
              <w:rPr>
                <w:rFonts w:eastAsiaTheme="minorEastAsia"/>
                <w:noProof/>
                <w:kern w:val="0"/>
                <w:sz w:val="22"/>
                <w:szCs w:val="22"/>
                <w:lang w:eastAsia="zh-CN"/>
              </w:rPr>
              <w:tab/>
            </w:r>
            <w:r w:rsidRPr="009632A0">
              <w:rPr>
                <w:rStyle w:val="Hyperlink"/>
                <w:rFonts w:ascii="Times New Roman" w:eastAsia="Microsoft YaHei UI" w:hAnsi="Times New Roman" w:cs="Times New Roman"/>
                <w:noProof/>
                <w:lang w:eastAsia="zh-CN"/>
              </w:rPr>
              <w:t>APP</w:t>
            </w:r>
            <w:r w:rsidRPr="009632A0">
              <w:rPr>
                <w:rStyle w:val="Hyperlink"/>
                <w:rFonts w:ascii="Times New Roman" w:eastAsia="Microsoft YaHei UI" w:hAnsi="Times New Roman" w:cs="Times New Roman" w:hint="eastAsia"/>
                <w:noProof/>
                <w:lang w:eastAsia="zh-CN"/>
              </w:rPr>
              <w:t>设置功能模块</w:t>
            </w:r>
            <w:r>
              <w:rPr>
                <w:noProof/>
                <w:webHidden/>
              </w:rPr>
              <w:tab/>
            </w:r>
            <w:r>
              <w:rPr>
                <w:noProof/>
                <w:webHidden/>
              </w:rPr>
              <w:fldChar w:fldCharType="begin"/>
            </w:r>
            <w:r>
              <w:rPr>
                <w:noProof/>
                <w:webHidden/>
              </w:rPr>
              <w:instrText xml:space="preserve"> PAGEREF _Toc96688776 \h </w:instrText>
            </w:r>
          </w:ins>
          <w:r>
            <w:rPr>
              <w:noProof/>
              <w:webHidden/>
            </w:rPr>
          </w:r>
          <w:r>
            <w:rPr>
              <w:noProof/>
              <w:webHidden/>
            </w:rPr>
            <w:fldChar w:fldCharType="separate"/>
          </w:r>
          <w:ins w:id="93" w:author="Qiao, Guan Lun (RC-CN DI FA ST&amp;PM SUP IT&amp;EDGE)" w:date="2022-02-25T13:38:00Z">
            <w:r>
              <w:rPr>
                <w:rFonts w:hint="eastAsia"/>
                <w:noProof/>
                <w:webHidden/>
              </w:rPr>
              <w:t>22</w:t>
            </w:r>
            <w:r>
              <w:rPr>
                <w:noProof/>
                <w:webHidden/>
              </w:rPr>
              <w:fldChar w:fldCharType="end"/>
            </w:r>
            <w:r w:rsidRPr="009632A0">
              <w:rPr>
                <w:rStyle w:val="Hyperlink"/>
                <w:noProof/>
              </w:rPr>
              <w:fldChar w:fldCharType="end"/>
            </w:r>
          </w:ins>
        </w:p>
        <w:p w14:paraId="5AED297B" w14:textId="6A26F0B3" w:rsidR="007E5A19" w:rsidRDefault="007E5A19">
          <w:pPr>
            <w:pStyle w:val="TOC1"/>
            <w:tabs>
              <w:tab w:val="right" w:leader="dot" w:pos="8353"/>
            </w:tabs>
            <w:rPr>
              <w:ins w:id="94" w:author="Qiao, Guan Lun (RC-CN DI FA ST&amp;PM SUP IT&amp;EDGE)" w:date="2022-02-25T13:38:00Z"/>
              <w:rFonts w:eastAsiaTheme="minorEastAsia"/>
              <w:b w:val="0"/>
              <w:noProof/>
              <w:kern w:val="0"/>
              <w:sz w:val="22"/>
              <w:szCs w:val="22"/>
              <w:lang w:eastAsia="zh-CN"/>
            </w:rPr>
          </w:pPr>
          <w:ins w:id="95"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"_Toc96688778"</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lang w:eastAsia="zh-CN"/>
              </w:rPr>
              <w:t>5.</w:t>
            </w:r>
            <w:r>
              <w:rPr>
                <w:rFonts w:eastAsiaTheme="minorEastAsia"/>
                <w:b w:val="0"/>
                <w:noProof/>
                <w:kern w:val="0"/>
                <w:sz w:val="22"/>
                <w:szCs w:val="22"/>
                <w:lang w:eastAsia="zh-CN"/>
              </w:rPr>
              <w:tab/>
            </w:r>
            <w:r w:rsidRPr="009632A0">
              <w:rPr>
                <w:rStyle w:val="Hyperlink"/>
                <w:rFonts w:ascii="Times New Roman" w:eastAsia="Microsoft YaHei UI" w:hAnsi="Times New Roman" w:cs="Times New Roman" w:hint="eastAsia"/>
                <w:noProof/>
                <w:lang w:eastAsia="zh-CN"/>
              </w:rPr>
              <w:t>后端设计</w:t>
            </w:r>
            <w:r>
              <w:rPr>
                <w:noProof/>
                <w:webHidden/>
              </w:rPr>
              <w:tab/>
            </w:r>
            <w:r>
              <w:rPr>
                <w:noProof/>
                <w:webHidden/>
              </w:rPr>
              <w:fldChar w:fldCharType="begin"/>
            </w:r>
            <w:r>
              <w:rPr>
                <w:noProof/>
                <w:webHidden/>
              </w:rPr>
              <w:instrText xml:space="preserve"> PAGEREF _Toc96688778 \h </w:instrText>
            </w:r>
          </w:ins>
          <w:r>
            <w:rPr>
              <w:noProof/>
              <w:webHidden/>
            </w:rPr>
          </w:r>
          <w:r>
            <w:rPr>
              <w:noProof/>
              <w:webHidden/>
            </w:rPr>
            <w:fldChar w:fldCharType="separate"/>
          </w:r>
          <w:ins w:id="96" w:author="Qiao, Guan Lun (RC-CN DI FA ST&amp;PM SUP IT&amp;EDGE)" w:date="2022-02-25T13:38:00Z">
            <w:r>
              <w:rPr>
                <w:rFonts w:hint="eastAsia"/>
                <w:noProof/>
                <w:webHidden/>
              </w:rPr>
              <w:t>23</w:t>
            </w:r>
            <w:r>
              <w:rPr>
                <w:noProof/>
                <w:webHidden/>
              </w:rPr>
              <w:fldChar w:fldCharType="end"/>
            </w:r>
            <w:r w:rsidRPr="009632A0">
              <w:rPr>
                <w:rStyle w:val="Hyperlink"/>
                <w:noProof/>
              </w:rPr>
              <w:fldChar w:fldCharType="end"/>
            </w:r>
          </w:ins>
        </w:p>
        <w:p w14:paraId="575D38E9" w14:textId="70FC20FB" w:rsidR="007E5A19" w:rsidRDefault="007E5A19">
          <w:pPr>
            <w:pStyle w:val="TOC2"/>
            <w:tabs>
              <w:tab w:val="left" w:pos="851"/>
              <w:tab w:val="right" w:leader="dot" w:pos="8353"/>
            </w:tabs>
            <w:rPr>
              <w:ins w:id="97" w:author="Qiao, Guan Lun (RC-CN DI FA ST&amp;PM SUP IT&amp;EDGE)" w:date="2022-02-25T13:38:00Z"/>
              <w:rFonts w:eastAsiaTheme="minorEastAsia"/>
              <w:noProof/>
              <w:kern w:val="0"/>
              <w:sz w:val="22"/>
              <w:szCs w:val="22"/>
              <w:lang w:eastAsia="zh-CN"/>
            </w:rPr>
          </w:pPr>
          <w:ins w:id="98" w:author="Qiao, Guan Lun (RC-CN DI FA ST&amp;PM SUP IT&amp;EDGE)" w:date="2022-02-25T13:38:00Z">
            <w:r w:rsidRPr="009632A0">
              <w:rPr>
                <w:rStyle w:val="Hyperlink"/>
                <w:noProof/>
              </w:rPr>
              <w:fldChar w:fldCharType="begin"/>
            </w:r>
            <w:r w:rsidRPr="009632A0">
              <w:rPr>
                <w:rStyle w:val="Hyperlink"/>
                <w:noProof/>
              </w:rPr>
              <w:instrText xml:space="preserve"> </w:instrText>
            </w:r>
            <w:r>
              <w:rPr>
                <w:noProof/>
              </w:rPr>
              <w:instrText>HYPERLINK \l "_Toc96688779"</w:instrText>
            </w:r>
            <w:r w:rsidRPr="009632A0">
              <w:rPr>
                <w:rStyle w:val="Hyperlink"/>
                <w:noProof/>
              </w:rPr>
              <w:instrText xml:space="preserve"> </w:instrText>
            </w:r>
            <w:r w:rsidRPr="009632A0">
              <w:rPr>
                <w:rStyle w:val="Hyperlink"/>
                <w:noProof/>
              </w:rPr>
              <w:fldChar w:fldCharType="separate"/>
            </w:r>
            <w:r w:rsidRPr="009632A0">
              <w:rPr>
                <w:rStyle w:val="Hyperlink"/>
                <w:rFonts w:ascii="Times New Roman" w:eastAsia="Microsoft YaHei UI" w:hAnsi="Times New Roman" w:cs="Times New Roman"/>
                <w:noProof/>
              </w:rPr>
              <w:t>5.1.</w:t>
            </w:r>
            <w:r>
              <w:rPr>
                <w:rFonts w:eastAsiaTheme="minorEastAsia"/>
                <w:noProof/>
                <w:kern w:val="0"/>
                <w:sz w:val="22"/>
                <w:szCs w:val="22"/>
                <w:lang w:eastAsia="zh-CN"/>
              </w:rPr>
              <w:tab/>
            </w:r>
            <w:r w:rsidRPr="009632A0">
              <w:rPr>
                <w:rStyle w:val="Hyperlink"/>
                <w:rFonts w:ascii="Times New Roman" w:eastAsia="Microsoft YaHei UI" w:hAnsi="Times New Roman" w:cs="Times New Roman" w:hint="eastAsia"/>
                <w:noProof/>
                <w:lang w:eastAsia="zh-CN"/>
              </w:rPr>
              <w:t>数据库设计</w:t>
            </w:r>
            <w:r>
              <w:rPr>
                <w:noProof/>
                <w:webHidden/>
              </w:rPr>
              <w:tab/>
            </w:r>
            <w:r>
              <w:rPr>
                <w:noProof/>
                <w:webHidden/>
              </w:rPr>
              <w:fldChar w:fldCharType="begin"/>
            </w:r>
            <w:r>
              <w:rPr>
                <w:noProof/>
                <w:webHidden/>
              </w:rPr>
              <w:instrText xml:space="preserve"> PAGEREF _Toc96688779 \h </w:instrText>
            </w:r>
          </w:ins>
          <w:r>
            <w:rPr>
              <w:noProof/>
              <w:webHidden/>
            </w:rPr>
          </w:r>
          <w:r>
            <w:rPr>
              <w:noProof/>
              <w:webHidden/>
            </w:rPr>
            <w:fldChar w:fldCharType="separate"/>
          </w:r>
          <w:ins w:id="99" w:author="Qiao, Guan Lun (RC-CN DI FA ST&amp;PM SUP IT&amp;EDGE)" w:date="2022-02-25T13:38:00Z">
            <w:r>
              <w:rPr>
                <w:rFonts w:hint="eastAsia"/>
                <w:noProof/>
                <w:webHidden/>
              </w:rPr>
              <w:t>23</w:t>
            </w:r>
            <w:r>
              <w:rPr>
                <w:noProof/>
                <w:webHidden/>
              </w:rPr>
              <w:fldChar w:fldCharType="end"/>
            </w:r>
            <w:r w:rsidRPr="009632A0">
              <w:rPr>
                <w:rStyle w:val="Hyperlink"/>
                <w:noProof/>
              </w:rPr>
              <w:fldChar w:fldCharType="end"/>
            </w:r>
          </w:ins>
        </w:p>
        <w:p w14:paraId="7ADD2AFB" w14:textId="2E5D2BB2" w:rsidR="001C540C" w:rsidRDefault="001C540C">
          <w:pPr>
            <w:pStyle w:val="TOC1"/>
            <w:tabs>
              <w:tab w:val="right" w:leader="dot" w:pos="8353"/>
            </w:tabs>
            <w:rPr>
              <w:del w:id="100" w:author="Qiao, Guan Lun (RC-CN DI FA ST&amp;PM SUP IT&amp;EDGE)" w:date="2022-02-25T13:38:00Z"/>
              <w:rFonts w:eastAsiaTheme="minorEastAsia"/>
              <w:b w:val="0"/>
              <w:noProof/>
              <w:kern w:val="0"/>
              <w:sz w:val="22"/>
              <w:szCs w:val="22"/>
              <w:lang w:eastAsia="zh-CN"/>
            </w:rPr>
          </w:pPr>
          <w:del w:id="101" w:author="Qiao, Guan Lun (RC-CN DI FA ST&amp;PM SUP IT&amp;EDGE)" w:date="2022-02-25T13:38:00Z">
            <w:r w:rsidRPr="007E5A19" w:rsidDel="007E5A19">
              <w:rPr>
                <w:rStyle w:val="Hyperlink"/>
                <w:rFonts w:ascii="Times New Roman" w:eastAsia="Microsoft YaHei UI" w:hAnsi="Times New Roman" w:cs="Times New Roman"/>
                <w:i/>
                <w:iCs/>
                <w:noProof/>
              </w:rPr>
              <w:delText>1.</w:delText>
            </w:r>
            <w:r w:rsidDel="007E5A19">
              <w:rPr>
                <w:rFonts w:eastAsiaTheme="minorEastAsia"/>
                <w:b w:val="0"/>
                <w:noProof/>
                <w:kern w:val="0"/>
                <w:sz w:val="22"/>
                <w:szCs w:val="22"/>
                <w:lang w:eastAsia="zh-CN"/>
              </w:rPr>
              <w:tab/>
            </w:r>
            <w:r w:rsidRPr="007E5A19" w:rsidDel="007E5A19">
              <w:rPr>
                <w:rStyle w:val="Hyperlink"/>
                <w:rFonts w:ascii="Times New Roman" w:eastAsia="Microsoft YaHei UI" w:hAnsi="Times New Roman" w:cs="Times New Roman" w:hint="eastAsia"/>
                <w:i/>
                <w:iCs/>
                <w:noProof/>
                <w:lang w:eastAsia="zh-CN"/>
              </w:rPr>
              <w:delText>引言</w:delText>
            </w:r>
            <w:r w:rsidDel="007E5A19">
              <w:rPr>
                <w:noProof/>
                <w:webHidden/>
              </w:rPr>
              <w:tab/>
              <w:delText>3</w:delText>
            </w:r>
          </w:del>
        </w:p>
        <w:p w14:paraId="11C6E2FC" w14:textId="6ECD6FD8" w:rsidR="001C540C" w:rsidRDefault="001C540C">
          <w:pPr>
            <w:pStyle w:val="TOC2"/>
            <w:tabs>
              <w:tab w:val="left" w:pos="851"/>
              <w:tab w:val="right" w:leader="dot" w:pos="8353"/>
            </w:tabs>
            <w:rPr>
              <w:del w:id="102" w:author="Qiao, Guan Lun (RC-CN DI FA ST&amp;PM SUP IT&amp;EDGE)" w:date="2022-02-25T13:38:00Z"/>
              <w:rFonts w:eastAsiaTheme="minorEastAsia"/>
              <w:noProof/>
              <w:kern w:val="0"/>
              <w:sz w:val="22"/>
              <w:szCs w:val="22"/>
              <w:lang w:eastAsia="zh-CN"/>
            </w:rPr>
          </w:pPr>
          <w:del w:id="103" w:author="Qiao, Guan Lun (RC-CN DI FA ST&amp;PM SUP IT&amp;EDGE)" w:date="2022-02-25T13:38:00Z">
            <w:r w:rsidRPr="007E5A19" w:rsidDel="007E5A19">
              <w:rPr>
                <w:rStyle w:val="Hyperlink"/>
                <w:rFonts w:ascii="Times New Roman" w:eastAsia="Microsoft YaHei UI" w:hAnsi="Times New Roman" w:cs="Times New Roman"/>
                <w:bCs/>
                <w:i/>
                <w:iCs/>
                <w:noProof/>
              </w:rPr>
              <w:delText>1.1.</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bCs/>
                <w:i/>
                <w:iCs/>
                <w:noProof/>
                <w:lang w:eastAsia="zh-CN"/>
              </w:rPr>
              <w:delText>概述</w:delText>
            </w:r>
            <w:r w:rsidDel="007E5A19">
              <w:rPr>
                <w:noProof/>
                <w:webHidden/>
              </w:rPr>
              <w:tab/>
              <w:delText>3</w:delText>
            </w:r>
          </w:del>
        </w:p>
        <w:p w14:paraId="15FEA482" w14:textId="5125757E" w:rsidR="001C540C" w:rsidRDefault="001C540C">
          <w:pPr>
            <w:pStyle w:val="TOC1"/>
            <w:tabs>
              <w:tab w:val="right" w:leader="dot" w:pos="8353"/>
            </w:tabs>
            <w:rPr>
              <w:del w:id="104" w:author="Qiao, Guan Lun (RC-CN DI FA ST&amp;PM SUP IT&amp;EDGE)" w:date="2022-02-25T13:38:00Z"/>
              <w:rFonts w:eastAsiaTheme="minorEastAsia"/>
              <w:b w:val="0"/>
              <w:noProof/>
              <w:kern w:val="0"/>
              <w:sz w:val="22"/>
              <w:szCs w:val="22"/>
              <w:lang w:eastAsia="zh-CN"/>
            </w:rPr>
          </w:pPr>
          <w:del w:id="105" w:author="Qiao, Guan Lun (RC-CN DI FA ST&amp;PM SUP IT&amp;EDGE)" w:date="2022-02-25T13:38:00Z">
            <w:r w:rsidRPr="007E5A19" w:rsidDel="007E5A19">
              <w:rPr>
                <w:rStyle w:val="Hyperlink"/>
                <w:rFonts w:ascii="Times New Roman" w:eastAsia="Microsoft YaHei UI" w:hAnsi="Times New Roman" w:cs="Times New Roman"/>
                <w:i/>
                <w:iCs/>
                <w:noProof/>
              </w:rPr>
              <w:delText>2.</w:delText>
            </w:r>
            <w:r w:rsidDel="007E5A19">
              <w:rPr>
                <w:rFonts w:eastAsiaTheme="minorEastAsia"/>
                <w:b w:val="0"/>
                <w:noProof/>
                <w:kern w:val="0"/>
                <w:sz w:val="22"/>
                <w:szCs w:val="22"/>
                <w:lang w:eastAsia="zh-CN"/>
              </w:rPr>
              <w:tab/>
            </w:r>
            <w:r w:rsidRPr="007E5A19" w:rsidDel="007E5A19">
              <w:rPr>
                <w:rStyle w:val="Hyperlink"/>
                <w:rFonts w:ascii="Times New Roman" w:eastAsia="Microsoft YaHei UI" w:hAnsi="Times New Roman" w:cs="Times New Roman" w:hint="eastAsia"/>
                <w:i/>
                <w:iCs/>
                <w:noProof/>
                <w:lang w:eastAsia="zh-CN"/>
              </w:rPr>
              <w:delText>软件描述</w:delText>
            </w:r>
            <w:r w:rsidDel="007E5A19">
              <w:rPr>
                <w:noProof/>
                <w:webHidden/>
              </w:rPr>
              <w:tab/>
              <w:delText>4</w:delText>
            </w:r>
          </w:del>
        </w:p>
        <w:p w14:paraId="64F9C33A" w14:textId="3A2E4680" w:rsidR="001C540C" w:rsidRDefault="001C540C">
          <w:pPr>
            <w:pStyle w:val="TOC2"/>
            <w:tabs>
              <w:tab w:val="left" w:pos="851"/>
              <w:tab w:val="right" w:leader="dot" w:pos="8353"/>
            </w:tabs>
            <w:rPr>
              <w:del w:id="106" w:author="Qiao, Guan Lun (RC-CN DI FA ST&amp;PM SUP IT&amp;EDGE)" w:date="2022-02-25T13:38:00Z"/>
              <w:rFonts w:eastAsiaTheme="minorEastAsia"/>
              <w:noProof/>
              <w:kern w:val="0"/>
              <w:sz w:val="22"/>
              <w:szCs w:val="22"/>
              <w:lang w:eastAsia="zh-CN"/>
            </w:rPr>
          </w:pPr>
          <w:del w:id="107" w:author="Qiao, Guan Lun (RC-CN DI FA ST&amp;PM SUP IT&amp;EDGE)" w:date="2022-02-25T13:38:00Z">
            <w:r w:rsidRPr="007E5A19" w:rsidDel="007E5A19">
              <w:rPr>
                <w:rStyle w:val="Hyperlink"/>
                <w:rFonts w:ascii="Times New Roman" w:eastAsia="Microsoft YaHei UI" w:hAnsi="Times New Roman" w:cs="Times New Roman"/>
                <w:bCs/>
                <w:i/>
                <w:iCs/>
                <w:noProof/>
                <w:lang w:eastAsia="zh-CN"/>
              </w:rPr>
              <w:delText>2.1.</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bCs/>
                <w:i/>
                <w:iCs/>
                <w:noProof/>
                <w:lang w:eastAsia="zh-CN"/>
              </w:rPr>
              <w:delText>软件目标</w:delText>
            </w:r>
            <w:r w:rsidDel="007E5A19">
              <w:rPr>
                <w:noProof/>
                <w:webHidden/>
              </w:rPr>
              <w:tab/>
              <w:delText>4</w:delText>
            </w:r>
          </w:del>
        </w:p>
        <w:p w14:paraId="5CC36428" w14:textId="3BAC6961" w:rsidR="001C540C" w:rsidRDefault="001C540C">
          <w:pPr>
            <w:pStyle w:val="TOC2"/>
            <w:tabs>
              <w:tab w:val="left" w:pos="851"/>
              <w:tab w:val="right" w:leader="dot" w:pos="8353"/>
            </w:tabs>
            <w:rPr>
              <w:del w:id="108" w:author="Qiao, Guan Lun (RC-CN DI FA ST&amp;PM SUP IT&amp;EDGE)" w:date="2022-02-25T13:38:00Z"/>
              <w:rFonts w:eastAsiaTheme="minorEastAsia"/>
              <w:noProof/>
              <w:kern w:val="0"/>
              <w:sz w:val="22"/>
              <w:szCs w:val="22"/>
              <w:lang w:eastAsia="zh-CN"/>
            </w:rPr>
          </w:pPr>
          <w:del w:id="109" w:author="Qiao, Guan Lun (RC-CN DI FA ST&amp;PM SUP IT&amp;EDGE)" w:date="2022-02-25T13:38:00Z">
            <w:r w:rsidRPr="007E5A19" w:rsidDel="007E5A19">
              <w:rPr>
                <w:rStyle w:val="Hyperlink"/>
                <w:rFonts w:ascii="Times New Roman" w:eastAsia="Microsoft YaHei UI" w:hAnsi="Times New Roman" w:cs="Times New Roman"/>
                <w:bCs/>
                <w:i/>
                <w:iCs/>
                <w:noProof/>
              </w:rPr>
              <w:delText>2.2.</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bCs/>
                <w:i/>
                <w:iCs/>
                <w:noProof/>
                <w:lang w:eastAsia="zh-CN"/>
              </w:rPr>
              <w:delText>软件功能</w:delText>
            </w:r>
            <w:r w:rsidDel="007E5A19">
              <w:rPr>
                <w:noProof/>
                <w:webHidden/>
              </w:rPr>
              <w:tab/>
              <w:delText>4</w:delText>
            </w:r>
          </w:del>
        </w:p>
        <w:p w14:paraId="4EE63570" w14:textId="193BF00C" w:rsidR="001C540C" w:rsidRDefault="001C540C">
          <w:pPr>
            <w:pStyle w:val="TOC2"/>
            <w:tabs>
              <w:tab w:val="left" w:pos="851"/>
              <w:tab w:val="right" w:leader="dot" w:pos="8353"/>
            </w:tabs>
            <w:rPr>
              <w:del w:id="110" w:author="Qiao, Guan Lun (RC-CN DI FA ST&amp;PM SUP IT&amp;EDGE)" w:date="2022-02-25T13:38:00Z"/>
              <w:rFonts w:eastAsiaTheme="minorEastAsia"/>
              <w:noProof/>
              <w:kern w:val="0"/>
              <w:sz w:val="22"/>
              <w:szCs w:val="22"/>
              <w:lang w:eastAsia="zh-CN"/>
            </w:rPr>
          </w:pPr>
          <w:del w:id="111" w:author="Qiao, Guan Lun (RC-CN DI FA ST&amp;PM SUP IT&amp;EDGE)" w:date="2022-02-25T13:38:00Z">
            <w:r w:rsidRPr="007E5A19" w:rsidDel="007E5A19">
              <w:rPr>
                <w:rStyle w:val="Hyperlink"/>
                <w:rFonts w:ascii="Times New Roman" w:eastAsia="Microsoft YaHei UI" w:hAnsi="Times New Roman" w:cs="Times New Roman"/>
                <w:bCs/>
                <w:i/>
                <w:iCs/>
                <w:noProof/>
              </w:rPr>
              <w:delText>2.3.</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bCs/>
                <w:i/>
                <w:iCs/>
                <w:noProof/>
                <w:lang w:eastAsia="zh-CN"/>
              </w:rPr>
              <w:delText>用户特点</w:delText>
            </w:r>
            <w:r w:rsidDel="007E5A19">
              <w:rPr>
                <w:noProof/>
                <w:webHidden/>
              </w:rPr>
              <w:tab/>
              <w:delText>4</w:delText>
            </w:r>
          </w:del>
        </w:p>
        <w:p w14:paraId="709CDA88" w14:textId="176CE41A" w:rsidR="001C540C" w:rsidRDefault="001C540C">
          <w:pPr>
            <w:pStyle w:val="TOC2"/>
            <w:tabs>
              <w:tab w:val="left" w:pos="851"/>
              <w:tab w:val="right" w:leader="dot" w:pos="8353"/>
            </w:tabs>
            <w:rPr>
              <w:del w:id="112" w:author="Qiao, Guan Lun (RC-CN DI FA ST&amp;PM SUP IT&amp;EDGE)" w:date="2022-02-25T13:38:00Z"/>
              <w:rFonts w:eastAsiaTheme="minorEastAsia"/>
              <w:noProof/>
              <w:kern w:val="0"/>
              <w:sz w:val="22"/>
              <w:szCs w:val="22"/>
              <w:lang w:eastAsia="zh-CN"/>
            </w:rPr>
          </w:pPr>
          <w:del w:id="113" w:author="Qiao, Guan Lun (RC-CN DI FA ST&amp;PM SUP IT&amp;EDGE)" w:date="2022-02-25T13:38:00Z">
            <w:r w:rsidRPr="007E5A19" w:rsidDel="007E5A19">
              <w:rPr>
                <w:rStyle w:val="Hyperlink"/>
                <w:rFonts w:ascii="Times New Roman" w:eastAsia="Microsoft YaHei UI" w:hAnsi="Times New Roman" w:cs="Times New Roman"/>
                <w:bCs/>
                <w:i/>
                <w:iCs/>
                <w:noProof/>
              </w:rPr>
              <w:delText>2.4.</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bCs/>
                <w:i/>
                <w:iCs/>
                <w:noProof/>
                <w:lang w:eastAsia="zh-CN"/>
              </w:rPr>
              <w:delText>运行环境</w:delText>
            </w:r>
            <w:r w:rsidDel="007E5A19">
              <w:rPr>
                <w:noProof/>
                <w:webHidden/>
              </w:rPr>
              <w:tab/>
              <w:delText>4</w:delText>
            </w:r>
          </w:del>
        </w:p>
        <w:p w14:paraId="4C78933C" w14:textId="476AAC30" w:rsidR="001C540C" w:rsidRDefault="001C540C">
          <w:pPr>
            <w:pStyle w:val="TOC2"/>
            <w:tabs>
              <w:tab w:val="left" w:pos="851"/>
              <w:tab w:val="right" w:leader="dot" w:pos="8353"/>
            </w:tabs>
            <w:rPr>
              <w:del w:id="114" w:author="Qiao, Guan Lun (RC-CN DI FA ST&amp;PM SUP IT&amp;EDGE)" w:date="2022-02-25T13:38:00Z"/>
              <w:rFonts w:eastAsiaTheme="minorEastAsia"/>
              <w:noProof/>
              <w:kern w:val="0"/>
              <w:sz w:val="22"/>
              <w:szCs w:val="22"/>
              <w:lang w:eastAsia="zh-CN"/>
            </w:rPr>
          </w:pPr>
          <w:del w:id="115" w:author="Qiao, Guan Lun (RC-CN DI FA ST&amp;PM SUP IT&amp;EDGE)" w:date="2022-02-25T13:38:00Z">
            <w:r w:rsidRPr="007E5A19" w:rsidDel="007E5A19">
              <w:rPr>
                <w:rStyle w:val="Hyperlink"/>
                <w:rFonts w:ascii="Times New Roman" w:eastAsia="Microsoft YaHei UI" w:hAnsi="Times New Roman" w:cs="Times New Roman"/>
                <w:bCs/>
                <w:i/>
                <w:iCs/>
                <w:noProof/>
                <w:lang w:eastAsia="zh-CN"/>
              </w:rPr>
              <w:delText>2.5.</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bCs/>
                <w:i/>
                <w:iCs/>
                <w:noProof/>
                <w:lang w:eastAsia="zh-CN"/>
              </w:rPr>
              <w:delText>一般约束</w:delText>
            </w:r>
            <w:r w:rsidDel="007E5A19">
              <w:rPr>
                <w:noProof/>
                <w:webHidden/>
              </w:rPr>
              <w:tab/>
              <w:delText>4</w:delText>
            </w:r>
          </w:del>
        </w:p>
        <w:p w14:paraId="48B53A24" w14:textId="08577F33" w:rsidR="001C540C" w:rsidRDefault="001C540C">
          <w:pPr>
            <w:pStyle w:val="TOC2"/>
            <w:tabs>
              <w:tab w:val="left" w:pos="851"/>
              <w:tab w:val="right" w:leader="dot" w:pos="8353"/>
            </w:tabs>
            <w:rPr>
              <w:del w:id="116" w:author="Qiao, Guan Lun (RC-CN DI FA ST&amp;PM SUP IT&amp;EDGE)" w:date="2022-02-25T13:38:00Z"/>
              <w:rFonts w:eastAsiaTheme="minorEastAsia"/>
              <w:noProof/>
              <w:kern w:val="0"/>
              <w:sz w:val="22"/>
              <w:szCs w:val="22"/>
              <w:lang w:eastAsia="zh-CN"/>
            </w:rPr>
          </w:pPr>
          <w:del w:id="117" w:author="Qiao, Guan Lun (RC-CN DI FA ST&amp;PM SUP IT&amp;EDGE)" w:date="2022-02-25T13:38:00Z">
            <w:r w:rsidRPr="007E5A19" w:rsidDel="007E5A19">
              <w:rPr>
                <w:rStyle w:val="Hyperlink"/>
                <w:rFonts w:ascii="Times New Roman" w:eastAsia="Microsoft YaHei UI" w:hAnsi="Times New Roman" w:cs="Times New Roman"/>
                <w:bCs/>
                <w:i/>
                <w:iCs/>
                <w:noProof/>
                <w:lang w:eastAsia="zh-CN"/>
              </w:rPr>
              <w:delText>2.6.</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bCs/>
                <w:i/>
                <w:iCs/>
                <w:noProof/>
                <w:lang w:eastAsia="zh-CN"/>
              </w:rPr>
              <w:delText>假设和依赖</w:delText>
            </w:r>
            <w:r w:rsidDel="007E5A19">
              <w:rPr>
                <w:noProof/>
                <w:webHidden/>
              </w:rPr>
              <w:tab/>
              <w:delText>5</w:delText>
            </w:r>
          </w:del>
        </w:p>
        <w:p w14:paraId="6B844CA5" w14:textId="555B2E54" w:rsidR="001C540C" w:rsidRDefault="001C540C">
          <w:pPr>
            <w:pStyle w:val="TOC1"/>
            <w:tabs>
              <w:tab w:val="right" w:leader="dot" w:pos="8353"/>
            </w:tabs>
            <w:rPr>
              <w:del w:id="118" w:author="Qiao, Guan Lun (RC-CN DI FA ST&amp;PM SUP IT&amp;EDGE)" w:date="2022-02-25T13:38:00Z"/>
              <w:rFonts w:eastAsiaTheme="minorEastAsia"/>
              <w:b w:val="0"/>
              <w:noProof/>
              <w:kern w:val="0"/>
              <w:sz w:val="22"/>
              <w:szCs w:val="22"/>
              <w:lang w:eastAsia="zh-CN"/>
            </w:rPr>
          </w:pPr>
          <w:del w:id="119" w:author="Qiao, Guan Lun (RC-CN DI FA ST&amp;PM SUP IT&amp;EDGE)" w:date="2022-02-25T13:38:00Z">
            <w:r w:rsidRPr="007E5A19" w:rsidDel="007E5A19">
              <w:rPr>
                <w:rStyle w:val="Hyperlink"/>
                <w:rFonts w:ascii="Times New Roman" w:eastAsia="Microsoft YaHei UI" w:hAnsi="Times New Roman" w:cs="Times New Roman"/>
                <w:noProof/>
              </w:rPr>
              <w:delText>3.</w:delText>
            </w:r>
            <w:r w:rsidDel="007E5A19">
              <w:rPr>
                <w:rFonts w:eastAsiaTheme="minorEastAsia"/>
                <w:b w:val="0"/>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调研</w:delText>
            </w:r>
            <w:r w:rsidDel="007E5A19">
              <w:rPr>
                <w:noProof/>
                <w:webHidden/>
              </w:rPr>
              <w:tab/>
              <w:delText>6</w:delText>
            </w:r>
          </w:del>
        </w:p>
        <w:p w14:paraId="4D7D406A" w14:textId="03E8DAF0" w:rsidR="001C540C" w:rsidRDefault="001C540C">
          <w:pPr>
            <w:pStyle w:val="TOC2"/>
            <w:tabs>
              <w:tab w:val="left" w:pos="851"/>
              <w:tab w:val="right" w:leader="dot" w:pos="8353"/>
            </w:tabs>
            <w:rPr>
              <w:del w:id="120" w:author="Qiao, Guan Lun (RC-CN DI FA ST&amp;PM SUP IT&amp;EDGE)" w:date="2022-02-25T13:38:00Z"/>
              <w:rFonts w:eastAsiaTheme="minorEastAsia"/>
              <w:noProof/>
              <w:kern w:val="0"/>
              <w:sz w:val="22"/>
              <w:szCs w:val="22"/>
              <w:lang w:eastAsia="zh-CN"/>
            </w:rPr>
          </w:pPr>
          <w:del w:id="121"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3.1.</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noProof/>
                <w:lang w:eastAsia="zh-CN"/>
              </w:rPr>
              <w:delText>ROS AGV APP</w:delText>
            </w:r>
            <w:r w:rsidRPr="007E5A19" w:rsidDel="007E5A19">
              <w:rPr>
                <w:rStyle w:val="Hyperlink"/>
                <w:rFonts w:ascii="Times New Roman" w:eastAsia="Microsoft YaHei UI" w:hAnsi="Times New Roman" w:cs="Times New Roman" w:hint="eastAsia"/>
                <w:noProof/>
                <w:lang w:eastAsia="zh-CN"/>
              </w:rPr>
              <w:delText>功能调研</w:delText>
            </w:r>
            <w:r w:rsidDel="007E5A19">
              <w:rPr>
                <w:noProof/>
                <w:webHidden/>
              </w:rPr>
              <w:tab/>
              <w:delText>6</w:delText>
            </w:r>
          </w:del>
        </w:p>
        <w:p w14:paraId="591D00B1" w14:textId="736E2B86" w:rsidR="001C540C" w:rsidRDefault="001C540C">
          <w:pPr>
            <w:pStyle w:val="TOC2"/>
            <w:tabs>
              <w:tab w:val="left" w:pos="851"/>
              <w:tab w:val="right" w:leader="dot" w:pos="8353"/>
            </w:tabs>
            <w:rPr>
              <w:del w:id="122" w:author="Qiao, Guan Lun (RC-CN DI FA ST&amp;PM SUP IT&amp;EDGE)" w:date="2022-02-25T13:38:00Z"/>
              <w:rFonts w:eastAsiaTheme="minorEastAsia"/>
              <w:noProof/>
              <w:kern w:val="0"/>
              <w:sz w:val="22"/>
              <w:szCs w:val="22"/>
              <w:lang w:eastAsia="zh-CN"/>
            </w:rPr>
          </w:pPr>
          <w:del w:id="123"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3.2.</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商用</w:delText>
            </w:r>
            <w:r w:rsidRPr="007E5A19" w:rsidDel="007E5A19">
              <w:rPr>
                <w:rStyle w:val="Hyperlink"/>
                <w:rFonts w:ascii="Times New Roman" w:eastAsia="Microsoft YaHei UI" w:hAnsi="Times New Roman" w:cs="Times New Roman"/>
                <w:noProof/>
                <w:lang w:eastAsia="zh-CN"/>
              </w:rPr>
              <w:delText>AGV APP</w:delText>
            </w:r>
            <w:r w:rsidRPr="007E5A19" w:rsidDel="007E5A19">
              <w:rPr>
                <w:rStyle w:val="Hyperlink"/>
                <w:rFonts w:ascii="Times New Roman" w:eastAsia="Microsoft YaHei UI" w:hAnsi="Times New Roman" w:cs="Times New Roman" w:hint="eastAsia"/>
                <w:noProof/>
                <w:lang w:eastAsia="zh-CN"/>
              </w:rPr>
              <w:delText>功能调研</w:delText>
            </w:r>
            <w:r w:rsidDel="007E5A19">
              <w:rPr>
                <w:noProof/>
                <w:webHidden/>
              </w:rPr>
              <w:tab/>
              <w:delText>10</w:delText>
            </w:r>
          </w:del>
        </w:p>
        <w:p w14:paraId="48B06C81" w14:textId="0ECD8E8B" w:rsidR="001C540C" w:rsidRDefault="001C540C">
          <w:pPr>
            <w:pStyle w:val="TOC2"/>
            <w:tabs>
              <w:tab w:val="left" w:pos="851"/>
              <w:tab w:val="right" w:leader="dot" w:pos="8353"/>
            </w:tabs>
            <w:rPr>
              <w:del w:id="124" w:author="Qiao, Guan Lun (RC-CN DI FA ST&amp;PM SUP IT&amp;EDGE)" w:date="2022-02-25T13:38:00Z"/>
              <w:rFonts w:eastAsiaTheme="minorEastAsia"/>
              <w:noProof/>
              <w:kern w:val="0"/>
              <w:sz w:val="22"/>
              <w:szCs w:val="22"/>
              <w:lang w:eastAsia="zh-CN"/>
            </w:rPr>
          </w:pPr>
          <w:del w:id="125"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3.3.</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noProof/>
                <w:lang w:eastAsia="zh-CN"/>
              </w:rPr>
              <w:delText xml:space="preserve">AGV APP </w:delText>
            </w:r>
            <w:r w:rsidRPr="007E5A19" w:rsidDel="007E5A19">
              <w:rPr>
                <w:rStyle w:val="Hyperlink"/>
                <w:rFonts w:ascii="Times New Roman" w:eastAsia="Microsoft YaHei UI" w:hAnsi="Times New Roman" w:cs="Times New Roman" w:hint="eastAsia"/>
                <w:noProof/>
                <w:lang w:eastAsia="zh-CN"/>
              </w:rPr>
              <w:delText>功能规划</w:delText>
            </w:r>
            <w:r w:rsidDel="007E5A19">
              <w:rPr>
                <w:noProof/>
                <w:webHidden/>
              </w:rPr>
              <w:tab/>
              <w:delText>11</w:delText>
            </w:r>
          </w:del>
        </w:p>
        <w:p w14:paraId="333F616A" w14:textId="34007E2E" w:rsidR="001C540C" w:rsidRDefault="001C540C">
          <w:pPr>
            <w:pStyle w:val="TOC1"/>
            <w:tabs>
              <w:tab w:val="right" w:leader="dot" w:pos="8353"/>
            </w:tabs>
            <w:rPr>
              <w:del w:id="126" w:author="Qiao, Guan Lun (RC-CN DI FA ST&amp;PM SUP IT&amp;EDGE)" w:date="2022-02-25T13:38:00Z"/>
              <w:rFonts w:eastAsiaTheme="minorEastAsia"/>
              <w:b w:val="0"/>
              <w:noProof/>
              <w:kern w:val="0"/>
              <w:sz w:val="22"/>
              <w:szCs w:val="22"/>
              <w:lang w:eastAsia="zh-CN"/>
            </w:rPr>
          </w:pPr>
          <w:del w:id="127"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w:delText>
            </w:r>
            <w:r w:rsidDel="007E5A19">
              <w:rPr>
                <w:rFonts w:eastAsiaTheme="minorEastAsia"/>
                <w:b w:val="0"/>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功能设计</w:delText>
            </w:r>
            <w:r w:rsidDel="007E5A19">
              <w:rPr>
                <w:noProof/>
                <w:webHidden/>
              </w:rPr>
              <w:tab/>
              <w:delText>13</w:delText>
            </w:r>
          </w:del>
        </w:p>
        <w:p w14:paraId="2188DD1A" w14:textId="29344B1A" w:rsidR="001C540C" w:rsidRDefault="001C540C">
          <w:pPr>
            <w:pStyle w:val="TOC2"/>
            <w:tabs>
              <w:tab w:val="left" w:pos="851"/>
              <w:tab w:val="right" w:leader="dot" w:pos="8353"/>
            </w:tabs>
            <w:rPr>
              <w:del w:id="128" w:author="Qiao, Guan Lun (RC-CN DI FA ST&amp;PM SUP IT&amp;EDGE)" w:date="2022-02-25T13:38:00Z"/>
              <w:rFonts w:eastAsiaTheme="minorEastAsia"/>
              <w:noProof/>
              <w:kern w:val="0"/>
              <w:sz w:val="22"/>
              <w:szCs w:val="22"/>
              <w:lang w:eastAsia="zh-CN"/>
            </w:rPr>
          </w:pPr>
          <w:del w:id="129" w:author="Qiao, Guan Lun (RC-CN DI FA ST&amp;PM SUP IT&amp;EDGE)" w:date="2022-02-25T13:38:00Z">
            <w:r w:rsidRPr="007E5A19" w:rsidDel="007E5A19">
              <w:rPr>
                <w:rStyle w:val="Hyperlink"/>
                <w:rFonts w:ascii="Times New Roman" w:eastAsia="Microsoft YaHei UI" w:hAnsi="Times New Roman" w:cs="Times New Roman"/>
                <w:strike/>
                <w:noProof/>
                <w:lang w:eastAsia="zh-CN"/>
              </w:rPr>
              <w:delText>4.1.</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用户登陆</w:delText>
            </w:r>
            <w:r w:rsidDel="007E5A19">
              <w:rPr>
                <w:noProof/>
                <w:webHidden/>
              </w:rPr>
              <w:tab/>
              <w:delText>13</w:delText>
            </w:r>
          </w:del>
        </w:p>
        <w:p w14:paraId="1A96EDC3" w14:textId="6E3AC315" w:rsidR="001C540C" w:rsidRDefault="001C540C">
          <w:pPr>
            <w:pStyle w:val="TOC3"/>
            <w:tabs>
              <w:tab w:val="left" w:pos="1702"/>
              <w:tab w:val="right" w:leader="dot" w:pos="8353"/>
            </w:tabs>
            <w:rPr>
              <w:del w:id="130" w:author="Qiao, Guan Lun (RC-CN DI FA ST&amp;PM SUP IT&amp;EDGE)" w:date="2022-02-25T13:38:00Z"/>
              <w:rFonts w:eastAsiaTheme="minorEastAsia"/>
              <w:noProof/>
              <w:kern w:val="0"/>
              <w:sz w:val="22"/>
              <w:szCs w:val="22"/>
              <w:lang w:eastAsia="zh-CN"/>
            </w:rPr>
          </w:pPr>
          <w:del w:id="131"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4.1.1.</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用户登陆</w:delText>
            </w:r>
            <w:r w:rsidDel="007E5A19">
              <w:rPr>
                <w:noProof/>
                <w:webHidden/>
              </w:rPr>
              <w:tab/>
              <w:delText>13</w:delText>
            </w:r>
          </w:del>
        </w:p>
        <w:p w14:paraId="2B2C17F9" w14:textId="35C93A9E" w:rsidR="001C540C" w:rsidRDefault="001C540C">
          <w:pPr>
            <w:pStyle w:val="TOC3"/>
            <w:tabs>
              <w:tab w:val="left" w:pos="1702"/>
              <w:tab w:val="right" w:leader="dot" w:pos="8353"/>
            </w:tabs>
            <w:rPr>
              <w:del w:id="132" w:author="Qiao, Guan Lun (RC-CN DI FA ST&amp;PM SUP IT&amp;EDGE)" w:date="2022-02-25T13:38:00Z"/>
              <w:rFonts w:eastAsiaTheme="minorEastAsia"/>
              <w:noProof/>
              <w:kern w:val="0"/>
              <w:sz w:val="22"/>
              <w:szCs w:val="22"/>
              <w:lang w:eastAsia="zh-CN"/>
            </w:rPr>
          </w:pPr>
          <w:del w:id="133"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4.1.2.</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进入用户注册界面</w:delText>
            </w:r>
            <w:r w:rsidDel="007E5A19">
              <w:rPr>
                <w:noProof/>
                <w:webHidden/>
              </w:rPr>
              <w:tab/>
              <w:delText>14</w:delText>
            </w:r>
          </w:del>
        </w:p>
        <w:p w14:paraId="55A085E5" w14:textId="3CA83FC5" w:rsidR="001C540C" w:rsidRDefault="001C540C">
          <w:pPr>
            <w:pStyle w:val="TOC2"/>
            <w:tabs>
              <w:tab w:val="left" w:pos="851"/>
              <w:tab w:val="right" w:leader="dot" w:pos="8353"/>
            </w:tabs>
            <w:rPr>
              <w:del w:id="134" w:author="Qiao, Guan Lun (RC-CN DI FA ST&amp;PM SUP IT&amp;EDGE)" w:date="2022-02-25T13:38:00Z"/>
              <w:rFonts w:eastAsiaTheme="minorEastAsia"/>
              <w:noProof/>
              <w:kern w:val="0"/>
              <w:sz w:val="22"/>
              <w:szCs w:val="22"/>
              <w:lang w:eastAsia="zh-CN"/>
            </w:rPr>
          </w:pPr>
          <w:del w:id="135" w:author="Qiao, Guan Lun (RC-CN DI FA ST&amp;PM SUP IT&amp;EDGE)" w:date="2022-02-25T13:38:00Z">
            <w:r w:rsidRPr="007E5A19" w:rsidDel="007E5A19">
              <w:rPr>
                <w:rStyle w:val="Hyperlink"/>
                <w:rFonts w:ascii="Times New Roman" w:eastAsia="Microsoft YaHei UI" w:hAnsi="Times New Roman" w:cs="Times New Roman"/>
                <w:strike/>
                <w:noProof/>
                <w:lang w:eastAsia="zh-CN"/>
              </w:rPr>
              <w:delText>4.2.</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用户注册</w:delText>
            </w:r>
            <w:r w:rsidDel="007E5A19">
              <w:rPr>
                <w:noProof/>
                <w:webHidden/>
              </w:rPr>
              <w:tab/>
              <w:delText>14</w:delText>
            </w:r>
          </w:del>
        </w:p>
        <w:p w14:paraId="0A3D8540" w14:textId="31FB1914" w:rsidR="001C540C" w:rsidRDefault="001C540C">
          <w:pPr>
            <w:pStyle w:val="TOC3"/>
            <w:tabs>
              <w:tab w:val="left" w:pos="1702"/>
              <w:tab w:val="right" w:leader="dot" w:pos="8353"/>
            </w:tabs>
            <w:rPr>
              <w:del w:id="136" w:author="Qiao, Guan Lun (RC-CN DI FA ST&amp;PM SUP IT&amp;EDGE)" w:date="2022-02-25T13:38:00Z"/>
              <w:rFonts w:eastAsiaTheme="minorEastAsia"/>
              <w:noProof/>
              <w:kern w:val="0"/>
              <w:sz w:val="22"/>
              <w:szCs w:val="22"/>
              <w:lang w:eastAsia="zh-CN"/>
            </w:rPr>
          </w:pPr>
          <w:del w:id="137"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4.2.1.</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用户注册</w:delText>
            </w:r>
            <w:r w:rsidDel="007E5A19">
              <w:rPr>
                <w:noProof/>
                <w:webHidden/>
              </w:rPr>
              <w:tab/>
              <w:delText>15</w:delText>
            </w:r>
          </w:del>
        </w:p>
        <w:p w14:paraId="752DA0AB" w14:textId="36B448CA" w:rsidR="001C540C" w:rsidRDefault="001C540C">
          <w:pPr>
            <w:pStyle w:val="TOC3"/>
            <w:tabs>
              <w:tab w:val="left" w:pos="1702"/>
              <w:tab w:val="right" w:leader="dot" w:pos="8353"/>
            </w:tabs>
            <w:rPr>
              <w:del w:id="138" w:author="Qiao, Guan Lun (RC-CN DI FA ST&amp;PM SUP IT&amp;EDGE)" w:date="2022-02-25T13:38:00Z"/>
              <w:rFonts w:eastAsiaTheme="minorEastAsia"/>
              <w:noProof/>
              <w:kern w:val="0"/>
              <w:sz w:val="22"/>
              <w:szCs w:val="22"/>
              <w:lang w:eastAsia="zh-CN"/>
            </w:rPr>
          </w:pPr>
          <w:del w:id="139"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4.2.2.</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进入用户登陆界面</w:delText>
            </w:r>
            <w:r w:rsidDel="007E5A19">
              <w:rPr>
                <w:noProof/>
                <w:webHidden/>
              </w:rPr>
              <w:tab/>
              <w:delText>16</w:delText>
            </w:r>
          </w:del>
        </w:p>
        <w:p w14:paraId="7279B7B4" w14:textId="192E5AC5" w:rsidR="001C540C" w:rsidRDefault="001C540C">
          <w:pPr>
            <w:pStyle w:val="TOC2"/>
            <w:tabs>
              <w:tab w:val="left" w:pos="851"/>
              <w:tab w:val="right" w:leader="dot" w:pos="8353"/>
            </w:tabs>
            <w:rPr>
              <w:del w:id="140" w:author="Qiao, Guan Lun (RC-CN DI FA ST&amp;PM SUP IT&amp;EDGE)" w:date="2022-02-25T13:38:00Z"/>
              <w:rFonts w:eastAsiaTheme="minorEastAsia"/>
              <w:noProof/>
              <w:kern w:val="0"/>
              <w:sz w:val="22"/>
              <w:szCs w:val="22"/>
              <w:lang w:eastAsia="zh-CN"/>
            </w:rPr>
          </w:pPr>
          <w:del w:id="141"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4.3.</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noProof/>
                <w:lang w:eastAsia="zh-CN"/>
              </w:rPr>
              <w:delText xml:space="preserve">AGV </w:delText>
            </w:r>
            <w:r w:rsidRPr="007E5A19" w:rsidDel="007E5A19">
              <w:rPr>
                <w:rStyle w:val="Hyperlink"/>
                <w:rFonts w:ascii="Times New Roman" w:eastAsia="Microsoft YaHei UI" w:hAnsi="Times New Roman" w:cs="Times New Roman" w:hint="eastAsia"/>
                <w:noProof/>
                <w:lang w:eastAsia="zh-CN"/>
              </w:rPr>
              <w:delText>信息展示功能模块</w:delText>
            </w:r>
            <w:r w:rsidDel="007E5A19">
              <w:rPr>
                <w:noProof/>
                <w:webHidden/>
              </w:rPr>
              <w:tab/>
              <w:delText>16</w:delText>
            </w:r>
          </w:del>
        </w:p>
        <w:p w14:paraId="428970B2" w14:textId="27CBD4BE" w:rsidR="001C540C" w:rsidRDefault="001C540C">
          <w:pPr>
            <w:pStyle w:val="TOC2"/>
            <w:tabs>
              <w:tab w:val="left" w:pos="851"/>
              <w:tab w:val="right" w:leader="dot" w:pos="8353"/>
            </w:tabs>
            <w:rPr>
              <w:del w:id="142" w:author="Qiao, Guan Lun (RC-CN DI FA ST&amp;PM SUP IT&amp;EDGE)" w:date="2022-02-25T13:38:00Z"/>
              <w:rFonts w:eastAsiaTheme="minorEastAsia"/>
              <w:noProof/>
              <w:kern w:val="0"/>
              <w:sz w:val="22"/>
              <w:szCs w:val="22"/>
              <w:lang w:eastAsia="zh-CN"/>
            </w:rPr>
          </w:pPr>
          <w:del w:id="143"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4.4.</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noProof/>
                <w:lang w:eastAsia="zh-CN"/>
              </w:rPr>
              <w:delText xml:space="preserve">Drink Pick &amp; Place </w:delText>
            </w:r>
            <w:r w:rsidRPr="007E5A19" w:rsidDel="007E5A19">
              <w:rPr>
                <w:rStyle w:val="Hyperlink"/>
                <w:rFonts w:ascii="Times New Roman" w:eastAsia="Microsoft YaHei UI" w:hAnsi="Times New Roman" w:cs="Times New Roman" w:hint="eastAsia"/>
                <w:noProof/>
                <w:lang w:eastAsia="zh-CN"/>
              </w:rPr>
              <w:delText>功能模块</w:delText>
            </w:r>
            <w:r w:rsidDel="007E5A19">
              <w:rPr>
                <w:noProof/>
                <w:webHidden/>
              </w:rPr>
              <w:tab/>
              <w:delText>16</w:delText>
            </w:r>
          </w:del>
        </w:p>
        <w:p w14:paraId="2DB543B1" w14:textId="75ACFAB7" w:rsidR="001C540C" w:rsidRDefault="001C540C">
          <w:pPr>
            <w:pStyle w:val="TOC2"/>
            <w:tabs>
              <w:tab w:val="left" w:pos="851"/>
              <w:tab w:val="right" w:leader="dot" w:pos="8353"/>
            </w:tabs>
            <w:rPr>
              <w:del w:id="144" w:author="Qiao, Guan Lun (RC-CN DI FA ST&amp;PM SUP IT&amp;EDGE)" w:date="2022-02-25T13:38:00Z"/>
              <w:rFonts w:eastAsiaTheme="minorEastAsia"/>
              <w:noProof/>
              <w:kern w:val="0"/>
              <w:sz w:val="22"/>
              <w:szCs w:val="22"/>
              <w:lang w:eastAsia="zh-CN"/>
            </w:rPr>
          </w:pPr>
          <w:del w:id="145"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4.5.</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用户管理功能模块</w:delText>
            </w:r>
            <w:r w:rsidDel="007E5A19">
              <w:rPr>
                <w:noProof/>
                <w:webHidden/>
              </w:rPr>
              <w:tab/>
              <w:delText>18</w:delText>
            </w:r>
          </w:del>
        </w:p>
        <w:p w14:paraId="1DF2ADC7" w14:textId="6D0E76D8" w:rsidR="001C540C" w:rsidRDefault="001C540C">
          <w:pPr>
            <w:pStyle w:val="TOC2"/>
            <w:tabs>
              <w:tab w:val="left" w:pos="851"/>
              <w:tab w:val="right" w:leader="dot" w:pos="8353"/>
            </w:tabs>
            <w:rPr>
              <w:del w:id="146" w:author="Qiao, Guan Lun (RC-CN DI FA ST&amp;PM SUP IT&amp;EDGE)" w:date="2022-02-25T13:38:00Z"/>
              <w:rFonts w:eastAsiaTheme="minorEastAsia"/>
              <w:noProof/>
              <w:kern w:val="0"/>
              <w:sz w:val="22"/>
              <w:szCs w:val="22"/>
              <w:lang w:eastAsia="zh-CN"/>
            </w:rPr>
          </w:pPr>
          <w:del w:id="147"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4.6.</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noProof/>
                <w:lang w:eastAsia="zh-CN"/>
              </w:rPr>
              <w:delText>APP</w:delText>
            </w:r>
            <w:r w:rsidRPr="007E5A19" w:rsidDel="007E5A19">
              <w:rPr>
                <w:rStyle w:val="Hyperlink"/>
                <w:rFonts w:ascii="Times New Roman" w:eastAsia="Microsoft YaHei UI" w:hAnsi="Times New Roman" w:cs="Times New Roman" w:hint="eastAsia"/>
                <w:noProof/>
                <w:lang w:eastAsia="zh-CN"/>
              </w:rPr>
              <w:delText>设置功能模块</w:delText>
            </w:r>
            <w:r w:rsidDel="007E5A19">
              <w:rPr>
                <w:noProof/>
                <w:webHidden/>
              </w:rPr>
              <w:tab/>
              <w:delText>18</w:delText>
            </w:r>
          </w:del>
        </w:p>
        <w:p w14:paraId="020161EB" w14:textId="39D4E065" w:rsidR="001C540C" w:rsidRDefault="001C540C">
          <w:pPr>
            <w:pStyle w:val="TOC1"/>
            <w:tabs>
              <w:tab w:val="right" w:leader="dot" w:pos="8353"/>
            </w:tabs>
            <w:rPr>
              <w:del w:id="148" w:author="Qiao, Guan Lun (RC-CN DI FA ST&amp;PM SUP IT&amp;EDGE)" w:date="2022-02-25T13:38:00Z"/>
              <w:rFonts w:eastAsiaTheme="minorEastAsia"/>
              <w:b w:val="0"/>
              <w:noProof/>
              <w:kern w:val="0"/>
              <w:sz w:val="22"/>
              <w:szCs w:val="22"/>
              <w:lang w:eastAsia="zh-CN"/>
            </w:rPr>
          </w:pPr>
          <w:del w:id="149" w:author="Qiao, Guan Lun (RC-CN DI FA ST&amp;PM SUP IT&amp;EDGE)" w:date="2022-02-25T13:38:00Z">
            <w:r w:rsidRPr="007E5A19" w:rsidDel="007E5A19">
              <w:rPr>
                <w:rStyle w:val="Hyperlink"/>
                <w:rFonts w:ascii="Times New Roman" w:eastAsia="Microsoft YaHei UI" w:hAnsi="Times New Roman" w:cs="Times New Roman"/>
                <w:noProof/>
                <w:lang w:eastAsia="zh-CN"/>
              </w:rPr>
              <w:delText>5.</w:delText>
            </w:r>
            <w:r w:rsidDel="007E5A19">
              <w:rPr>
                <w:rFonts w:eastAsiaTheme="minorEastAsia"/>
                <w:b w:val="0"/>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后端设计</w:delText>
            </w:r>
            <w:r w:rsidDel="007E5A19">
              <w:rPr>
                <w:noProof/>
                <w:webHidden/>
              </w:rPr>
              <w:tab/>
              <w:delText>19</w:delText>
            </w:r>
          </w:del>
        </w:p>
        <w:p w14:paraId="0A1637CF" w14:textId="227051C5" w:rsidR="001C540C" w:rsidRDefault="001C540C">
          <w:pPr>
            <w:pStyle w:val="TOC2"/>
            <w:tabs>
              <w:tab w:val="left" w:pos="851"/>
              <w:tab w:val="right" w:leader="dot" w:pos="8353"/>
            </w:tabs>
            <w:rPr>
              <w:del w:id="150" w:author="Qiao, Guan Lun (RC-CN DI FA ST&amp;PM SUP IT&amp;EDGE)" w:date="2022-02-25T13:38:00Z"/>
              <w:rFonts w:eastAsiaTheme="minorEastAsia"/>
              <w:noProof/>
              <w:kern w:val="0"/>
              <w:sz w:val="22"/>
              <w:szCs w:val="22"/>
              <w:lang w:eastAsia="zh-CN"/>
            </w:rPr>
          </w:pPr>
          <w:del w:id="151" w:author="Qiao, Guan Lun (RC-CN DI FA ST&amp;PM SUP IT&amp;EDGE)" w:date="2022-02-25T13:38:00Z">
            <w:r w:rsidRPr="007E5A19" w:rsidDel="007E5A19">
              <w:rPr>
                <w:rStyle w:val="Hyperlink"/>
                <w:rFonts w:ascii="Times New Roman" w:eastAsia="Microsoft YaHei UI" w:hAnsi="Times New Roman" w:cs="Times New Roman"/>
                <w:noProof/>
              </w:rPr>
              <w:delText>5.1.</w:delText>
            </w:r>
            <w:r w:rsidDel="007E5A19">
              <w:rPr>
                <w:rFonts w:eastAsiaTheme="minorEastAsia"/>
                <w:noProof/>
                <w:kern w:val="0"/>
                <w:sz w:val="22"/>
                <w:szCs w:val="22"/>
                <w:lang w:eastAsia="zh-CN"/>
              </w:rPr>
              <w:tab/>
            </w:r>
            <w:r w:rsidRPr="007E5A19" w:rsidDel="007E5A19">
              <w:rPr>
                <w:rStyle w:val="Hyperlink"/>
                <w:rFonts w:ascii="Times New Roman" w:eastAsia="Microsoft YaHei UI" w:hAnsi="Times New Roman" w:cs="Times New Roman" w:hint="eastAsia"/>
                <w:noProof/>
                <w:lang w:eastAsia="zh-CN"/>
              </w:rPr>
              <w:delText>数据库设计</w:delText>
            </w:r>
            <w:r w:rsidDel="007E5A19">
              <w:rPr>
                <w:noProof/>
                <w:webHidden/>
              </w:rPr>
              <w:tab/>
              <w:delText>19</w:delText>
            </w:r>
          </w:del>
        </w:p>
        <w:p w14:paraId="0A005971" w14:textId="1167C5F7" w:rsidR="004E4490" w:rsidRPr="00A2596A" w:rsidDel="002C0809" w:rsidRDefault="004E4490">
          <w:pPr>
            <w:pStyle w:val="TOC1"/>
            <w:tabs>
              <w:tab w:val="right" w:leader="dot" w:pos="8353"/>
            </w:tabs>
            <w:rPr>
              <w:del w:id="152" w:author="Qiao, Guan Lun (RC-CN DI FA ST&amp;PM SUP IT&amp;EDGE)" w:date="2022-01-25T14:24:00Z"/>
              <w:rFonts w:ascii="Times New Roman" w:eastAsia="Microsoft YaHei UI" w:hAnsi="Times New Roman" w:cs="Times New Roman"/>
              <w:b w:val="0"/>
              <w:noProof/>
              <w:kern w:val="0"/>
              <w:sz w:val="22"/>
              <w:szCs w:val="22"/>
              <w:lang w:eastAsia="zh-CN"/>
            </w:rPr>
          </w:pPr>
          <w:del w:id="153" w:author="Qiao, Guan Lun (RC-CN DI FA ST&amp;PM SUP IT&amp;EDGE)" w:date="2022-01-25T14:24:00Z">
            <w:r w:rsidRPr="00A2596A" w:rsidDel="002C0809">
              <w:rPr>
                <w:rPrChange w:id="154" w:author="Qiao, Guan Lun (RC-CN DI FA ST&amp;PM SUP IT&amp;EDGE)" w:date="2022-02-07T15:02:00Z">
                  <w:rPr>
                    <w:rStyle w:val="Hyperlink"/>
                    <w:rFonts w:ascii="Times New Roman" w:eastAsia="Microsoft YaHei UI" w:hAnsi="Times New Roman" w:cs="Times New Roman"/>
                    <w:b w:val="0"/>
                    <w:noProof/>
                  </w:rPr>
                </w:rPrChange>
              </w:rPr>
              <w:delText>1.</w:delText>
            </w:r>
            <w:r w:rsidRPr="00A2596A" w:rsidDel="002C0809">
              <w:rPr>
                <w:rFonts w:ascii="Times New Roman" w:eastAsia="Microsoft YaHei UI" w:hAnsi="Times New Roman" w:cs="Times New Roman"/>
                <w:b w:val="0"/>
                <w:noProof/>
                <w:kern w:val="0"/>
                <w:sz w:val="22"/>
                <w:szCs w:val="22"/>
                <w:lang w:eastAsia="zh-CN"/>
              </w:rPr>
              <w:tab/>
            </w:r>
            <w:r w:rsidRPr="00A2596A" w:rsidDel="002C0809">
              <w:rPr>
                <w:rFonts w:hint="eastAsia"/>
                <w:rPrChange w:id="155" w:author="Qiao, Guan Lun (RC-CN DI FA ST&amp;PM SUP IT&amp;EDGE)" w:date="2022-02-07T15:02:00Z">
                  <w:rPr>
                    <w:rStyle w:val="Hyperlink"/>
                    <w:rFonts w:ascii="Times New Roman" w:eastAsia="Microsoft YaHei UI" w:hAnsi="Times New Roman" w:cs="Times New Roman" w:hint="eastAsia"/>
                    <w:b w:val="0"/>
                    <w:noProof/>
                    <w:lang w:eastAsia="zh-CN"/>
                  </w:rPr>
                </w:rPrChange>
              </w:rPr>
              <w:delText>调研</w:delText>
            </w:r>
            <w:r w:rsidRPr="00A2596A" w:rsidDel="002C0809">
              <w:rPr>
                <w:rFonts w:ascii="Times New Roman" w:eastAsia="Microsoft YaHei UI" w:hAnsi="Times New Roman" w:cs="Times New Roman"/>
                <w:noProof/>
                <w:webHidden/>
              </w:rPr>
              <w:tab/>
              <w:delText>2</w:delText>
            </w:r>
          </w:del>
        </w:p>
        <w:p w14:paraId="4A740131" w14:textId="66AFE9AE" w:rsidR="004E4490" w:rsidRPr="00A2596A" w:rsidDel="002C0809" w:rsidRDefault="004E4490">
          <w:pPr>
            <w:pStyle w:val="TOC2"/>
            <w:tabs>
              <w:tab w:val="left" w:pos="851"/>
              <w:tab w:val="right" w:leader="dot" w:pos="8353"/>
            </w:tabs>
            <w:rPr>
              <w:del w:id="156" w:author="Qiao, Guan Lun (RC-CN DI FA ST&amp;PM SUP IT&amp;EDGE)" w:date="2022-01-25T14:24:00Z"/>
              <w:rFonts w:ascii="Times New Roman" w:eastAsia="Microsoft YaHei UI" w:hAnsi="Times New Roman" w:cs="Times New Roman"/>
              <w:noProof/>
              <w:kern w:val="0"/>
              <w:sz w:val="22"/>
              <w:szCs w:val="22"/>
              <w:lang w:eastAsia="zh-CN"/>
            </w:rPr>
          </w:pPr>
          <w:del w:id="157" w:author="Qiao, Guan Lun (RC-CN DI FA ST&amp;PM SUP IT&amp;EDGE)" w:date="2022-01-25T14:24:00Z">
            <w:r w:rsidRPr="00A2596A" w:rsidDel="002C0809">
              <w:rPr>
                <w:rPrChange w:id="158" w:author="Qiao, Guan Lun (RC-CN DI FA ST&amp;PM SUP IT&amp;EDGE)" w:date="2022-02-07T15:02:00Z">
                  <w:rPr>
                    <w:rStyle w:val="Hyperlink"/>
                    <w:rFonts w:ascii="Times New Roman" w:eastAsia="Microsoft YaHei UI" w:hAnsi="Times New Roman" w:cs="Times New Roman"/>
                    <w:noProof/>
                    <w:lang w:eastAsia="zh-CN"/>
                  </w:rPr>
                </w:rPrChange>
              </w:rPr>
              <w:delText>1.1.</w:delText>
            </w:r>
            <w:r w:rsidRPr="00A2596A" w:rsidDel="002C0809">
              <w:rPr>
                <w:rFonts w:ascii="Times New Roman" w:eastAsia="Microsoft YaHei UI" w:hAnsi="Times New Roman" w:cs="Times New Roman"/>
                <w:noProof/>
                <w:kern w:val="0"/>
                <w:sz w:val="22"/>
                <w:szCs w:val="22"/>
                <w:lang w:eastAsia="zh-CN"/>
              </w:rPr>
              <w:tab/>
            </w:r>
            <w:r w:rsidRPr="00A2596A" w:rsidDel="002C0809">
              <w:rPr>
                <w:rPrChange w:id="159" w:author="Qiao, Guan Lun (RC-CN DI FA ST&amp;PM SUP IT&amp;EDGE)" w:date="2022-02-07T15:02:00Z">
                  <w:rPr>
                    <w:rStyle w:val="Hyperlink"/>
                    <w:rFonts w:ascii="Times New Roman" w:eastAsia="Microsoft YaHei UI" w:hAnsi="Times New Roman" w:cs="Times New Roman"/>
                    <w:noProof/>
                    <w:lang w:eastAsia="zh-CN"/>
                  </w:rPr>
                </w:rPrChange>
              </w:rPr>
              <w:delText xml:space="preserve">ROS APP </w:delText>
            </w:r>
            <w:r w:rsidRPr="00A2596A" w:rsidDel="002C0809">
              <w:rPr>
                <w:rFonts w:hint="eastAsia"/>
                <w:rPrChange w:id="160" w:author="Qiao, Guan Lun (RC-CN DI FA ST&amp;PM SUP IT&amp;EDGE)" w:date="2022-02-07T15:02:00Z">
                  <w:rPr>
                    <w:rStyle w:val="Hyperlink"/>
                    <w:rFonts w:ascii="Times New Roman" w:eastAsia="Microsoft YaHei UI" w:hAnsi="Times New Roman" w:cs="Times New Roman" w:hint="eastAsia"/>
                    <w:noProof/>
                    <w:lang w:eastAsia="zh-CN"/>
                  </w:rPr>
                </w:rPrChange>
              </w:rPr>
              <w:delText>基本功能</w:delText>
            </w:r>
            <w:r w:rsidRPr="00A2596A" w:rsidDel="002C0809">
              <w:rPr>
                <w:rFonts w:ascii="Times New Roman" w:eastAsia="Microsoft YaHei UI" w:hAnsi="Times New Roman" w:cs="Times New Roman"/>
                <w:noProof/>
                <w:webHidden/>
              </w:rPr>
              <w:tab/>
              <w:delText>2</w:delText>
            </w:r>
          </w:del>
        </w:p>
        <w:p w14:paraId="5F5E9708" w14:textId="16182049" w:rsidR="004E4490" w:rsidRPr="00A2596A" w:rsidDel="002C0809" w:rsidRDefault="004E4490">
          <w:pPr>
            <w:pStyle w:val="TOC2"/>
            <w:tabs>
              <w:tab w:val="left" w:pos="851"/>
              <w:tab w:val="right" w:leader="dot" w:pos="8353"/>
            </w:tabs>
            <w:rPr>
              <w:del w:id="161" w:author="Qiao, Guan Lun (RC-CN DI FA ST&amp;PM SUP IT&amp;EDGE)" w:date="2022-01-25T14:24:00Z"/>
              <w:rFonts w:ascii="Times New Roman" w:eastAsia="Microsoft YaHei UI" w:hAnsi="Times New Roman" w:cs="Times New Roman"/>
              <w:noProof/>
              <w:kern w:val="0"/>
              <w:sz w:val="22"/>
              <w:szCs w:val="22"/>
              <w:lang w:eastAsia="zh-CN"/>
            </w:rPr>
          </w:pPr>
          <w:del w:id="162" w:author="Qiao, Guan Lun (RC-CN DI FA ST&amp;PM SUP IT&amp;EDGE)" w:date="2022-01-25T14:24:00Z">
            <w:r w:rsidRPr="00A2596A" w:rsidDel="002C0809">
              <w:rPr>
                <w:rPrChange w:id="163" w:author="Qiao, Guan Lun (RC-CN DI FA ST&amp;PM SUP IT&amp;EDGE)" w:date="2022-02-07T15:02:00Z">
                  <w:rPr>
                    <w:rStyle w:val="Hyperlink"/>
                    <w:rFonts w:ascii="Times New Roman" w:eastAsia="Microsoft YaHei UI" w:hAnsi="Times New Roman" w:cs="Times New Roman"/>
                    <w:noProof/>
                    <w:lang w:eastAsia="zh-CN"/>
                  </w:rPr>
                </w:rPrChange>
              </w:rPr>
              <w:delText>1.2.</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164" w:author="Qiao, Guan Lun (RC-CN DI FA ST&amp;PM SUP IT&amp;EDGE)" w:date="2022-02-07T15:02:00Z">
                  <w:rPr>
                    <w:rStyle w:val="Hyperlink"/>
                    <w:rFonts w:ascii="Times New Roman" w:eastAsia="Microsoft YaHei UI" w:hAnsi="Times New Roman" w:cs="Times New Roman" w:hint="eastAsia"/>
                    <w:noProof/>
                    <w:lang w:eastAsia="zh-CN"/>
                  </w:rPr>
                </w:rPrChange>
              </w:rPr>
              <w:delText>现有</w:delText>
            </w:r>
            <w:r w:rsidRPr="00A2596A" w:rsidDel="002C0809">
              <w:rPr>
                <w:rPrChange w:id="165" w:author="Qiao, Guan Lun (RC-CN DI FA ST&amp;PM SUP IT&amp;EDGE)" w:date="2022-02-07T15:02:00Z">
                  <w:rPr>
                    <w:rStyle w:val="Hyperlink"/>
                    <w:rFonts w:ascii="Times New Roman" w:eastAsia="Microsoft YaHei UI" w:hAnsi="Times New Roman" w:cs="Times New Roman"/>
                    <w:noProof/>
                    <w:lang w:eastAsia="zh-CN"/>
                  </w:rPr>
                </w:rPrChange>
              </w:rPr>
              <w:delText>ROS APP</w:delText>
            </w:r>
            <w:r w:rsidRPr="00A2596A" w:rsidDel="002C0809">
              <w:rPr>
                <w:rFonts w:hint="eastAsia"/>
                <w:rPrChange w:id="166"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w:delText>
            </w:r>
            <w:r w:rsidRPr="00A2596A" w:rsidDel="002C0809">
              <w:rPr>
                <w:rFonts w:ascii="Times New Roman" w:eastAsia="Microsoft YaHei UI" w:hAnsi="Times New Roman" w:cs="Times New Roman"/>
                <w:noProof/>
                <w:webHidden/>
              </w:rPr>
              <w:tab/>
              <w:delText>2</w:delText>
            </w:r>
          </w:del>
        </w:p>
        <w:p w14:paraId="4AD4ECC4" w14:textId="1E0D120E" w:rsidR="004E4490" w:rsidRPr="00A2596A" w:rsidDel="002C0809" w:rsidRDefault="004E4490">
          <w:pPr>
            <w:pStyle w:val="TOC2"/>
            <w:tabs>
              <w:tab w:val="left" w:pos="851"/>
              <w:tab w:val="right" w:leader="dot" w:pos="8353"/>
            </w:tabs>
            <w:rPr>
              <w:del w:id="167" w:author="Qiao, Guan Lun (RC-CN DI FA ST&amp;PM SUP IT&amp;EDGE)" w:date="2022-01-25T14:24:00Z"/>
              <w:rFonts w:ascii="Times New Roman" w:eastAsia="Microsoft YaHei UI" w:hAnsi="Times New Roman" w:cs="Times New Roman"/>
              <w:noProof/>
              <w:kern w:val="0"/>
              <w:sz w:val="22"/>
              <w:szCs w:val="22"/>
              <w:lang w:eastAsia="zh-CN"/>
            </w:rPr>
          </w:pPr>
          <w:del w:id="168" w:author="Qiao, Guan Lun (RC-CN DI FA ST&amp;PM SUP IT&amp;EDGE)" w:date="2022-01-25T14:24:00Z">
            <w:r w:rsidRPr="00A2596A" w:rsidDel="002C0809">
              <w:rPr>
                <w:rPrChange w:id="169" w:author="Qiao, Guan Lun (RC-CN DI FA ST&amp;PM SUP IT&amp;EDGE)" w:date="2022-02-07T15:02:00Z">
                  <w:rPr>
                    <w:rStyle w:val="Hyperlink"/>
                    <w:rFonts w:ascii="Times New Roman" w:eastAsia="Microsoft YaHei UI" w:hAnsi="Times New Roman" w:cs="Times New Roman"/>
                    <w:noProof/>
                    <w:lang w:eastAsia="zh-CN"/>
                  </w:rPr>
                </w:rPrChange>
              </w:rPr>
              <w:delText>1.3.</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170" w:author="Qiao, Guan Lun (RC-CN DI FA ST&amp;PM SUP IT&amp;EDGE)" w:date="2022-02-07T15:02:00Z">
                  <w:rPr>
                    <w:rStyle w:val="Hyperlink"/>
                    <w:rFonts w:ascii="Times New Roman" w:eastAsia="Microsoft YaHei UI" w:hAnsi="Times New Roman" w:cs="Times New Roman" w:hint="eastAsia"/>
                    <w:noProof/>
                    <w:lang w:eastAsia="zh-CN"/>
                  </w:rPr>
                </w:rPrChange>
              </w:rPr>
              <w:delText>现有商业机器人</w:delText>
            </w:r>
            <w:r w:rsidRPr="00A2596A" w:rsidDel="002C0809">
              <w:rPr>
                <w:rPrChange w:id="171" w:author="Qiao, Guan Lun (RC-CN DI FA ST&amp;PM SUP IT&amp;EDGE)" w:date="2022-02-07T15:02:00Z">
                  <w:rPr>
                    <w:rStyle w:val="Hyperlink"/>
                    <w:rFonts w:ascii="Times New Roman" w:eastAsia="Microsoft YaHei UI" w:hAnsi="Times New Roman" w:cs="Times New Roman"/>
                    <w:noProof/>
                    <w:lang w:eastAsia="zh-CN"/>
                  </w:rPr>
                </w:rPrChange>
              </w:rPr>
              <w:delText>APP</w:delText>
            </w:r>
            <w:r w:rsidRPr="00A2596A" w:rsidDel="002C0809">
              <w:rPr>
                <w:rFonts w:hint="eastAsia"/>
                <w:rPrChange w:id="172"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w:delText>
            </w:r>
            <w:r w:rsidRPr="00A2596A" w:rsidDel="002C0809">
              <w:rPr>
                <w:rFonts w:ascii="Times New Roman" w:eastAsia="Microsoft YaHei UI" w:hAnsi="Times New Roman" w:cs="Times New Roman"/>
                <w:noProof/>
                <w:webHidden/>
              </w:rPr>
              <w:tab/>
              <w:delText>2</w:delText>
            </w:r>
          </w:del>
        </w:p>
        <w:p w14:paraId="658BF364" w14:textId="1C4A339B" w:rsidR="004E4490" w:rsidRPr="00A2596A" w:rsidDel="002C0809" w:rsidRDefault="004E4490">
          <w:pPr>
            <w:pStyle w:val="TOC1"/>
            <w:tabs>
              <w:tab w:val="right" w:leader="dot" w:pos="8353"/>
            </w:tabs>
            <w:rPr>
              <w:del w:id="173" w:author="Qiao, Guan Lun (RC-CN DI FA ST&amp;PM SUP IT&amp;EDGE)" w:date="2022-01-25T14:24:00Z"/>
              <w:rFonts w:ascii="Times New Roman" w:eastAsia="Microsoft YaHei UI" w:hAnsi="Times New Roman" w:cs="Times New Roman"/>
              <w:b w:val="0"/>
              <w:noProof/>
              <w:kern w:val="0"/>
              <w:sz w:val="22"/>
              <w:szCs w:val="22"/>
              <w:lang w:eastAsia="zh-CN"/>
            </w:rPr>
          </w:pPr>
          <w:del w:id="174" w:author="Qiao, Guan Lun (RC-CN DI FA ST&amp;PM SUP IT&amp;EDGE)" w:date="2022-01-25T14:24:00Z">
            <w:r w:rsidRPr="00A2596A" w:rsidDel="002C0809">
              <w:rPr>
                <w:rPrChange w:id="175" w:author="Qiao, Guan Lun (RC-CN DI FA ST&amp;PM SUP IT&amp;EDGE)" w:date="2022-02-07T15:02:00Z">
                  <w:rPr>
                    <w:rStyle w:val="Hyperlink"/>
                    <w:rFonts w:ascii="Times New Roman" w:eastAsia="Microsoft YaHei UI" w:hAnsi="Times New Roman" w:cs="Times New Roman"/>
                    <w:b w:val="0"/>
                    <w:noProof/>
                    <w:lang w:eastAsia="zh-CN"/>
                  </w:rPr>
                </w:rPrChange>
              </w:rPr>
              <w:delText>2.</w:delText>
            </w:r>
            <w:r w:rsidRPr="00A2596A" w:rsidDel="002C0809">
              <w:rPr>
                <w:rFonts w:ascii="Times New Roman" w:eastAsia="Microsoft YaHei UI" w:hAnsi="Times New Roman" w:cs="Times New Roman"/>
                <w:b w:val="0"/>
                <w:noProof/>
                <w:kern w:val="0"/>
                <w:sz w:val="22"/>
                <w:szCs w:val="22"/>
                <w:lang w:eastAsia="zh-CN"/>
              </w:rPr>
              <w:tab/>
            </w:r>
            <w:r w:rsidRPr="00A2596A" w:rsidDel="002C0809">
              <w:rPr>
                <w:rFonts w:hint="eastAsia"/>
                <w:rPrChange w:id="176" w:author="Qiao, Guan Lun (RC-CN DI FA ST&amp;PM SUP IT&amp;EDGE)" w:date="2022-02-07T15:02:00Z">
                  <w:rPr>
                    <w:rStyle w:val="Hyperlink"/>
                    <w:rFonts w:ascii="Times New Roman" w:eastAsia="Microsoft YaHei UI" w:hAnsi="Times New Roman" w:cs="Times New Roman" w:hint="eastAsia"/>
                    <w:b w:val="0"/>
                    <w:noProof/>
                    <w:lang w:eastAsia="zh-CN"/>
                  </w:rPr>
                </w:rPrChange>
              </w:rPr>
              <w:delText>功能性需求</w:delText>
            </w:r>
            <w:r w:rsidRPr="00A2596A" w:rsidDel="002C0809">
              <w:rPr>
                <w:rFonts w:ascii="Times New Roman" w:eastAsia="Microsoft YaHei UI" w:hAnsi="Times New Roman" w:cs="Times New Roman"/>
                <w:noProof/>
                <w:webHidden/>
              </w:rPr>
              <w:tab/>
              <w:delText>3</w:delText>
            </w:r>
          </w:del>
        </w:p>
        <w:p w14:paraId="45053B83" w14:textId="5CA9BA41" w:rsidR="004E4490" w:rsidRPr="00A2596A" w:rsidDel="002C0809" w:rsidRDefault="004E4490">
          <w:pPr>
            <w:pStyle w:val="TOC2"/>
            <w:tabs>
              <w:tab w:val="left" w:pos="851"/>
              <w:tab w:val="right" w:leader="dot" w:pos="8353"/>
            </w:tabs>
            <w:rPr>
              <w:del w:id="177" w:author="Qiao, Guan Lun (RC-CN DI FA ST&amp;PM SUP IT&amp;EDGE)" w:date="2022-01-25T14:24:00Z"/>
              <w:rFonts w:ascii="Times New Roman" w:eastAsia="Microsoft YaHei UI" w:hAnsi="Times New Roman" w:cs="Times New Roman"/>
              <w:noProof/>
              <w:kern w:val="0"/>
              <w:sz w:val="22"/>
              <w:szCs w:val="22"/>
              <w:lang w:eastAsia="zh-CN"/>
            </w:rPr>
          </w:pPr>
          <w:del w:id="178" w:author="Qiao, Guan Lun (RC-CN DI FA ST&amp;PM SUP IT&amp;EDGE)" w:date="2022-01-25T14:24:00Z">
            <w:r w:rsidRPr="00A2596A" w:rsidDel="002C0809">
              <w:rPr>
                <w:rPrChange w:id="179" w:author="Qiao, Guan Lun (RC-CN DI FA ST&amp;PM SUP IT&amp;EDGE)" w:date="2022-02-07T15:02:00Z">
                  <w:rPr>
                    <w:rStyle w:val="Hyperlink"/>
                    <w:rFonts w:ascii="Times New Roman" w:eastAsia="Microsoft YaHei UI" w:hAnsi="Times New Roman" w:cs="Times New Roman"/>
                    <w:noProof/>
                    <w:lang w:eastAsia="zh-CN"/>
                  </w:rPr>
                </w:rPrChange>
              </w:rPr>
              <w:delText>2.1.</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180"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功能场景</w:delText>
            </w:r>
            <w:r w:rsidRPr="00A2596A" w:rsidDel="002C0809">
              <w:rPr>
                <w:rPrChange w:id="181" w:author="Qiao, Guan Lun (RC-CN DI FA ST&amp;PM SUP IT&amp;EDGE)" w:date="2022-02-07T15:02:00Z">
                  <w:rPr>
                    <w:rStyle w:val="Hyperlink"/>
                    <w:rFonts w:ascii="Times New Roman" w:eastAsia="Microsoft YaHei UI" w:hAnsi="Times New Roman" w:cs="Times New Roman"/>
                    <w:noProof/>
                    <w:lang w:eastAsia="zh-CN"/>
                  </w:rPr>
                </w:rPrChange>
              </w:rPr>
              <w:delText>1——</w:delText>
            </w:r>
            <w:r w:rsidRPr="00A2596A" w:rsidDel="002C0809">
              <w:rPr>
                <w:rFonts w:hint="eastAsia"/>
                <w:rPrChange w:id="182" w:author="Qiao, Guan Lun (RC-CN DI FA ST&amp;PM SUP IT&amp;EDGE)" w:date="2022-02-07T15:02:00Z">
                  <w:rPr>
                    <w:rStyle w:val="Hyperlink"/>
                    <w:rFonts w:ascii="Times New Roman" w:eastAsia="Microsoft YaHei UI" w:hAnsi="Times New Roman" w:cs="Times New Roman" w:hint="eastAsia"/>
                    <w:noProof/>
                    <w:lang w:eastAsia="zh-CN"/>
                  </w:rPr>
                </w:rPrChange>
              </w:rPr>
              <w:delText>注册</w:delText>
            </w:r>
            <w:r w:rsidRPr="00A2596A" w:rsidDel="002C0809">
              <w:rPr>
                <w:rPrChange w:id="183" w:author="Qiao, Guan Lun (RC-CN DI FA ST&amp;PM SUP IT&amp;EDGE)" w:date="2022-02-07T15:02:00Z">
                  <w:rPr>
                    <w:rStyle w:val="Hyperlink"/>
                    <w:rFonts w:ascii="Times New Roman" w:eastAsia="Microsoft YaHei UI" w:hAnsi="Times New Roman" w:cs="Times New Roman"/>
                    <w:noProof/>
                    <w:lang w:eastAsia="zh-CN"/>
                  </w:rPr>
                </w:rPrChange>
              </w:rPr>
              <w:delText>/</w:delText>
            </w:r>
            <w:r w:rsidRPr="00A2596A" w:rsidDel="002C0809">
              <w:rPr>
                <w:rFonts w:hint="eastAsia"/>
                <w:rPrChange w:id="184" w:author="Qiao, Guan Lun (RC-CN DI FA ST&amp;PM SUP IT&amp;EDGE)" w:date="2022-02-07T15:02:00Z">
                  <w:rPr>
                    <w:rStyle w:val="Hyperlink"/>
                    <w:rFonts w:ascii="Times New Roman" w:eastAsia="Microsoft YaHei UI" w:hAnsi="Times New Roman" w:cs="Times New Roman" w:hint="eastAsia"/>
                    <w:noProof/>
                    <w:lang w:eastAsia="zh-CN"/>
                  </w:rPr>
                </w:rPrChange>
              </w:rPr>
              <w:delText>登录</w:delText>
            </w:r>
            <w:r w:rsidRPr="00A2596A" w:rsidDel="002C0809">
              <w:rPr>
                <w:rPrChange w:id="185" w:author="Qiao, Guan Lun (RC-CN DI FA ST&amp;PM SUP IT&amp;EDGE)" w:date="2022-02-07T15:02:00Z">
                  <w:rPr>
                    <w:rStyle w:val="Hyperlink"/>
                    <w:rFonts w:ascii="Times New Roman" w:eastAsia="Microsoft YaHei UI" w:hAnsi="Times New Roman" w:cs="Times New Roman"/>
                    <w:noProof/>
                    <w:lang w:eastAsia="zh-CN"/>
                  </w:rPr>
                </w:rPrChange>
              </w:rPr>
              <w:delText>/</w:delText>
            </w:r>
            <w:r w:rsidRPr="00A2596A" w:rsidDel="002C0809">
              <w:rPr>
                <w:rFonts w:hint="eastAsia"/>
                <w:rPrChange w:id="186" w:author="Qiao, Guan Lun (RC-CN DI FA ST&amp;PM SUP IT&amp;EDGE)" w:date="2022-02-07T15:02:00Z">
                  <w:rPr>
                    <w:rStyle w:val="Hyperlink"/>
                    <w:rFonts w:ascii="Times New Roman" w:eastAsia="Microsoft YaHei UI" w:hAnsi="Times New Roman" w:cs="Times New Roman" w:hint="eastAsia"/>
                    <w:noProof/>
                    <w:lang w:eastAsia="zh-CN"/>
                  </w:rPr>
                </w:rPrChange>
              </w:rPr>
              <w:delText>修改位置信息</w:delText>
            </w:r>
            <w:r w:rsidRPr="00A2596A" w:rsidDel="002C0809">
              <w:rPr>
                <w:rFonts w:ascii="Times New Roman" w:eastAsia="Microsoft YaHei UI" w:hAnsi="Times New Roman" w:cs="Times New Roman"/>
                <w:noProof/>
                <w:webHidden/>
              </w:rPr>
              <w:tab/>
              <w:delText>3</w:delText>
            </w:r>
          </w:del>
        </w:p>
        <w:p w14:paraId="74C8F7EA" w14:textId="57D76DDC" w:rsidR="004E4490" w:rsidRPr="00A2596A" w:rsidDel="002C0809" w:rsidRDefault="004E4490">
          <w:pPr>
            <w:pStyle w:val="TOC3"/>
            <w:tabs>
              <w:tab w:val="left" w:pos="1702"/>
              <w:tab w:val="right" w:leader="dot" w:pos="8353"/>
            </w:tabs>
            <w:rPr>
              <w:del w:id="187" w:author="Qiao, Guan Lun (RC-CN DI FA ST&amp;PM SUP IT&amp;EDGE)" w:date="2022-01-25T14:24:00Z"/>
              <w:rFonts w:ascii="Times New Roman" w:eastAsia="Microsoft YaHei UI" w:hAnsi="Times New Roman" w:cs="Times New Roman"/>
              <w:noProof/>
              <w:kern w:val="0"/>
              <w:sz w:val="22"/>
              <w:szCs w:val="22"/>
              <w:lang w:eastAsia="zh-CN"/>
            </w:rPr>
          </w:pPr>
          <w:del w:id="188" w:author="Qiao, Guan Lun (RC-CN DI FA ST&amp;PM SUP IT&amp;EDGE)" w:date="2022-01-25T14:24:00Z">
            <w:r w:rsidRPr="00A2596A" w:rsidDel="002C0809">
              <w:rPr>
                <w:rPrChange w:id="189" w:author="Qiao, Guan Lun (RC-CN DI FA ST&amp;PM SUP IT&amp;EDGE)" w:date="2022-02-07T15:02:00Z">
                  <w:rPr>
                    <w:rStyle w:val="Hyperlink"/>
                    <w:rFonts w:ascii="Times New Roman" w:eastAsia="Microsoft YaHei UI" w:hAnsi="Times New Roman" w:cs="Times New Roman"/>
                    <w:noProof/>
                    <w:lang w:eastAsia="zh-CN"/>
                  </w:rPr>
                </w:rPrChange>
              </w:rPr>
              <w:delText>2.1.1.</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190" w:author="Qiao, Guan Lun (RC-CN DI FA ST&amp;PM SUP IT&amp;EDGE)" w:date="2022-02-07T15:02:00Z">
                  <w:rPr>
                    <w:rStyle w:val="Hyperlink"/>
                    <w:rFonts w:ascii="Times New Roman" w:eastAsia="Microsoft YaHei UI" w:hAnsi="Times New Roman" w:cs="Times New Roman" w:hint="eastAsia"/>
                    <w:noProof/>
                    <w:lang w:eastAsia="zh-CN"/>
                  </w:rPr>
                </w:rPrChange>
              </w:rPr>
              <w:delText>场景示意</w:delText>
            </w:r>
            <w:r w:rsidRPr="00A2596A" w:rsidDel="002C0809">
              <w:rPr>
                <w:rFonts w:ascii="Times New Roman" w:eastAsia="Microsoft YaHei UI" w:hAnsi="Times New Roman" w:cs="Times New Roman"/>
                <w:noProof/>
                <w:webHidden/>
              </w:rPr>
              <w:tab/>
              <w:delText>3</w:delText>
            </w:r>
          </w:del>
        </w:p>
        <w:p w14:paraId="5CDBB85A" w14:textId="15183A1E" w:rsidR="004E4490" w:rsidRPr="00A2596A" w:rsidDel="002C0809" w:rsidRDefault="004E4490">
          <w:pPr>
            <w:pStyle w:val="TOC3"/>
            <w:tabs>
              <w:tab w:val="left" w:pos="1702"/>
              <w:tab w:val="right" w:leader="dot" w:pos="8353"/>
            </w:tabs>
            <w:rPr>
              <w:del w:id="191" w:author="Qiao, Guan Lun (RC-CN DI FA ST&amp;PM SUP IT&amp;EDGE)" w:date="2022-01-25T14:24:00Z"/>
              <w:rFonts w:ascii="Times New Roman" w:eastAsia="Microsoft YaHei UI" w:hAnsi="Times New Roman" w:cs="Times New Roman"/>
              <w:noProof/>
              <w:kern w:val="0"/>
              <w:sz w:val="22"/>
              <w:szCs w:val="22"/>
              <w:lang w:eastAsia="zh-CN"/>
            </w:rPr>
          </w:pPr>
          <w:del w:id="192" w:author="Qiao, Guan Lun (RC-CN DI FA ST&amp;PM SUP IT&amp;EDGE)" w:date="2022-01-25T14:24:00Z">
            <w:r w:rsidRPr="00A2596A" w:rsidDel="002C0809">
              <w:rPr>
                <w:rPrChange w:id="193" w:author="Qiao, Guan Lun (RC-CN DI FA ST&amp;PM SUP IT&amp;EDGE)" w:date="2022-02-07T15:02:00Z">
                  <w:rPr>
                    <w:rStyle w:val="Hyperlink"/>
                    <w:rFonts w:ascii="Times New Roman" w:eastAsia="Microsoft YaHei UI" w:hAnsi="Times New Roman" w:cs="Times New Roman"/>
                    <w:noProof/>
                    <w:lang w:eastAsia="zh-CN"/>
                  </w:rPr>
                </w:rPrChange>
              </w:rPr>
              <w:delText>2.1.2.</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194"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功能说明</w:delText>
            </w:r>
            <w:r w:rsidRPr="00A2596A" w:rsidDel="002C0809">
              <w:rPr>
                <w:rFonts w:ascii="Times New Roman" w:eastAsia="Microsoft YaHei UI" w:hAnsi="Times New Roman" w:cs="Times New Roman"/>
                <w:noProof/>
                <w:webHidden/>
              </w:rPr>
              <w:tab/>
              <w:delText>3</w:delText>
            </w:r>
          </w:del>
        </w:p>
        <w:p w14:paraId="743C47B5" w14:textId="55DEB2AB" w:rsidR="004E4490" w:rsidRPr="00A2596A" w:rsidDel="002C0809" w:rsidRDefault="004E4490">
          <w:pPr>
            <w:pStyle w:val="TOC2"/>
            <w:tabs>
              <w:tab w:val="left" w:pos="851"/>
              <w:tab w:val="right" w:leader="dot" w:pos="8353"/>
            </w:tabs>
            <w:rPr>
              <w:del w:id="195" w:author="Qiao, Guan Lun (RC-CN DI FA ST&amp;PM SUP IT&amp;EDGE)" w:date="2022-01-25T14:24:00Z"/>
              <w:rFonts w:ascii="Times New Roman" w:eastAsia="Microsoft YaHei UI" w:hAnsi="Times New Roman" w:cs="Times New Roman"/>
              <w:noProof/>
              <w:kern w:val="0"/>
              <w:sz w:val="22"/>
              <w:szCs w:val="22"/>
              <w:lang w:eastAsia="zh-CN"/>
            </w:rPr>
          </w:pPr>
          <w:del w:id="196" w:author="Qiao, Guan Lun (RC-CN DI FA ST&amp;PM SUP IT&amp;EDGE)" w:date="2022-01-25T14:24:00Z">
            <w:r w:rsidRPr="00A2596A" w:rsidDel="002C0809">
              <w:rPr>
                <w:rPrChange w:id="197" w:author="Qiao, Guan Lun (RC-CN DI FA ST&amp;PM SUP IT&amp;EDGE)" w:date="2022-02-07T15:02:00Z">
                  <w:rPr>
                    <w:rStyle w:val="Hyperlink"/>
                    <w:rFonts w:ascii="Times New Roman" w:eastAsia="Microsoft YaHei UI" w:hAnsi="Times New Roman" w:cs="Times New Roman"/>
                    <w:noProof/>
                    <w:lang w:eastAsia="zh-CN"/>
                  </w:rPr>
                </w:rPrChange>
              </w:rPr>
              <w:delText>2.2.</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198" w:author="Qiao, Guan Lun (RC-CN DI FA ST&amp;PM SUP IT&amp;EDGE)" w:date="2022-02-07T15:02:00Z">
                  <w:rPr>
                    <w:rStyle w:val="Hyperlink"/>
                    <w:rFonts w:ascii="Times New Roman" w:eastAsia="Microsoft YaHei UI" w:hAnsi="Times New Roman" w:cs="Times New Roman" w:hint="eastAsia"/>
                    <w:noProof/>
                    <w:lang w:eastAsia="zh-CN"/>
                  </w:rPr>
                </w:rPrChange>
              </w:rPr>
              <w:delText>功能场景</w:delText>
            </w:r>
            <w:r w:rsidRPr="00A2596A" w:rsidDel="002C0809">
              <w:rPr>
                <w:rPrChange w:id="199" w:author="Qiao, Guan Lun (RC-CN DI FA ST&amp;PM SUP IT&amp;EDGE)" w:date="2022-02-07T15:02:00Z">
                  <w:rPr>
                    <w:rStyle w:val="Hyperlink"/>
                    <w:rFonts w:ascii="Times New Roman" w:eastAsia="Microsoft YaHei UI" w:hAnsi="Times New Roman" w:cs="Times New Roman"/>
                    <w:noProof/>
                    <w:lang w:eastAsia="zh-CN"/>
                  </w:rPr>
                </w:rPrChange>
              </w:rPr>
              <w:delText>2——</w:delText>
            </w:r>
            <w:r w:rsidRPr="00A2596A" w:rsidDel="002C0809">
              <w:rPr>
                <w:rFonts w:hint="eastAsia"/>
                <w:rPrChange w:id="200" w:author="Qiao, Guan Lun (RC-CN DI FA ST&amp;PM SUP IT&amp;EDGE)" w:date="2022-02-07T15:02:00Z">
                  <w:rPr>
                    <w:rStyle w:val="Hyperlink"/>
                    <w:rFonts w:ascii="Times New Roman" w:eastAsia="Microsoft YaHei UI" w:hAnsi="Times New Roman" w:cs="Times New Roman" w:hint="eastAsia"/>
                    <w:noProof/>
                    <w:lang w:eastAsia="zh-CN"/>
                  </w:rPr>
                </w:rPrChange>
              </w:rPr>
              <w:delText>下单</w:delText>
            </w:r>
            <w:r w:rsidRPr="00A2596A" w:rsidDel="002C0809">
              <w:rPr>
                <w:rFonts w:ascii="Times New Roman" w:eastAsia="Microsoft YaHei UI" w:hAnsi="Times New Roman" w:cs="Times New Roman"/>
                <w:noProof/>
                <w:webHidden/>
              </w:rPr>
              <w:tab/>
              <w:delText>4</w:delText>
            </w:r>
          </w:del>
        </w:p>
        <w:p w14:paraId="291236DB" w14:textId="72052E38" w:rsidR="004E4490" w:rsidRPr="00A2596A" w:rsidDel="002C0809" w:rsidRDefault="004E4490" w:rsidP="004E4490">
          <w:pPr>
            <w:pStyle w:val="TOC3"/>
            <w:tabs>
              <w:tab w:val="left" w:pos="1702"/>
              <w:tab w:val="right" w:leader="dot" w:pos="8353"/>
            </w:tabs>
            <w:rPr>
              <w:del w:id="201" w:author="Qiao, Guan Lun (RC-CN DI FA ST&amp;PM SUP IT&amp;EDGE)" w:date="2022-01-25T14:24:00Z"/>
              <w:rFonts w:ascii="Times New Roman" w:eastAsia="Microsoft YaHei UI" w:hAnsi="Times New Roman" w:cs="Times New Roman"/>
              <w:noProof/>
              <w:kern w:val="0"/>
              <w:sz w:val="22"/>
              <w:szCs w:val="22"/>
              <w:lang w:eastAsia="zh-CN"/>
            </w:rPr>
          </w:pPr>
          <w:del w:id="202" w:author="Qiao, Guan Lun (RC-CN DI FA ST&amp;PM SUP IT&amp;EDGE)" w:date="2022-01-25T14:24:00Z">
            <w:r w:rsidRPr="00A2596A" w:rsidDel="002C0809">
              <w:rPr>
                <w:rPrChange w:id="203" w:author="Qiao, Guan Lun (RC-CN DI FA ST&amp;PM SUP IT&amp;EDGE)" w:date="2022-02-07T15:02:00Z">
                  <w:rPr>
                    <w:rStyle w:val="Hyperlink"/>
                    <w:rFonts w:ascii="Times New Roman" w:eastAsia="Microsoft YaHei UI" w:hAnsi="Times New Roman" w:cs="Times New Roman"/>
                    <w:noProof/>
                    <w:lang w:eastAsia="zh-CN"/>
                  </w:rPr>
                </w:rPrChange>
              </w:rPr>
              <w:delText>2.2.1.</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04" w:author="Qiao, Guan Lun (RC-CN DI FA ST&amp;PM SUP IT&amp;EDGE)" w:date="2022-02-07T15:02:00Z">
                  <w:rPr>
                    <w:rStyle w:val="Hyperlink"/>
                    <w:rFonts w:ascii="Times New Roman" w:eastAsia="Microsoft YaHei UI" w:hAnsi="Times New Roman" w:cs="Times New Roman" w:hint="eastAsia"/>
                    <w:noProof/>
                    <w:lang w:eastAsia="zh-CN"/>
                  </w:rPr>
                </w:rPrChange>
              </w:rPr>
              <w:delText>场景示意</w:delText>
            </w:r>
            <w:r w:rsidRPr="00A2596A" w:rsidDel="002C0809">
              <w:rPr>
                <w:rFonts w:ascii="Times New Roman" w:eastAsia="Microsoft YaHei UI" w:hAnsi="Times New Roman" w:cs="Times New Roman"/>
                <w:noProof/>
                <w:webHidden/>
              </w:rPr>
              <w:tab/>
              <w:delText>4</w:delText>
            </w:r>
          </w:del>
        </w:p>
        <w:p w14:paraId="3ACF3026" w14:textId="6D158D92" w:rsidR="004E4490" w:rsidRPr="00A2596A" w:rsidDel="002C0809" w:rsidRDefault="004E4490">
          <w:pPr>
            <w:pStyle w:val="TOC3"/>
            <w:tabs>
              <w:tab w:val="left" w:pos="1702"/>
              <w:tab w:val="right" w:leader="dot" w:pos="8353"/>
            </w:tabs>
            <w:rPr>
              <w:del w:id="205" w:author="Qiao, Guan Lun (RC-CN DI FA ST&amp;PM SUP IT&amp;EDGE)" w:date="2022-01-25T14:24:00Z"/>
              <w:rFonts w:ascii="Times New Roman" w:eastAsia="Microsoft YaHei UI" w:hAnsi="Times New Roman" w:cs="Times New Roman"/>
              <w:noProof/>
              <w:kern w:val="0"/>
              <w:sz w:val="22"/>
              <w:szCs w:val="22"/>
              <w:lang w:eastAsia="zh-CN"/>
            </w:rPr>
          </w:pPr>
          <w:del w:id="206" w:author="Qiao, Guan Lun (RC-CN DI FA ST&amp;PM SUP IT&amp;EDGE)" w:date="2022-01-25T14:24:00Z">
            <w:r w:rsidRPr="00A2596A" w:rsidDel="002C0809">
              <w:rPr>
                <w:rPrChange w:id="207" w:author="Qiao, Guan Lun (RC-CN DI FA ST&amp;PM SUP IT&amp;EDGE)" w:date="2022-02-07T15:02:00Z">
                  <w:rPr>
                    <w:rStyle w:val="Hyperlink"/>
                    <w:rFonts w:ascii="Times New Roman" w:eastAsia="Microsoft YaHei UI" w:hAnsi="Times New Roman" w:cs="Times New Roman"/>
                    <w:bCs/>
                    <w:noProof/>
                    <w:lang w:eastAsia="zh-CN"/>
                  </w:rPr>
                </w:rPrChange>
              </w:rPr>
              <w:lastRenderedPageBreak/>
              <w:delText>2.2.2.</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08" w:author="Qiao, Guan Lun (RC-CN DI FA ST&amp;PM SUP IT&amp;EDGE)" w:date="2022-02-07T15:02:00Z">
                  <w:rPr>
                    <w:rStyle w:val="Hyperlink"/>
                    <w:rFonts w:ascii="Times New Roman" w:eastAsia="Microsoft YaHei UI" w:hAnsi="Times New Roman" w:cs="Times New Roman" w:hint="eastAsia"/>
                    <w:bCs/>
                    <w:noProof/>
                    <w:lang w:eastAsia="zh-CN"/>
                  </w:rPr>
                </w:rPrChange>
              </w:rPr>
              <w:delText>功能说明</w:delText>
            </w:r>
            <w:r w:rsidRPr="00A2596A" w:rsidDel="002C0809">
              <w:rPr>
                <w:rFonts w:ascii="Times New Roman" w:eastAsia="Microsoft YaHei UI" w:hAnsi="Times New Roman" w:cs="Times New Roman"/>
                <w:noProof/>
                <w:webHidden/>
              </w:rPr>
              <w:tab/>
              <w:delText>4</w:delText>
            </w:r>
          </w:del>
        </w:p>
        <w:p w14:paraId="3976EB4F" w14:textId="11786E6E" w:rsidR="004E4490" w:rsidRPr="00A2596A" w:rsidDel="002C0809" w:rsidRDefault="004E4490">
          <w:pPr>
            <w:pStyle w:val="TOC1"/>
            <w:tabs>
              <w:tab w:val="right" w:leader="dot" w:pos="8353"/>
            </w:tabs>
            <w:rPr>
              <w:del w:id="209" w:author="Qiao, Guan Lun (RC-CN DI FA ST&amp;PM SUP IT&amp;EDGE)" w:date="2022-01-25T14:24:00Z"/>
              <w:rFonts w:ascii="Times New Roman" w:eastAsia="Microsoft YaHei UI" w:hAnsi="Times New Roman" w:cs="Times New Roman"/>
              <w:b w:val="0"/>
              <w:noProof/>
              <w:kern w:val="0"/>
              <w:sz w:val="22"/>
              <w:szCs w:val="22"/>
              <w:lang w:eastAsia="zh-CN"/>
            </w:rPr>
          </w:pPr>
          <w:del w:id="210" w:author="Qiao, Guan Lun (RC-CN DI FA ST&amp;PM SUP IT&amp;EDGE)" w:date="2022-01-25T14:24:00Z">
            <w:r w:rsidRPr="00A2596A" w:rsidDel="002C0809">
              <w:rPr>
                <w:rPrChange w:id="211" w:author="Qiao, Guan Lun (RC-CN DI FA ST&amp;PM SUP IT&amp;EDGE)" w:date="2022-02-07T15:02:00Z">
                  <w:rPr>
                    <w:rStyle w:val="Hyperlink"/>
                    <w:rFonts w:ascii="Times New Roman" w:eastAsia="Microsoft YaHei UI" w:hAnsi="Times New Roman" w:cs="Times New Roman"/>
                    <w:b w:val="0"/>
                    <w:noProof/>
                    <w:lang w:eastAsia="zh-CN"/>
                  </w:rPr>
                </w:rPrChange>
              </w:rPr>
              <w:delText>3.</w:delText>
            </w:r>
            <w:r w:rsidRPr="00A2596A" w:rsidDel="002C0809">
              <w:rPr>
                <w:rFonts w:ascii="Times New Roman" w:eastAsia="Microsoft YaHei UI" w:hAnsi="Times New Roman" w:cs="Times New Roman"/>
                <w:b w:val="0"/>
                <w:noProof/>
                <w:kern w:val="0"/>
                <w:sz w:val="22"/>
                <w:szCs w:val="22"/>
                <w:lang w:eastAsia="zh-CN"/>
              </w:rPr>
              <w:tab/>
            </w:r>
            <w:r w:rsidRPr="00A2596A" w:rsidDel="002C0809">
              <w:rPr>
                <w:rFonts w:hint="eastAsia"/>
                <w:rPrChange w:id="212" w:author="Qiao, Guan Lun (RC-CN DI FA ST&amp;PM SUP IT&amp;EDGE)" w:date="2022-02-07T15:02:00Z">
                  <w:rPr>
                    <w:rStyle w:val="Hyperlink"/>
                    <w:rFonts w:ascii="Times New Roman" w:eastAsia="Microsoft YaHei UI" w:hAnsi="Times New Roman" w:cs="Times New Roman" w:hint="eastAsia"/>
                    <w:b w:val="0"/>
                    <w:noProof/>
                    <w:lang w:eastAsia="zh-CN"/>
                  </w:rPr>
                </w:rPrChange>
              </w:rPr>
              <w:delText>后端需求</w:delText>
            </w:r>
            <w:r w:rsidRPr="00A2596A" w:rsidDel="002C0809">
              <w:rPr>
                <w:rFonts w:ascii="Times New Roman" w:eastAsia="Microsoft YaHei UI" w:hAnsi="Times New Roman" w:cs="Times New Roman"/>
                <w:noProof/>
                <w:webHidden/>
              </w:rPr>
              <w:tab/>
              <w:delText>5</w:delText>
            </w:r>
          </w:del>
        </w:p>
        <w:p w14:paraId="222E16CF" w14:textId="10385934" w:rsidR="004E4490" w:rsidRPr="00A2596A" w:rsidDel="002C0809" w:rsidRDefault="004E4490">
          <w:pPr>
            <w:pStyle w:val="TOC2"/>
            <w:tabs>
              <w:tab w:val="left" w:pos="851"/>
              <w:tab w:val="right" w:leader="dot" w:pos="8353"/>
            </w:tabs>
            <w:rPr>
              <w:del w:id="213" w:author="Qiao, Guan Lun (RC-CN DI FA ST&amp;PM SUP IT&amp;EDGE)" w:date="2022-01-25T14:24:00Z"/>
              <w:rFonts w:ascii="Times New Roman" w:eastAsia="Microsoft YaHei UI" w:hAnsi="Times New Roman" w:cs="Times New Roman"/>
              <w:noProof/>
              <w:kern w:val="0"/>
              <w:sz w:val="22"/>
              <w:szCs w:val="22"/>
              <w:lang w:eastAsia="zh-CN"/>
            </w:rPr>
          </w:pPr>
          <w:del w:id="214" w:author="Qiao, Guan Lun (RC-CN DI FA ST&amp;PM SUP IT&amp;EDGE)" w:date="2022-01-25T14:24:00Z">
            <w:r w:rsidRPr="00A2596A" w:rsidDel="002C0809">
              <w:rPr>
                <w:rPrChange w:id="215" w:author="Qiao, Guan Lun (RC-CN DI FA ST&amp;PM SUP IT&amp;EDGE)" w:date="2022-02-07T15:02:00Z">
                  <w:rPr>
                    <w:rStyle w:val="Hyperlink"/>
                    <w:rFonts w:ascii="Times New Roman" w:eastAsia="Microsoft YaHei UI" w:hAnsi="Times New Roman" w:cs="Times New Roman"/>
                    <w:noProof/>
                  </w:rPr>
                </w:rPrChange>
              </w:rPr>
              <w:delText>3.1.</w:delText>
            </w:r>
            <w:r w:rsidRPr="00A2596A" w:rsidDel="002C0809">
              <w:rPr>
                <w:rFonts w:ascii="Times New Roman" w:eastAsia="Microsoft YaHei UI" w:hAnsi="Times New Roman" w:cs="Times New Roman"/>
                <w:noProof/>
                <w:kern w:val="0"/>
                <w:sz w:val="22"/>
                <w:szCs w:val="22"/>
                <w:lang w:eastAsia="zh-CN"/>
              </w:rPr>
              <w:tab/>
            </w:r>
            <w:r w:rsidRPr="00A2596A" w:rsidDel="002C0809">
              <w:rPr>
                <w:rFonts w:hint="eastAsia"/>
                <w:rPrChange w:id="216" w:author="Qiao, Guan Lun (RC-CN DI FA ST&amp;PM SUP IT&amp;EDGE)" w:date="2022-02-07T15:02:00Z">
                  <w:rPr>
                    <w:rStyle w:val="Hyperlink"/>
                    <w:rFonts w:ascii="Times New Roman" w:eastAsia="Microsoft YaHei UI" w:hAnsi="Times New Roman" w:cs="Times New Roman" w:hint="eastAsia"/>
                    <w:noProof/>
                    <w:lang w:eastAsia="zh-CN"/>
                  </w:rPr>
                </w:rPrChange>
              </w:rPr>
              <w:delText>数据库设计</w:delText>
            </w:r>
            <w:r w:rsidRPr="00A2596A" w:rsidDel="002C0809">
              <w:rPr>
                <w:rFonts w:ascii="Times New Roman" w:eastAsia="Microsoft YaHei UI" w:hAnsi="Times New Roman" w:cs="Times New Roman"/>
                <w:noProof/>
                <w:webHidden/>
              </w:rPr>
              <w:tab/>
              <w:delText>5</w:delText>
            </w:r>
          </w:del>
        </w:p>
        <w:p w14:paraId="440E08DE" w14:textId="5D2DC642" w:rsidR="00245719" w:rsidRPr="00A2596A" w:rsidRDefault="00245719" w:rsidP="008174D6">
          <w:pPr>
            <w:pStyle w:val="Nospacing"/>
            <w:rPr>
              <w:rFonts w:ascii="Times New Roman" w:eastAsia="Microsoft YaHei UI" w:hAnsi="Times New Roman" w:cs="Times New Roman"/>
            </w:rPr>
          </w:pPr>
          <w:r w:rsidRPr="00A2596A">
            <w:rPr>
              <w:rFonts w:ascii="Times New Roman" w:eastAsia="Microsoft YaHei UI" w:hAnsi="Times New Roman" w:cs="Times New Roman"/>
            </w:rPr>
            <w:fldChar w:fldCharType="end"/>
          </w:r>
        </w:p>
      </w:sdtContent>
    </w:sdt>
    <w:p w14:paraId="4DF30037" w14:textId="77777777" w:rsidR="002773FE" w:rsidRPr="00A2596A" w:rsidRDefault="002773FE" w:rsidP="002773FE">
      <w:pPr>
        <w:pStyle w:val="Heading1"/>
        <w:pageBreakBefore/>
        <w:spacing w:before="600"/>
        <w:ind w:hanging="994"/>
        <w:rPr>
          <w:ins w:id="217" w:author="Qiao, Guan Lun (RC-CN DI FA ST&amp;PM SUP IT&amp;EDGE)" w:date="2022-01-25T13:56:00Z"/>
          <w:rFonts w:ascii="Times New Roman" w:eastAsia="Microsoft YaHei UI" w:hAnsi="Times New Roman" w:cs="Times New Roman"/>
          <w:i/>
          <w:iCs/>
          <w:kern w:val="0"/>
          <w:rPrChange w:id="218" w:author="Qiao, Guan Lun (RC-CN DI FA ST&amp;PM SUP IT&amp;EDGE)" w:date="2022-02-07T15:02:00Z">
            <w:rPr>
              <w:ins w:id="219" w:author="Qiao, Guan Lun (RC-CN DI FA ST&amp;PM SUP IT&amp;EDGE)" w:date="2022-01-25T13:56:00Z"/>
              <w:rFonts w:ascii="ABBvoice CNSG" w:eastAsia="ABBvoice CNSG" w:hAnsi="ABBvoice CNSG"/>
              <w:kern w:val="0"/>
            </w:rPr>
          </w:rPrChange>
        </w:rPr>
      </w:pPr>
      <w:bookmarkStart w:id="220" w:name="_Toc38533764"/>
      <w:bookmarkStart w:id="221" w:name="_Toc96688738"/>
      <w:bookmarkStart w:id="222" w:name="_Toc133984659"/>
      <w:ins w:id="223" w:author="Qiao, Guan Lun (RC-CN DI FA ST&amp;PM SUP IT&amp;EDGE)" w:date="2022-01-25T13:56:00Z">
        <w:r w:rsidRPr="00A2596A">
          <w:rPr>
            <w:rFonts w:ascii="Times New Roman" w:eastAsia="Microsoft YaHei UI" w:hAnsi="Times New Roman" w:cs="Times New Roman" w:hint="eastAsia"/>
            <w:i/>
            <w:iCs/>
            <w:kern w:val="0"/>
            <w:lang w:eastAsia="zh-CN"/>
            <w:rPrChange w:id="224" w:author="Qiao, Guan Lun (RC-CN DI FA ST&amp;PM SUP IT&amp;EDGE)" w:date="2022-02-07T15:02:00Z">
              <w:rPr>
                <w:rFonts w:ascii="ABBvoice CNSG" w:eastAsia="ABBvoice CNSG" w:hAnsi="ABBvoice CNSG" w:hint="eastAsia"/>
                <w:b w:val="0"/>
                <w:bCs w:val="0"/>
                <w:kern w:val="0"/>
                <w:lang w:eastAsia="zh-CN"/>
              </w:rPr>
            </w:rPrChange>
          </w:rPr>
          <w:t>引言</w:t>
        </w:r>
        <w:bookmarkEnd w:id="220"/>
        <w:bookmarkEnd w:id="221"/>
      </w:ins>
    </w:p>
    <w:p w14:paraId="7E5C1797" w14:textId="77777777" w:rsidR="002773FE" w:rsidRPr="00A2596A" w:rsidRDefault="002773FE" w:rsidP="002773FE">
      <w:pPr>
        <w:pStyle w:val="Heading2"/>
        <w:spacing w:before="240"/>
        <w:ind w:hanging="994"/>
        <w:rPr>
          <w:ins w:id="225" w:author="Qiao, Guan Lun (RC-CN DI FA ST&amp;PM SUP IT&amp;EDGE)" w:date="2022-01-25T13:56:00Z"/>
          <w:rFonts w:ascii="Times New Roman" w:eastAsia="Microsoft YaHei UI" w:hAnsi="Times New Roman" w:cs="Times New Roman"/>
          <w:bCs/>
          <w:i/>
          <w:iCs/>
          <w:rPrChange w:id="226" w:author="Qiao, Guan Lun (RC-CN DI FA ST&amp;PM SUP IT&amp;EDGE)" w:date="2022-02-07T15:02:00Z">
            <w:rPr>
              <w:ins w:id="227" w:author="Qiao, Guan Lun (RC-CN DI FA ST&amp;PM SUP IT&amp;EDGE)" w:date="2022-01-25T13:56:00Z"/>
              <w:rFonts w:ascii="ABBvoice CNSG" w:eastAsia="ABBvoice CNSG" w:hAnsi="ABBvoice CNSG"/>
              <w:b w:val="0"/>
            </w:rPr>
          </w:rPrChange>
        </w:rPr>
      </w:pPr>
      <w:bookmarkStart w:id="228" w:name="_Toc38533765"/>
      <w:bookmarkStart w:id="229" w:name="_Toc96688739"/>
      <w:ins w:id="230" w:author="Qiao, Guan Lun (RC-CN DI FA ST&amp;PM SUP IT&amp;EDGE)" w:date="2022-01-25T13:56:00Z">
        <w:r w:rsidRPr="00A2596A">
          <w:rPr>
            <w:rFonts w:ascii="Times New Roman" w:eastAsia="Microsoft YaHei UI" w:hAnsi="Times New Roman" w:cs="Times New Roman" w:hint="eastAsia"/>
            <w:bCs/>
            <w:i/>
            <w:iCs/>
            <w:lang w:eastAsia="zh-CN"/>
            <w:rPrChange w:id="231" w:author="Qiao, Guan Lun (RC-CN DI FA ST&amp;PM SUP IT&amp;EDGE)" w:date="2022-02-07T15:02:00Z">
              <w:rPr>
                <w:rFonts w:ascii="ABBvoice CNSG" w:eastAsia="ABBvoice CNSG" w:hAnsi="ABBvoice CNSG" w:hint="eastAsia"/>
                <w:b w:val="0"/>
                <w:lang w:eastAsia="zh-CN"/>
              </w:rPr>
            </w:rPrChange>
          </w:rPr>
          <w:t>概述</w:t>
        </w:r>
        <w:bookmarkEnd w:id="228"/>
        <w:bookmarkEnd w:id="229"/>
      </w:ins>
    </w:p>
    <w:p w14:paraId="2E02055A" w14:textId="4787A6B2" w:rsidR="002773FE" w:rsidRPr="00A2596A" w:rsidRDefault="002773FE">
      <w:pPr>
        <w:pStyle w:val="Body"/>
        <w:numPr>
          <w:ilvl w:val="0"/>
          <w:numId w:val="36"/>
        </w:numPr>
        <w:jc w:val="both"/>
        <w:rPr>
          <w:ins w:id="232" w:author="Qiao, Guan Lun (RC-CN DI FA ST&amp;PM SUP IT&amp;EDGE)" w:date="2022-01-25T13:56:00Z"/>
          <w:rFonts w:ascii="Times New Roman" w:eastAsia="Microsoft YaHei UI" w:hAnsi="Times New Roman" w:cs="Times New Roman"/>
          <w:i/>
          <w:iCs/>
          <w:lang w:eastAsia="zh-CN"/>
          <w:rPrChange w:id="233" w:author="Qiao, Guan Lun (RC-CN DI FA ST&amp;PM SUP IT&amp;EDGE)" w:date="2022-02-07T15:02:00Z">
            <w:rPr>
              <w:ins w:id="234" w:author="Qiao, Guan Lun (RC-CN DI FA ST&amp;PM SUP IT&amp;EDGE)" w:date="2022-01-25T13:56:00Z"/>
              <w:rFonts w:ascii="ABBvoice CNSG" w:eastAsia="ABBvoice CNSG" w:hAnsi="ABBvoice CNSG"/>
              <w:i/>
              <w:iCs/>
              <w:color w:val="FF0000"/>
              <w:lang w:eastAsia="zh-CN"/>
            </w:rPr>
          </w:rPrChange>
        </w:rPr>
        <w:pPrChange w:id="235" w:author="Unknown" w:date="2020-04-23T11:38:00Z">
          <w:pPr>
            <w:pStyle w:val="Body"/>
            <w:numPr>
              <w:numId w:val="4"/>
            </w:numPr>
            <w:tabs>
              <w:tab w:val="num" w:pos="284"/>
              <w:tab w:val="num" w:pos="360"/>
            </w:tabs>
            <w:ind w:left="284" w:hanging="284"/>
            <w:jc w:val="both"/>
          </w:pPr>
        </w:pPrChange>
      </w:pPr>
      <w:ins w:id="236" w:author="Qiao, Guan Lun (RC-CN DI FA ST&amp;PM SUP IT&amp;EDGE)" w:date="2022-01-25T13:56:00Z">
        <w:r w:rsidRPr="00A2596A">
          <w:rPr>
            <w:rFonts w:ascii="Times New Roman" w:eastAsia="Microsoft YaHei UI" w:hAnsi="Times New Roman" w:cs="Times New Roman" w:hint="eastAsia"/>
            <w:i/>
            <w:iCs/>
            <w:lang w:eastAsia="zh-CN"/>
            <w:rPrChange w:id="237" w:author="Qiao, Guan Lun (RC-CN DI FA ST&amp;PM SUP IT&amp;EDGE)" w:date="2022-02-07T15:02:00Z">
              <w:rPr>
                <w:rFonts w:ascii="ABBvoice CNSG" w:eastAsia="ABBvoice CNSG" w:hAnsi="ABBvoice CNSG" w:hint="eastAsia"/>
                <w:lang w:eastAsia="zh-CN"/>
              </w:rPr>
            </w:rPrChange>
          </w:rPr>
          <w:t>软件名称：</w:t>
        </w:r>
      </w:ins>
      <w:ins w:id="238" w:author="Qiao, Guan Lun (RC-CN DI FA ST&amp;PM SUP IT&amp;EDGE)" w:date="2022-01-25T13:57:00Z">
        <w:r w:rsidRPr="00A2596A">
          <w:rPr>
            <w:rFonts w:ascii="Times New Roman" w:eastAsia="Microsoft YaHei UI" w:hAnsi="Times New Roman" w:cs="Times New Roman"/>
            <w:i/>
            <w:iCs/>
            <w:color w:val="FF000F" w:themeColor="background2"/>
            <w:lang w:eastAsia="zh-CN"/>
            <w:rPrChange w:id="239" w:author="Qiao, Guan Lun (RC-CN DI FA ST&amp;PM SUP IT&amp;EDGE)" w:date="2022-02-07T15:02:00Z">
              <w:rPr>
                <w:rFonts w:ascii="Microsoft YaHei UI" w:eastAsia="Microsoft YaHei UI" w:hAnsi="Microsoft YaHei UI"/>
                <w:lang w:eastAsia="zh-CN"/>
              </w:rPr>
            </w:rPrChange>
          </w:rPr>
          <w:t>Auto-Move APP</w:t>
        </w:r>
      </w:ins>
    </w:p>
    <w:p w14:paraId="1E940D29" w14:textId="77777777" w:rsidR="002773FE" w:rsidRPr="00A2596A" w:rsidRDefault="002773FE">
      <w:pPr>
        <w:pStyle w:val="Body"/>
        <w:numPr>
          <w:ilvl w:val="0"/>
          <w:numId w:val="36"/>
        </w:numPr>
        <w:jc w:val="both"/>
        <w:rPr>
          <w:ins w:id="240" w:author="Qiao, Guan Lun (RC-CN DI FA ST&amp;PM SUP IT&amp;EDGE)" w:date="2022-01-25T13:56:00Z"/>
          <w:rFonts w:ascii="Times New Roman" w:eastAsia="Microsoft YaHei UI" w:hAnsi="Times New Roman" w:cs="Times New Roman"/>
          <w:i/>
          <w:iCs/>
          <w:lang w:eastAsia="zh-CN"/>
          <w:rPrChange w:id="241" w:author="Qiao, Guan Lun (RC-CN DI FA ST&amp;PM SUP IT&amp;EDGE)" w:date="2022-02-07T15:02:00Z">
            <w:rPr>
              <w:ins w:id="242" w:author="Qiao, Guan Lun (RC-CN DI FA ST&amp;PM SUP IT&amp;EDGE)" w:date="2022-01-25T13:56:00Z"/>
              <w:rFonts w:ascii="ABBvoice CNSG" w:eastAsia="ABBvoice CNSG" w:hAnsi="ABBvoice CNSG"/>
              <w:lang w:eastAsia="zh-CN"/>
            </w:rPr>
          </w:rPrChange>
        </w:rPr>
        <w:pPrChange w:id="243" w:author="Unknown" w:date="2020-04-23T11:38:00Z">
          <w:pPr>
            <w:pStyle w:val="Body"/>
            <w:numPr>
              <w:numId w:val="4"/>
            </w:numPr>
            <w:tabs>
              <w:tab w:val="num" w:pos="284"/>
              <w:tab w:val="num" w:pos="360"/>
            </w:tabs>
            <w:ind w:left="284" w:hanging="284"/>
            <w:jc w:val="both"/>
          </w:pPr>
        </w:pPrChange>
      </w:pPr>
      <w:ins w:id="244" w:author="Qiao, Guan Lun (RC-CN DI FA ST&amp;PM SUP IT&amp;EDGE)" w:date="2022-01-25T13:56:00Z">
        <w:r w:rsidRPr="00A2596A">
          <w:rPr>
            <w:rFonts w:ascii="Times New Roman" w:eastAsia="Microsoft YaHei UI" w:hAnsi="Times New Roman" w:cs="Times New Roman" w:hint="eastAsia"/>
            <w:i/>
            <w:iCs/>
            <w:lang w:eastAsia="zh-CN"/>
            <w:rPrChange w:id="245" w:author="Qiao, Guan Lun (RC-CN DI FA ST&amp;PM SUP IT&amp;EDGE)" w:date="2022-02-07T15:02:00Z">
              <w:rPr>
                <w:rFonts w:ascii="ABBvoice CNSG" w:eastAsia="ABBvoice CNSG" w:hAnsi="ABBvoice CNSG" w:hint="eastAsia"/>
                <w:lang w:eastAsia="zh-CN"/>
              </w:rPr>
            </w:rPrChange>
          </w:rPr>
          <w:t>背景：</w:t>
        </w:r>
        <w:r w:rsidRPr="00A2596A">
          <w:rPr>
            <w:rFonts w:ascii="Times New Roman" w:eastAsia="Microsoft YaHei UI" w:hAnsi="Times New Roman" w:cs="Times New Roman" w:hint="eastAsia"/>
            <w:i/>
            <w:iCs/>
            <w:color w:val="FF000F" w:themeColor="background2"/>
            <w:lang w:eastAsia="zh-CN"/>
            <w:rPrChange w:id="246" w:author="Qiao, Guan Lun (RC-CN DI FA ST&amp;PM SUP IT&amp;EDGE)" w:date="2022-02-07T15:02:00Z">
              <w:rPr>
                <w:rFonts w:ascii="ABBvoice CNSG" w:eastAsia="ABBvoice CNSG" w:hAnsi="ABBvoice CNSG" w:hint="eastAsia"/>
                <w:i/>
                <w:iCs/>
                <w:color w:val="FF0000"/>
                <w:lang w:eastAsia="zh-CN"/>
              </w:rPr>
            </w:rPrChange>
          </w:rPr>
          <w:t>描述软件开发背景，软件开发之前遇到的问题；例如：公司目前已经使用了</w:t>
        </w:r>
        <w:r w:rsidRPr="00A2596A">
          <w:rPr>
            <w:rFonts w:ascii="Times New Roman" w:eastAsia="Microsoft YaHei UI" w:hAnsi="Times New Roman" w:cs="Times New Roman"/>
            <w:i/>
            <w:iCs/>
            <w:color w:val="FF000F" w:themeColor="background2"/>
            <w:lang w:eastAsia="zh-CN"/>
            <w:rPrChange w:id="247"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248" w:author="Qiao, Guan Lun (RC-CN DI FA ST&amp;PM SUP IT&amp;EDGE)" w:date="2022-02-07T15:02:00Z">
              <w:rPr>
                <w:rFonts w:ascii="ABBvoice CNSG" w:eastAsia="ABBvoice CNSG" w:hAnsi="ABBvoice CNSG" w:hint="eastAsia"/>
                <w:i/>
                <w:iCs/>
                <w:color w:val="FF0000"/>
                <w:lang w:eastAsia="zh-CN"/>
              </w:rPr>
            </w:rPrChange>
          </w:rPr>
          <w:t>系统来管理公司业务。在生产管理环节，</w:t>
        </w:r>
        <w:r w:rsidRPr="00A2596A">
          <w:rPr>
            <w:rFonts w:ascii="Times New Roman" w:eastAsia="Microsoft YaHei UI" w:hAnsi="Times New Roman" w:cs="Times New Roman"/>
            <w:i/>
            <w:iCs/>
            <w:color w:val="FF000F" w:themeColor="background2"/>
            <w:lang w:eastAsia="zh-CN"/>
            <w:rPrChange w:id="249"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250" w:author="Qiao, Guan Lun (RC-CN DI FA ST&amp;PM SUP IT&amp;EDGE)" w:date="2022-02-07T15:02:00Z">
              <w:rPr>
                <w:rFonts w:ascii="ABBvoice CNSG" w:eastAsia="ABBvoice CNSG" w:hAnsi="ABBvoice CNSG" w:hint="eastAsia"/>
                <w:i/>
                <w:iCs/>
                <w:color w:val="FF0000"/>
                <w:lang w:eastAsia="zh-CN"/>
              </w:rPr>
            </w:rPrChange>
          </w:rPr>
          <w:t>系统位于计划层，管理整合现有的生产资源，编制生产计划。在车间现场，公司主要采用自动化生产设备，通过组态王实现生产现场的自动化控制。虽然</w:t>
        </w:r>
        <w:r w:rsidRPr="00A2596A">
          <w:rPr>
            <w:rFonts w:ascii="Times New Roman" w:eastAsia="Microsoft YaHei UI" w:hAnsi="Times New Roman" w:cs="Times New Roman"/>
            <w:i/>
            <w:iCs/>
            <w:color w:val="FF000F" w:themeColor="background2"/>
            <w:lang w:eastAsia="zh-CN"/>
            <w:rPrChange w:id="251"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252" w:author="Qiao, Guan Lun (RC-CN DI FA ST&amp;PM SUP IT&amp;EDGE)" w:date="2022-02-07T15:02:00Z">
              <w:rPr>
                <w:rFonts w:ascii="ABBvoice CNSG" w:eastAsia="ABBvoice CNSG" w:hAnsi="ABBvoice CNSG" w:hint="eastAsia"/>
                <w:i/>
                <w:iCs/>
                <w:color w:val="FF0000"/>
                <w:lang w:eastAsia="zh-CN"/>
              </w:rPr>
            </w:rPrChange>
          </w:rPr>
          <w:t>系统和组态王系统都帮助公司解决了很多问题，提升了效率，但是</w:t>
        </w:r>
        <w:r w:rsidRPr="00A2596A">
          <w:rPr>
            <w:rFonts w:ascii="Times New Roman" w:eastAsia="Microsoft YaHei UI" w:hAnsi="Times New Roman" w:cs="Times New Roman"/>
            <w:i/>
            <w:iCs/>
            <w:color w:val="FF000F" w:themeColor="background2"/>
            <w:lang w:eastAsia="zh-CN"/>
            <w:rPrChange w:id="253"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254" w:author="Qiao, Guan Lun (RC-CN DI FA ST&amp;PM SUP IT&amp;EDGE)" w:date="2022-02-07T15:02:00Z">
              <w:rPr>
                <w:rFonts w:ascii="ABBvoice CNSG" w:eastAsia="ABBvoice CNSG" w:hAnsi="ABBvoice CNSG" w:hint="eastAsia"/>
                <w:i/>
                <w:iCs/>
                <w:color w:val="FF0000"/>
                <w:lang w:eastAsia="zh-CN"/>
              </w:rPr>
            </w:rPrChange>
          </w:rPr>
          <w:t>对生产现场的管理并不提供直接和详细的支持，而现场组态王系统的功能在于生产设备和工艺参数的监控，它可以向管理人员提供现场设备状态和统计数据，但是本身并非真正意义上的管理系统，</w:t>
        </w:r>
        <w:r w:rsidRPr="00A2596A">
          <w:rPr>
            <w:rFonts w:ascii="Times New Roman" w:eastAsia="Microsoft YaHei UI" w:hAnsi="Times New Roman" w:cs="Times New Roman"/>
            <w:i/>
            <w:iCs/>
            <w:color w:val="FF000F" w:themeColor="background2"/>
            <w:lang w:eastAsia="zh-CN"/>
            <w:rPrChange w:id="255" w:author="Qiao, Guan Lun (RC-CN DI FA ST&amp;PM SUP IT&amp;EDGE)" w:date="2022-02-07T15:02:00Z">
              <w:rPr>
                <w:rFonts w:ascii="ABBvoice CNSG" w:eastAsia="ABBvoice CNSG" w:hAnsi="ABBvoice CNSG"/>
                <w:i/>
                <w:iCs/>
                <w:color w:val="FF0000"/>
                <w:lang w:eastAsia="zh-CN"/>
              </w:rPr>
            </w:rPrChange>
          </w:rPr>
          <w:t>SAP</w:t>
        </w:r>
        <w:r w:rsidRPr="00A2596A">
          <w:rPr>
            <w:rFonts w:ascii="Times New Roman" w:eastAsia="Microsoft YaHei UI" w:hAnsi="Times New Roman" w:cs="Times New Roman" w:hint="eastAsia"/>
            <w:i/>
            <w:iCs/>
            <w:color w:val="FF000F" w:themeColor="background2"/>
            <w:lang w:eastAsia="zh-CN"/>
            <w:rPrChange w:id="256" w:author="Qiao, Guan Lun (RC-CN DI FA ST&amp;PM SUP IT&amp;EDGE)" w:date="2022-02-07T15:02:00Z">
              <w:rPr>
                <w:rFonts w:ascii="ABBvoice CNSG" w:eastAsia="ABBvoice CNSG" w:hAnsi="ABBvoice CNSG" w:hint="eastAsia"/>
                <w:i/>
                <w:iCs/>
                <w:color w:val="FF0000"/>
                <w:lang w:eastAsia="zh-CN"/>
              </w:rPr>
            </w:rPrChange>
          </w:rPr>
          <w:t>系统和现场组态王系统之间出现了管理信息方面的‘断层’。因此我们需要</w:t>
        </w:r>
        <w:r w:rsidRPr="00A2596A">
          <w:rPr>
            <w:rFonts w:ascii="Times New Roman" w:eastAsia="Microsoft YaHei UI" w:hAnsi="Times New Roman" w:cs="Times New Roman"/>
            <w:i/>
            <w:iCs/>
            <w:color w:val="FF000F" w:themeColor="background2"/>
            <w:lang w:eastAsia="zh-CN"/>
            <w:rPrChange w:id="257" w:author="Qiao, Guan Lun (RC-CN DI FA ST&amp;PM SUP IT&amp;EDGE)" w:date="2022-02-07T15:02:00Z">
              <w:rPr>
                <w:rFonts w:ascii="ABBvoice CNSG" w:eastAsia="ABBvoice CNSG" w:hAnsi="ABBvoice CNSG"/>
                <w:i/>
                <w:iCs/>
                <w:color w:val="FF0000"/>
                <w:lang w:eastAsia="zh-CN"/>
              </w:rPr>
            </w:rPrChange>
          </w:rPr>
          <w:t>MES</w:t>
        </w:r>
        <w:r w:rsidRPr="00A2596A">
          <w:rPr>
            <w:rFonts w:ascii="Times New Roman" w:eastAsia="Microsoft YaHei UI" w:hAnsi="Times New Roman" w:cs="Times New Roman" w:hint="eastAsia"/>
            <w:i/>
            <w:iCs/>
            <w:color w:val="FF000F" w:themeColor="background2"/>
            <w:lang w:eastAsia="zh-CN"/>
            <w:rPrChange w:id="258" w:author="Qiao, Guan Lun (RC-CN DI FA ST&amp;PM SUP IT&amp;EDGE)" w:date="2022-02-07T15:02:00Z">
              <w:rPr>
                <w:rFonts w:ascii="ABBvoice CNSG" w:eastAsia="ABBvoice CNSG" w:hAnsi="ABBvoice CNSG" w:hint="eastAsia"/>
                <w:i/>
                <w:iCs/>
                <w:color w:val="FF0000"/>
                <w:lang w:eastAsia="zh-CN"/>
              </w:rPr>
            </w:rPrChange>
          </w:rPr>
          <w:t>系统来实现对生产现场、质量跟踪和追溯、质量控制、生产设备的管理功能，为生产部、品质保证部、工艺等部门提供车间管理信息服务。</w:t>
        </w:r>
      </w:ins>
    </w:p>
    <w:p w14:paraId="30C9B1F7" w14:textId="77777777" w:rsidR="002773FE" w:rsidRPr="00A2596A" w:rsidRDefault="002773FE">
      <w:pPr>
        <w:pStyle w:val="Body"/>
        <w:numPr>
          <w:ilvl w:val="0"/>
          <w:numId w:val="36"/>
        </w:numPr>
        <w:jc w:val="both"/>
        <w:rPr>
          <w:ins w:id="259" w:author="Qiao, Guan Lun (RC-CN DI FA ST&amp;PM SUP IT&amp;EDGE)" w:date="2022-01-25T13:56:00Z"/>
          <w:rFonts w:ascii="Times New Roman" w:eastAsia="Microsoft YaHei UI" w:hAnsi="Times New Roman" w:cs="Times New Roman"/>
          <w:i/>
          <w:iCs/>
          <w:lang w:eastAsia="zh-CN"/>
          <w:rPrChange w:id="260" w:author="Qiao, Guan Lun (RC-CN DI FA ST&amp;PM SUP IT&amp;EDGE)" w:date="2022-02-07T15:02:00Z">
            <w:rPr>
              <w:ins w:id="261" w:author="Qiao, Guan Lun (RC-CN DI FA ST&amp;PM SUP IT&amp;EDGE)" w:date="2022-01-25T13:56:00Z"/>
              <w:rFonts w:ascii="ABBvoice CNSG" w:eastAsia="ABBvoice CNSG" w:hAnsi="ABBvoice CNSG"/>
              <w:lang w:eastAsia="zh-CN"/>
            </w:rPr>
          </w:rPrChange>
        </w:rPr>
        <w:pPrChange w:id="262" w:author="Unknown" w:date="2020-04-23T11:38:00Z">
          <w:pPr>
            <w:pStyle w:val="Body"/>
            <w:numPr>
              <w:numId w:val="4"/>
            </w:numPr>
            <w:tabs>
              <w:tab w:val="num" w:pos="284"/>
              <w:tab w:val="num" w:pos="360"/>
            </w:tabs>
            <w:ind w:left="284" w:hanging="284"/>
            <w:jc w:val="both"/>
          </w:pPr>
        </w:pPrChange>
      </w:pPr>
      <w:ins w:id="263" w:author="Qiao, Guan Lun (RC-CN DI FA ST&amp;PM SUP IT&amp;EDGE)" w:date="2022-01-25T13:56:00Z">
        <w:r w:rsidRPr="00A2596A">
          <w:rPr>
            <w:rFonts w:ascii="Times New Roman" w:eastAsia="Microsoft YaHei UI" w:hAnsi="Times New Roman" w:cs="Times New Roman" w:hint="eastAsia"/>
            <w:i/>
            <w:iCs/>
            <w:lang w:eastAsia="zh-CN"/>
            <w:rPrChange w:id="264" w:author="Qiao, Guan Lun (RC-CN DI FA ST&amp;PM SUP IT&amp;EDGE)" w:date="2022-02-07T15:02:00Z">
              <w:rPr>
                <w:rFonts w:ascii="ABBvoice CNSG" w:eastAsia="ABBvoice CNSG" w:hAnsi="ABBvoice CNSG" w:hint="eastAsia"/>
                <w:lang w:eastAsia="zh-CN"/>
              </w:rPr>
            </w:rPrChange>
          </w:rPr>
          <w:t>范围：</w:t>
        </w:r>
        <w:r w:rsidRPr="00A2596A">
          <w:rPr>
            <w:rFonts w:ascii="Times New Roman" w:eastAsia="Microsoft YaHei UI" w:hAnsi="Times New Roman" w:cs="Times New Roman" w:hint="eastAsia"/>
            <w:i/>
            <w:iCs/>
            <w:color w:val="FF000F" w:themeColor="background2"/>
            <w:lang w:eastAsia="zh-CN"/>
            <w:rPrChange w:id="265" w:author="Qiao, Guan Lun (RC-CN DI FA ST&amp;PM SUP IT&amp;EDGE)" w:date="2022-02-07T15:02:00Z">
              <w:rPr>
                <w:rFonts w:ascii="ABBvoice CNSG" w:eastAsia="ABBvoice CNSG" w:hAnsi="ABBvoice CNSG" w:hint="eastAsia"/>
                <w:i/>
                <w:iCs/>
                <w:color w:val="FF0000"/>
                <w:lang w:eastAsia="zh-CN"/>
              </w:rPr>
            </w:rPrChange>
          </w:rPr>
          <w:t>说明软件做什么，以及软件不做什么，并说明该文档描述内的功能须与客户要求保持一致，该文档内的功能都应得到实现；例如：软件是基于已有软件进行版本升级，还是全新开发。</w:t>
        </w:r>
      </w:ins>
    </w:p>
    <w:p w14:paraId="44BD22ED" w14:textId="77777777" w:rsidR="002773FE" w:rsidRPr="00A2596A" w:rsidRDefault="002773FE">
      <w:pPr>
        <w:pStyle w:val="Body"/>
        <w:numPr>
          <w:ilvl w:val="0"/>
          <w:numId w:val="36"/>
        </w:numPr>
        <w:jc w:val="both"/>
        <w:rPr>
          <w:ins w:id="266" w:author="Qiao, Guan Lun (RC-CN DI FA ST&amp;PM SUP IT&amp;EDGE)" w:date="2022-01-25T13:56:00Z"/>
          <w:rFonts w:ascii="Times New Roman" w:eastAsia="Microsoft YaHei UI" w:hAnsi="Times New Roman" w:cs="Times New Roman"/>
          <w:i/>
          <w:iCs/>
          <w:color w:val="FF000F" w:themeColor="background2"/>
          <w:lang w:eastAsia="zh-CN"/>
          <w:rPrChange w:id="267" w:author="Qiao, Guan Lun (RC-CN DI FA ST&amp;PM SUP IT&amp;EDGE)" w:date="2022-02-07T15:02:00Z">
            <w:rPr>
              <w:ins w:id="268" w:author="Qiao, Guan Lun (RC-CN DI FA ST&amp;PM SUP IT&amp;EDGE)" w:date="2022-01-25T13:56:00Z"/>
              <w:rFonts w:ascii="ABBvoice CNSG" w:eastAsia="ABBvoice CNSG" w:hAnsi="ABBvoice CNSG"/>
              <w:lang w:eastAsia="zh-CN"/>
            </w:rPr>
          </w:rPrChange>
        </w:rPr>
        <w:pPrChange w:id="269" w:author="Unknown" w:date="2020-04-23T11:38:00Z">
          <w:pPr>
            <w:pStyle w:val="Body"/>
            <w:numPr>
              <w:numId w:val="4"/>
            </w:numPr>
            <w:tabs>
              <w:tab w:val="num" w:pos="284"/>
              <w:tab w:val="num" w:pos="360"/>
            </w:tabs>
            <w:ind w:left="284" w:hanging="284"/>
            <w:jc w:val="both"/>
          </w:pPr>
        </w:pPrChange>
      </w:pPr>
      <w:ins w:id="270" w:author="Qiao, Guan Lun (RC-CN DI FA ST&amp;PM SUP IT&amp;EDGE)" w:date="2022-01-25T13:56:00Z">
        <w:r w:rsidRPr="00A2596A">
          <w:rPr>
            <w:rFonts w:ascii="Times New Roman" w:eastAsia="Microsoft YaHei UI" w:hAnsi="Times New Roman" w:cs="Times New Roman" w:hint="eastAsia"/>
            <w:i/>
            <w:iCs/>
            <w:lang w:eastAsia="zh-CN"/>
            <w:rPrChange w:id="271" w:author="Qiao, Guan Lun (RC-CN DI FA ST&amp;PM SUP IT&amp;EDGE)" w:date="2022-02-07T15:02:00Z">
              <w:rPr>
                <w:rFonts w:ascii="ABBvoice CNSG" w:eastAsia="ABBvoice CNSG" w:hAnsi="ABBvoice CNSG" w:hint="eastAsia"/>
                <w:lang w:eastAsia="zh-CN"/>
              </w:rPr>
            </w:rPrChange>
          </w:rPr>
          <w:t>目的：</w:t>
        </w:r>
        <w:r w:rsidRPr="00A2596A">
          <w:rPr>
            <w:rFonts w:ascii="Times New Roman" w:eastAsia="Microsoft YaHei UI" w:hAnsi="Times New Roman" w:cs="Times New Roman" w:hint="eastAsia"/>
            <w:i/>
            <w:iCs/>
            <w:color w:val="FF000F" w:themeColor="background2"/>
            <w:lang w:eastAsia="zh-CN"/>
            <w:rPrChange w:id="272" w:author="Qiao, Guan Lun (RC-CN DI FA ST&amp;PM SUP IT&amp;EDGE)" w:date="2022-02-07T15:02:00Z">
              <w:rPr>
                <w:rFonts w:ascii="ABBvoice CNSG" w:eastAsia="ABBvoice CNSG" w:hAnsi="ABBvoice CNSG" w:hint="eastAsia"/>
                <w:i/>
                <w:iCs/>
                <w:color w:val="FF000F" w:themeColor="background2"/>
                <w:lang w:eastAsia="zh-CN"/>
              </w:rPr>
            </w:rPrChange>
          </w:rPr>
          <w:t>澄清编写此文档前期所做的客户需求调研工作，以及编写此文档的目的；例如：在完成了与生产部、品质保证部、企业发展部等部门讨论、分析的基础上，提出了这份软件需求说明书。此需求说明书对</w:t>
        </w:r>
        <w:r w:rsidRPr="00A2596A">
          <w:rPr>
            <w:rFonts w:ascii="Times New Roman" w:eastAsia="Microsoft YaHei UI" w:hAnsi="Times New Roman" w:cs="Times New Roman"/>
            <w:i/>
            <w:iCs/>
            <w:color w:val="FF000F" w:themeColor="background2"/>
            <w:lang w:eastAsia="zh-CN"/>
            <w:rPrChange w:id="273" w:author="Qiao, Guan Lun (RC-CN DI FA ST&amp;PM SUP IT&amp;EDGE)" w:date="2022-02-07T15:02:00Z">
              <w:rPr>
                <w:rFonts w:ascii="ABBvoice CNSG" w:eastAsia="ABBvoice CNSG" w:hAnsi="ABBvoice CNSG"/>
                <w:i/>
                <w:iCs/>
                <w:color w:val="FF000F" w:themeColor="background2"/>
                <w:lang w:eastAsia="zh-CN"/>
              </w:rPr>
            </w:rPrChange>
          </w:rPr>
          <w:t>MES</w:t>
        </w:r>
        <w:r w:rsidRPr="00A2596A">
          <w:rPr>
            <w:rFonts w:ascii="Times New Roman" w:eastAsia="Microsoft YaHei UI" w:hAnsi="Times New Roman" w:cs="Times New Roman" w:hint="eastAsia"/>
            <w:i/>
            <w:iCs/>
            <w:color w:val="FF000F" w:themeColor="background2"/>
            <w:lang w:eastAsia="zh-CN"/>
            <w:rPrChange w:id="274" w:author="Qiao, Guan Lun (RC-CN DI FA ST&amp;PM SUP IT&amp;EDGE)" w:date="2022-02-07T15:02:00Z">
              <w:rPr>
                <w:rFonts w:ascii="ABBvoice CNSG" w:eastAsia="ABBvoice CNSG" w:hAnsi="ABBvoice CNSG" w:hint="eastAsia"/>
                <w:i/>
                <w:iCs/>
                <w:color w:val="FF000F" w:themeColor="background2"/>
                <w:lang w:eastAsia="zh-CN"/>
              </w:rPr>
            </w:rPrChange>
          </w:rPr>
          <w:t>系统做了全面的用户需求分析，编写此文档的目的是进一步明确</w:t>
        </w:r>
        <w:r w:rsidRPr="00A2596A">
          <w:rPr>
            <w:rFonts w:ascii="Times New Roman" w:eastAsia="Microsoft YaHei UI" w:hAnsi="Times New Roman" w:cs="Times New Roman"/>
            <w:i/>
            <w:iCs/>
            <w:color w:val="FF000F" w:themeColor="background2"/>
            <w:lang w:eastAsia="zh-CN"/>
            <w:rPrChange w:id="275" w:author="Qiao, Guan Lun (RC-CN DI FA ST&amp;PM SUP IT&amp;EDGE)" w:date="2022-02-07T15:02:00Z">
              <w:rPr>
                <w:rFonts w:ascii="ABBvoice CNSG" w:eastAsia="ABBvoice CNSG" w:hAnsi="ABBvoice CNSG"/>
                <w:i/>
                <w:iCs/>
                <w:color w:val="FF000F" w:themeColor="background2"/>
                <w:lang w:eastAsia="zh-CN"/>
              </w:rPr>
            </w:rPrChange>
          </w:rPr>
          <w:t>MES</w:t>
        </w:r>
        <w:r w:rsidRPr="00A2596A">
          <w:rPr>
            <w:rFonts w:ascii="Times New Roman" w:eastAsia="Microsoft YaHei UI" w:hAnsi="Times New Roman" w:cs="Times New Roman" w:hint="eastAsia"/>
            <w:i/>
            <w:iCs/>
            <w:color w:val="FF000F" w:themeColor="background2"/>
            <w:lang w:eastAsia="zh-CN"/>
            <w:rPrChange w:id="276" w:author="Qiao, Guan Lun (RC-CN DI FA ST&amp;PM SUP IT&amp;EDGE)" w:date="2022-02-07T15:02:00Z">
              <w:rPr>
                <w:rFonts w:ascii="ABBvoice CNSG" w:eastAsia="ABBvoice CNSG" w:hAnsi="ABBvoice CNSG" w:hint="eastAsia"/>
                <w:i/>
                <w:iCs/>
                <w:color w:val="FF000F" w:themeColor="background2"/>
                <w:lang w:eastAsia="zh-CN"/>
              </w:rPr>
            </w:rPrChange>
          </w:rPr>
          <w:t>系统的细节问题</w:t>
        </w:r>
        <w:r w:rsidRPr="00A2596A">
          <w:rPr>
            <w:rFonts w:ascii="Times New Roman" w:eastAsia="Microsoft YaHei UI" w:hAnsi="Times New Roman" w:cs="Times New Roman"/>
            <w:i/>
            <w:iCs/>
            <w:color w:val="FF000F" w:themeColor="background2"/>
            <w:lang w:eastAsia="zh-CN"/>
            <w:rPrChange w:id="277" w:author="Qiao, Guan Lun (RC-CN DI FA ST&amp;PM SUP IT&amp;EDGE)" w:date="2022-02-07T15:02:00Z">
              <w:rPr>
                <w:rFonts w:ascii="ABBvoice CNSG" w:eastAsia="ABBvoice CNSG" w:hAnsi="ABBvoice CNSG"/>
                <w:i/>
                <w:iCs/>
                <w:color w:val="FF000F" w:themeColor="background2"/>
                <w:lang w:eastAsia="zh-CN"/>
              </w:rPr>
            </w:rPrChange>
          </w:rPr>
          <w:t xml:space="preserve">, </w:t>
        </w:r>
        <w:r w:rsidRPr="00A2596A">
          <w:rPr>
            <w:rFonts w:ascii="Times New Roman" w:eastAsia="Microsoft YaHei UI" w:hAnsi="Times New Roman" w:cs="Times New Roman" w:hint="eastAsia"/>
            <w:i/>
            <w:iCs/>
            <w:color w:val="FF000F" w:themeColor="background2"/>
            <w:lang w:eastAsia="zh-CN"/>
            <w:rPrChange w:id="278" w:author="Qiao, Guan Lun (RC-CN DI FA ST&amp;PM SUP IT&amp;EDGE)" w:date="2022-02-07T15:02:00Z">
              <w:rPr>
                <w:rFonts w:ascii="ABBvoice CNSG" w:eastAsia="ABBvoice CNSG" w:hAnsi="ABBvoice CNSG" w:hint="eastAsia"/>
                <w:i/>
                <w:iCs/>
                <w:color w:val="FF000F" w:themeColor="background2"/>
                <w:lang w:eastAsia="zh-CN"/>
              </w:rPr>
            </w:rPrChange>
          </w:rPr>
          <w:t>使管理人员、软件商能清楚地了解用户需求；使用户、软件商对</w:t>
        </w:r>
        <w:r w:rsidRPr="00A2596A">
          <w:rPr>
            <w:rFonts w:ascii="Times New Roman" w:eastAsia="Microsoft YaHei UI" w:hAnsi="Times New Roman" w:cs="Times New Roman"/>
            <w:i/>
            <w:iCs/>
            <w:color w:val="FF000F" w:themeColor="background2"/>
            <w:lang w:eastAsia="zh-CN"/>
            <w:rPrChange w:id="279" w:author="Qiao, Guan Lun (RC-CN DI FA ST&amp;PM SUP IT&amp;EDGE)" w:date="2022-02-07T15:02:00Z">
              <w:rPr>
                <w:rFonts w:ascii="ABBvoice CNSG" w:eastAsia="ABBvoice CNSG" w:hAnsi="ABBvoice CNSG"/>
                <w:i/>
                <w:iCs/>
                <w:color w:val="FF000F" w:themeColor="background2"/>
                <w:lang w:eastAsia="zh-CN"/>
              </w:rPr>
            </w:rPrChange>
          </w:rPr>
          <w:t>MES</w:t>
        </w:r>
        <w:r w:rsidRPr="00A2596A">
          <w:rPr>
            <w:rFonts w:ascii="Times New Roman" w:eastAsia="Microsoft YaHei UI" w:hAnsi="Times New Roman" w:cs="Times New Roman" w:hint="eastAsia"/>
            <w:i/>
            <w:iCs/>
            <w:color w:val="FF000F" w:themeColor="background2"/>
            <w:lang w:eastAsia="zh-CN"/>
            <w:rPrChange w:id="280" w:author="Qiao, Guan Lun (RC-CN DI FA ST&amp;PM SUP IT&amp;EDGE)" w:date="2022-02-07T15:02:00Z">
              <w:rPr>
                <w:rFonts w:ascii="ABBvoice CNSG" w:eastAsia="ABBvoice CNSG" w:hAnsi="ABBvoice CNSG" w:hint="eastAsia"/>
                <w:i/>
                <w:iCs/>
                <w:color w:val="FF000F" w:themeColor="background2"/>
                <w:lang w:eastAsia="zh-CN"/>
              </w:rPr>
            </w:rPrChange>
          </w:rPr>
          <w:t>系统的需求有一个共同的理解，它说明了公司对</w:t>
        </w:r>
        <w:r w:rsidRPr="00A2596A">
          <w:rPr>
            <w:rFonts w:ascii="Times New Roman" w:eastAsia="Microsoft YaHei UI" w:hAnsi="Times New Roman" w:cs="Times New Roman"/>
            <w:i/>
            <w:iCs/>
            <w:color w:val="FF000F" w:themeColor="background2"/>
            <w:lang w:eastAsia="zh-CN"/>
            <w:rPrChange w:id="281" w:author="Qiao, Guan Lun (RC-CN DI FA ST&amp;PM SUP IT&amp;EDGE)" w:date="2022-02-07T15:02:00Z">
              <w:rPr>
                <w:rFonts w:ascii="ABBvoice CNSG" w:eastAsia="ABBvoice CNSG" w:hAnsi="ABBvoice CNSG"/>
                <w:i/>
                <w:iCs/>
                <w:color w:val="FF000F" w:themeColor="background2"/>
                <w:lang w:eastAsia="zh-CN"/>
              </w:rPr>
            </w:rPrChange>
          </w:rPr>
          <w:t>MES</w:t>
        </w:r>
        <w:r w:rsidRPr="00A2596A">
          <w:rPr>
            <w:rFonts w:ascii="Times New Roman" w:eastAsia="Microsoft YaHei UI" w:hAnsi="Times New Roman" w:cs="Times New Roman" w:hint="eastAsia"/>
            <w:i/>
            <w:iCs/>
            <w:color w:val="FF000F" w:themeColor="background2"/>
            <w:lang w:eastAsia="zh-CN"/>
            <w:rPrChange w:id="282" w:author="Qiao, Guan Lun (RC-CN DI FA ST&amp;PM SUP IT&amp;EDGE)" w:date="2022-02-07T15:02:00Z">
              <w:rPr>
                <w:rFonts w:ascii="ABBvoice CNSG" w:eastAsia="ABBvoice CNSG" w:hAnsi="ABBvoice CNSG" w:hint="eastAsia"/>
                <w:i/>
                <w:iCs/>
                <w:color w:val="FF000F" w:themeColor="background2"/>
                <w:lang w:eastAsia="zh-CN"/>
              </w:rPr>
            </w:rPrChange>
          </w:rPr>
          <w:t>系统的各项功能需求、性能需求和数据要求，阐述系统应用的背景和范围。</w:t>
        </w:r>
      </w:ins>
    </w:p>
    <w:p w14:paraId="610EDA9D" w14:textId="77777777" w:rsidR="004D494D" w:rsidRPr="00A2596A" w:rsidRDefault="004D494D" w:rsidP="004D494D">
      <w:pPr>
        <w:pStyle w:val="Heading1"/>
        <w:pageBreakBefore/>
        <w:ind w:hanging="994"/>
        <w:rPr>
          <w:ins w:id="283" w:author="Qiao, Guan Lun (RC-CN DI FA ST&amp;PM SUP IT&amp;EDGE)" w:date="2022-01-25T14:00:00Z"/>
          <w:rFonts w:ascii="Times New Roman" w:eastAsia="Microsoft YaHei UI" w:hAnsi="Times New Roman" w:cs="Times New Roman"/>
          <w:i/>
          <w:iCs/>
          <w:kern w:val="0"/>
          <w:rPrChange w:id="284" w:author="Qiao, Guan Lun (RC-CN DI FA ST&amp;PM SUP IT&amp;EDGE)" w:date="2022-02-07T15:02:00Z">
            <w:rPr>
              <w:ins w:id="285" w:author="Qiao, Guan Lun (RC-CN DI FA ST&amp;PM SUP IT&amp;EDGE)" w:date="2022-01-25T14:00:00Z"/>
              <w:rFonts w:ascii="ABBvoice CNSG" w:eastAsia="ABBvoice CNSG" w:hAnsi="ABBvoice CNSG"/>
              <w:kern w:val="0"/>
            </w:rPr>
          </w:rPrChange>
        </w:rPr>
      </w:pPr>
      <w:bookmarkStart w:id="286" w:name="_Toc38533766"/>
      <w:bookmarkStart w:id="287" w:name="_Toc96688740"/>
      <w:ins w:id="288" w:author="Qiao, Guan Lun (RC-CN DI FA ST&amp;PM SUP IT&amp;EDGE)" w:date="2022-01-25T14:00:00Z">
        <w:r w:rsidRPr="00A2596A">
          <w:rPr>
            <w:rFonts w:ascii="Times New Roman" w:eastAsia="Microsoft YaHei UI" w:hAnsi="Times New Roman" w:cs="Times New Roman" w:hint="eastAsia"/>
            <w:i/>
            <w:iCs/>
            <w:kern w:val="0"/>
            <w:lang w:eastAsia="zh-CN"/>
            <w:rPrChange w:id="289" w:author="Qiao, Guan Lun (RC-CN DI FA ST&amp;PM SUP IT&amp;EDGE)" w:date="2022-02-07T15:02:00Z">
              <w:rPr>
                <w:rFonts w:ascii="ABBvoice CNSG" w:eastAsia="ABBvoice CNSG" w:hAnsi="ABBvoice CNSG" w:hint="eastAsia"/>
                <w:b w:val="0"/>
                <w:bCs w:val="0"/>
                <w:kern w:val="0"/>
                <w:lang w:eastAsia="zh-CN"/>
              </w:rPr>
            </w:rPrChange>
          </w:rPr>
          <w:t>软件描述</w:t>
        </w:r>
        <w:bookmarkEnd w:id="286"/>
        <w:bookmarkEnd w:id="287"/>
      </w:ins>
    </w:p>
    <w:p w14:paraId="11E5AB74" w14:textId="77777777" w:rsidR="004D494D" w:rsidRPr="00A2596A" w:rsidRDefault="004D494D" w:rsidP="004D494D">
      <w:pPr>
        <w:spacing w:after="130"/>
        <w:jc w:val="both"/>
        <w:rPr>
          <w:ins w:id="290" w:author="Qiao, Guan Lun (RC-CN DI FA ST&amp;PM SUP IT&amp;EDGE)" w:date="2022-01-25T14:00:00Z"/>
          <w:rFonts w:ascii="Times New Roman" w:eastAsia="Microsoft YaHei UI" w:hAnsi="Times New Roman" w:cs="Times New Roman"/>
          <w:i/>
          <w:iCs/>
          <w:color w:val="FF000F" w:themeColor="background2"/>
          <w:lang w:eastAsia="zh-CN"/>
          <w:rPrChange w:id="291" w:author="Qiao, Guan Lun (RC-CN DI FA ST&amp;PM SUP IT&amp;EDGE)" w:date="2022-02-07T15:02:00Z">
            <w:rPr>
              <w:ins w:id="292" w:author="Qiao, Guan Lun (RC-CN DI FA ST&amp;PM SUP IT&amp;EDGE)" w:date="2022-01-25T14:00:00Z"/>
              <w:rFonts w:ascii="ABBvoice CNSG" w:eastAsia="ABBvoice CNSG" w:hAnsi="ABBvoice CNSG"/>
              <w:i/>
              <w:iCs/>
              <w:color w:val="FF000F" w:themeColor="background2"/>
              <w:lang w:eastAsia="zh-CN"/>
            </w:rPr>
          </w:rPrChange>
        </w:rPr>
      </w:pPr>
      <w:ins w:id="293"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294" w:author="Qiao, Guan Lun (RC-CN DI FA ST&amp;PM SUP IT&amp;EDGE)" w:date="2022-02-07T15:02:00Z">
              <w:rPr>
                <w:rFonts w:ascii="ABBvoice CNSG" w:eastAsia="ABBvoice CNSG" w:hAnsi="ABBvoice CNSG" w:hint="eastAsia"/>
                <w:i/>
                <w:iCs/>
                <w:color w:val="FF000F" w:themeColor="background2"/>
                <w:lang w:eastAsia="zh-CN"/>
              </w:rPr>
            </w:rPrChange>
          </w:rPr>
          <w:t>叙述该项软件开发的意图、应用目标、作用范围以及其他应向读者说明的有关该软件开发的背景材料。解释被开发软件与其他有关软件之间的关系。如果本软件产品是一项独立的软件，而且全部内容自含，则说明这一点。如果所定义的产品是一个更大的系统的一个组成部分，则应说明本产品与该系统中其他各组成部分之间的关系，为此可使用一张方框图来说明该系统的组成和本产品同其他各部分的联系和接口。</w:t>
        </w:r>
      </w:ins>
    </w:p>
    <w:p w14:paraId="32EF42A1" w14:textId="77777777" w:rsidR="004D494D" w:rsidRPr="00A2596A" w:rsidRDefault="004D494D" w:rsidP="004D494D">
      <w:pPr>
        <w:pStyle w:val="Heading2"/>
        <w:spacing w:before="240"/>
        <w:ind w:hanging="994"/>
        <w:rPr>
          <w:ins w:id="295" w:author="Qiao, Guan Lun (RC-CN DI FA ST&amp;PM SUP IT&amp;EDGE)" w:date="2022-01-25T14:00:00Z"/>
          <w:rFonts w:ascii="Times New Roman" w:eastAsia="Microsoft YaHei UI" w:hAnsi="Times New Roman" w:cs="Times New Roman"/>
          <w:bCs/>
          <w:i/>
          <w:iCs/>
          <w:lang w:eastAsia="zh-CN"/>
          <w:rPrChange w:id="296" w:author="Qiao, Guan Lun (RC-CN DI FA ST&amp;PM SUP IT&amp;EDGE)" w:date="2022-02-07T15:02:00Z">
            <w:rPr>
              <w:ins w:id="297" w:author="Qiao, Guan Lun (RC-CN DI FA ST&amp;PM SUP IT&amp;EDGE)" w:date="2022-01-25T14:00:00Z"/>
              <w:rFonts w:ascii="ABBvoice CNSG" w:eastAsia="ABBvoice CNSG" w:hAnsi="ABBvoice CNSG"/>
              <w:lang w:eastAsia="zh-CN"/>
            </w:rPr>
          </w:rPrChange>
        </w:rPr>
      </w:pPr>
      <w:bookmarkStart w:id="298" w:name="_Toc38533767"/>
      <w:bookmarkStart w:id="299" w:name="_Toc96688741"/>
      <w:ins w:id="300" w:author="Qiao, Guan Lun (RC-CN DI FA ST&amp;PM SUP IT&amp;EDGE)" w:date="2022-01-25T14:00:00Z">
        <w:r w:rsidRPr="00A2596A">
          <w:rPr>
            <w:rFonts w:ascii="Times New Roman" w:eastAsia="Microsoft YaHei UI" w:hAnsi="Times New Roman" w:cs="Times New Roman" w:hint="eastAsia"/>
            <w:bCs/>
            <w:i/>
            <w:iCs/>
            <w:lang w:eastAsia="zh-CN"/>
            <w:rPrChange w:id="301" w:author="Qiao, Guan Lun (RC-CN DI FA ST&amp;PM SUP IT&amp;EDGE)" w:date="2022-02-07T15:02:00Z">
              <w:rPr>
                <w:rFonts w:ascii="ABBvoice CNSG" w:eastAsia="ABBvoice CNSG" w:hAnsi="ABBvoice CNSG" w:hint="eastAsia"/>
                <w:b w:val="0"/>
                <w:lang w:eastAsia="zh-CN"/>
              </w:rPr>
            </w:rPrChange>
          </w:rPr>
          <w:t>软件目标</w:t>
        </w:r>
        <w:bookmarkEnd w:id="298"/>
        <w:bookmarkEnd w:id="299"/>
      </w:ins>
    </w:p>
    <w:p w14:paraId="1FDBEAE3" w14:textId="77777777" w:rsidR="004D494D" w:rsidRPr="00A2596A" w:rsidRDefault="004D494D" w:rsidP="004D494D">
      <w:pPr>
        <w:spacing w:after="130"/>
        <w:jc w:val="both"/>
        <w:rPr>
          <w:ins w:id="302" w:author="Qiao, Guan Lun (RC-CN DI FA ST&amp;PM SUP IT&amp;EDGE)" w:date="2022-01-25T14:00:00Z"/>
          <w:rFonts w:ascii="Times New Roman" w:eastAsia="Microsoft YaHei UI" w:hAnsi="Times New Roman" w:cs="Times New Roman"/>
          <w:i/>
          <w:iCs/>
          <w:color w:val="FF0000"/>
          <w:lang w:eastAsia="zh-CN"/>
          <w:rPrChange w:id="303" w:author="Qiao, Guan Lun (RC-CN DI FA ST&amp;PM SUP IT&amp;EDGE)" w:date="2022-02-07T15:02:00Z">
            <w:rPr>
              <w:ins w:id="304" w:author="Qiao, Guan Lun (RC-CN DI FA ST&amp;PM SUP IT&amp;EDGE)" w:date="2022-01-25T14:00:00Z"/>
              <w:rFonts w:ascii="ABBvoice CNSG" w:eastAsia="ABBvoice CNSG" w:hAnsi="ABBvoice CNSG"/>
              <w:i/>
              <w:iCs/>
              <w:color w:val="FF0000"/>
              <w:lang w:eastAsia="zh-CN"/>
            </w:rPr>
          </w:rPrChange>
        </w:rPr>
      </w:pPr>
      <w:ins w:id="305" w:author="Qiao, Guan Lun (RC-CN DI FA ST&amp;PM SUP IT&amp;EDGE)" w:date="2022-01-25T14:00:00Z">
        <w:r w:rsidRPr="00A2596A">
          <w:rPr>
            <w:rFonts w:ascii="Times New Roman" w:eastAsia="Microsoft YaHei UI" w:hAnsi="Times New Roman" w:cs="Times New Roman" w:hint="eastAsia"/>
            <w:i/>
            <w:iCs/>
            <w:color w:val="FF0000"/>
            <w:lang w:eastAsia="zh-CN"/>
            <w:rPrChange w:id="306" w:author="Qiao, Guan Lun (RC-CN DI FA ST&amp;PM SUP IT&amp;EDGE)" w:date="2022-02-07T15:02:00Z">
              <w:rPr>
                <w:rFonts w:ascii="ABBvoice CNSG" w:eastAsia="ABBvoice CNSG" w:hAnsi="ABBvoice CNSG" w:hint="eastAsia"/>
                <w:i/>
                <w:iCs/>
                <w:color w:val="FF0000"/>
                <w:lang w:eastAsia="zh-CN"/>
              </w:rPr>
            </w:rPrChange>
          </w:rPr>
          <w:t>宏观描述客户对于系统的功能需求和系统部署后的效果目标。</w:t>
        </w:r>
      </w:ins>
    </w:p>
    <w:p w14:paraId="52CEDC7B" w14:textId="77777777" w:rsidR="004D494D" w:rsidRPr="00A2596A" w:rsidRDefault="004D494D" w:rsidP="004D494D">
      <w:pPr>
        <w:pStyle w:val="Heading2"/>
        <w:spacing w:before="240"/>
        <w:ind w:hanging="994"/>
        <w:rPr>
          <w:ins w:id="307" w:author="Qiao, Guan Lun (RC-CN DI FA ST&amp;PM SUP IT&amp;EDGE)" w:date="2022-01-25T14:00:00Z"/>
          <w:rFonts w:ascii="Times New Roman" w:eastAsia="Microsoft YaHei UI" w:hAnsi="Times New Roman" w:cs="Times New Roman"/>
          <w:bCs/>
          <w:i/>
          <w:iCs/>
          <w:rPrChange w:id="308" w:author="Qiao, Guan Lun (RC-CN DI FA ST&amp;PM SUP IT&amp;EDGE)" w:date="2022-02-07T15:02:00Z">
            <w:rPr>
              <w:ins w:id="309" w:author="Qiao, Guan Lun (RC-CN DI FA ST&amp;PM SUP IT&amp;EDGE)" w:date="2022-01-25T14:00:00Z"/>
              <w:rFonts w:ascii="ABBvoice CNSG" w:eastAsia="ABBvoice CNSG" w:hAnsi="ABBvoice CNSG"/>
            </w:rPr>
          </w:rPrChange>
        </w:rPr>
      </w:pPr>
      <w:bookmarkStart w:id="310" w:name="_Toc38533768"/>
      <w:bookmarkStart w:id="311" w:name="_Toc96688742"/>
      <w:ins w:id="312" w:author="Qiao, Guan Lun (RC-CN DI FA ST&amp;PM SUP IT&amp;EDGE)" w:date="2022-01-25T14:00:00Z">
        <w:r w:rsidRPr="00A2596A">
          <w:rPr>
            <w:rFonts w:ascii="Times New Roman" w:eastAsia="Microsoft YaHei UI" w:hAnsi="Times New Roman" w:cs="Times New Roman" w:hint="eastAsia"/>
            <w:bCs/>
            <w:i/>
            <w:iCs/>
            <w:lang w:eastAsia="zh-CN"/>
            <w:rPrChange w:id="313" w:author="Qiao, Guan Lun (RC-CN DI FA ST&amp;PM SUP IT&amp;EDGE)" w:date="2022-02-07T15:02:00Z">
              <w:rPr>
                <w:rFonts w:ascii="ABBvoice CNSG" w:eastAsia="ABBvoice CNSG" w:hAnsi="ABBvoice CNSG" w:hint="eastAsia"/>
                <w:b w:val="0"/>
                <w:lang w:eastAsia="zh-CN"/>
              </w:rPr>
            </w:rPrChange>
          </w:rPr>
          <w:t>软件功能</w:t>
        </w:r>
        <w:bookmarkEnd w:id="310"/>
        <w:bookmarkEnd w:id="311"/>
      </w:ins>
    </w:p>
    <w:p w14:paraId="64ED489A" w14:textId="77777777" w:rsidR="004D494D" w:rsidRPr="00A2596A" w:rsidRDefault="004D494D" w:rsidP="004D494D">
      <w:pPr>
        <w:spacing w:after="130"/>
        <w:jc w:val="both"/>
        <w:rPr>
          <w:ins w:id="314" w:author="Qiao, Guan Lun (RC-CN DI FA ST&amp;PM SUP IT&amp;EDGE)" w:date="2022-01-25T14:00:00Z"/>
          <w:rFonts w:ascii="Times New Roman" w:eastAsia="Microsoft YaHei UI" w:hAnsi="Times New Roman" w:cs="Times New Roman"/>
          <w:i/>
          <w:iCs/>
          <w:color w:val="FF000F" w:themeColor="background2"/>
          <w:lang w:eastAsia="zh-CN"/>
          <w:rPrChange w:id="315" w:author="Qiao, Guan Lun (RC-CN DI FA ST&amp;PM SUP IT&amp;EDGE)" w:date="2022-02-07T15:02:00Z">
            <w:rPr>
              <w:ins w:id="316" w:author="Qiao, Guan Lun (RC-CN DI FA ST&amp;PM SUP IT&amp;EDGE)" w:date="2022-01-25T14:00:00Z"/>
              <w:rFonts w:ascii="ABBvoice CNSG" w:eastAsia="ABBvoice CNSG" w:hAnsi="ABBvoice CNSG"/>
              <w:i/>
              <w:iCs/>
              <w:color w:val="FF000F" w:themeColor="background2"/>
              <w:lang w:eastAsia="zh-CN"/>
            </w:rPr>
          </w:rPrChange>
        </w:rPr>
      </w:pPr>
      <w:ins w:id="317"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18" w:author="Qiao, Guan Lun (RC-CN DI FA ST&amp;PM SUP IT&amp;EDGE)" w:date="2022-02-07T15:02:00Z">
              <w:rPr>
                <w:rFonts w:ascii="ABBvoice CNSG" w:eastAsia="ABBvoice CNSG" w:hAnsi="ABBvoice CNSG" w:hint="eastAsia"/>
                <w:i/>
                <w:iCs/>
                <w:color w:val="FF000F" w:themeColor="background2"/>
                <w:lang w:eastAsia="zh-CN"/>
              </w:rPr>
            </w:rPrChange>
          </w:rPr>
          <w:t>概述软件必须实现的和通过用户操作实现的主要功能。这里只需要进行简要描述（例如目录列表），详细描述在详细需求部分描述。</w:t>
        </w:r>
      </w:ins>
    </w:p>
    <w:p w14:paraId="7E0727B0" w14:textId="77777777" w:rsidR="004D494D" w:rsidRPr="00A2596A" w:rsidRDefault="004D494D" w:rsidP="004D494D">
      <w:pPr>
        <w:spacing w:after="130"/>
        <w:jc w:val="both"/>
        <w:rPr>
          <w:ins w:id="319" w:author="Qiao, Guan Lun (RC-CN DI FA ST&amp;PM SUP IT&amp;EDGE)" w:date="2022-01-25T14:00:00Z"/>
          <w:rFonts w:ascii="Times New Roman" w:eastAsia="Microsoft YaHei UI" w:hAnsi="Times New Roman" w:cs="Times New Roman"/>
          <w:i/>
          <w:iCs/>
          <w:color w:val="FF000F" w:themeColor="background2"/>
          <w:lang w:eastAsia="zh-CN"/>
          <w:rPrChange w:id="320" w:author="Qiao, Guan Lun (RC-CN DI FA ST&amp;PM SUP IT&amp;EDGE)" w:date="2022-02-07T15:02:00Z">
            <w:rPr>
              <w:ins w:id="321" w:author="Qiao, Guan Lun (RC-CN DI FA ST&amp;PM SUP IT&amp;EDGE)" w:date="2022-01-25T14:00:00Z"/>
              <w:rFonts w:ascii="ABBvoice CNSG" w:eastAsia="ABBvoice CNSG" w:hAnsi="ABBvoice CNSG"/>
              <w:i/>
              <w:iCs/>
              <w:color w:val="FF000F" w:themeColor="background2"/>
              <w:lang w:eastAsia="zh-CN"/>
            </w:rPr>
          </w:rPrChange>
        </w:rPr>
      </w:pPr>
      <w:ins w:id="322"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23" w:author="Qiao, Guan Lun (RC-CN DI FA ST&amp;PM SUP IT&amp;EDGE)" w:date="2022-02-07T15:02:00Z">
              <w:rPr>
                <w:rFonts w:ascii="ABBvoice CNSG" w:eastAsia="ABBvoice CNSG" w:hAnsi="ABBvoice CNSG" w:hint="eastAsia"/>
                <w:i/>
                <w:iCs/>
                <w:color w:val="FF000F" w:themeColor="background2"/>
                <w:lang w:eastAsia="zh-CN"/>
              </w:rPr>
            </w:rPrChange>
          </w:rPr>
          <w:t>有时，如果存在较高层次的规格说明时，则功能摘要可从中取得，这个较高层次的规格说明为软件产品分配了特殊的功能，为了清晰起见，请注意：</w:t>
        </w:r>
      </w:ins>
    </w:p>
    <w:p w14:paraId="738A92C8" w14:textId="77777777" w:rsidR="004D494D" w:rsidRPr="00A2596A" w:rsidRDefault="004D494D" w:rsidP="004D494D">
      <w:pPr>
        <w:spacing w:after="130"/>
        <w:jc w:val="both"/>
        <w:rPr>
          <w:ins w:id="324" w:author="Qiao, Guan Lun (RC-CN DI FA ST&amp;PM SUP IT&amp;EDGE)" w:date="2022-01-25T14:00:00Z"/>
          <w:rFonts w:ascii="Times New Roman" w:eastAsia="Microsoft YaHei UI" w:hAnsi="Times New Roman" w:cs="Times New Roman"/>
          <w:i/>
          <w:iCs/>
          <w:color w:val="FF000F" w:themeColor="background2"/>
          <w:lang w:eastAsia="zh-CN"/>
          <w:rPrChange w:id="325" w:author="Qiao, Guan Lun (RC-CN DI FA ST&amp;PM SUP IT&amp;EDGE)" w:date="2022-02-07T15:02:00Z">
            <w:rPr>
              <w:ins w:id="326" w:author="Qiao, Guan Lun (RC-CN DI FA ST&amp;PM SUP IT&amp;EDGE)" w:date="2022-01-25T14:00:00Z"/>
              <w:rFonts w:ascii="ABBvoice CNSG" w:eastAsia="ABBvoice CNSG" w:hAnsi="ABBvoice CNSG"/>
              <w:i/>
              <w:iCs/>
              <w:color w:val="FF000F" w:themeColor="background2"/>
              <w:lang w:eastAsia="zh-CN"/>
            </w:rPr>
          </w:rPrChange>
        </w:rPr>
      </w:pPr>
      <w:ins w:id="327" w:author="Qiao, Guan Lun (RC-CN DI FA ST&amp;PM SUP IT&amp;EDGE)" w:date="2022-01-25T14:00:00Z">
        <w:r w:rsidRPr="00A2596A">
          <w:rPr>
            <w:rFonts w:ascii="Times New Roman" w:eastAsia="Microsoft YaHei UI" w:hAnsi="Times New Roman" w:cs="Times New Roman"/>
            <w:i/>
            <w:iCs/>
            <w:color w:val="FF000F" w:themeColor="background2"/>
            <w:lang w:eastAsia="zh-CN"/>
            <w:rPrChange w:id="328" w:author="Qiao, Guan Lun (RC-CN DI FA ST&amp;PM SUP IT&amp;EDGE)" w:date="2022-02-07T15:02:00Z">
              <w:rPr>
                <w:rFonts w:ascii="ABBvoice CNSG" w:eastAsia="ABBvoice CNSG" w:hAnsi="ABBvoice CNSG"/>
                <w:i/>
                <w:iCs/>
                <w:color w:val="FF000F" w:themeColor="background2"/>
                <w:lang w:eastAsia="zh-CN"/>
              </w:rPr>
            </w:rPrChange>
          </w:rPr>
          <w:t>a</w:t>
        </w:r>
        <w:r w:rsidRPr="00A2596A">
          <w:rPr>
            <w:rFonts w:ascii="Times New Roman" w:eastAsia="Microsoft YaHei UI" w:hAnsi="Times New Roman" w:cs="Times New Roman" w:hint="eastAsia"/>
            <w:i/>
            <w:iCs/>
            <w:color w:val="FF000F" w:themeColor="background2"/>
            <w:lang w:eastAsia="zh-CN"/>
            <w:rPrChange w:id="329" w:author="Qiao, Guan Lun (RC-CN DI FA ST&amp;PM SUP IT&amp;EDGE)" w:date="2022-02-07T15:02:00Z">
              <w:rPr>
                <w:rFonts w:ascii="ABBvoice CNSG" w:eastAsia="ABBvoice CNSG" w:hAnsi="ABBvoice CNSG" w:hint="eastAsia"/>
                <w:i/>
                <w:iCs/>
                <w:color w:val="FF000F" w:themeColor="background2"/>
                <w:lang w:eastAsia="zh-CN"/>
              </w:rPr>
            </w:rPrChange>
          </w:rPr>
          <w:t>．编制功能的一种方法是制作功能表，以便客户或者第一次读这个文件的人都可以理解；</w:t>
        </w:r>
      </w:ins>
    </w:p>
    <w:p w14:paraId="262DE8A3" w14:textId="77777777" w:rsidR="004D494D" w:rsidRPr="00A2596A" w:rsidRDefault="004D494D" w:rsidP="004D494D">
      <w:pPr>
        <w:spacing w:after="130"/>
        <w:jc w:val="both"/>
        <w:rPr>
          <w:ins w:id="330" w:author="Qiao, Guan Lun (RC-CN DI FA ST&amp;PM SUP IT&amp;EDGE)" w:date="2022-01-25T14:00:00Z"/>
          <w:rFonts w:ascii="Times New Roman" w:eastAsia="Microsoft YaHei UI" w:hAnsi="Times New Roman" w:cs="Times New Roman"/>
          <w:i/>
          <w:iCs/>
          <w:color w:val="FF000F" w:themeColor="background2"/>
          <w:lang w:eastAsia="zh-CN"/>
          <w:rPrChange w:id="331" w:author="Qiao, Guan Lun (RC-CN DI FA ST&amp;PM SUP IT&amp;EDGE)" w:date="2022-02-07T15:02:00Z">
            <w:rPr>
              <w:ins w:id="332" w:author="Qiao, Guan Lun (RC-CN DI FA ST&amp;PM SUP IT&amp;EDGE)" w:date="2022-01-25T14:00:00Z"/>
              <w:rFonts w:ascii="ABBvoice CNSG" w:eastAsia="ABBvoice CNSG" w:hAnsi="ABBvoice CNSG"/>
              <w:i/>
              <w:iCs/>
              <w:color w:val="FF000F" w:themeColor="background2"/>
              <w:lang w:eastAsia="zh-CN"/>
            </w:rPr>
          </w:rPrChange>
        </w:rPr>
      </w:pPr>
      <w:ins w:id="333" w:author="Qiao, Guan Lun (RC-CN DI FA ST&amp;PM SUP IT&amp;EDGE)" w:date="2022-01-25T14:00:00Z">
        <w:r w:rsidRPr="00A2596A">
          <w:rPr>
            <w:rFonts w:ascii="Times New Roman" w:eastAsia="Microsoft YaHei UI" w:hAnsi="Times New Roman" w:cs="Times New Roman"/>
            <w:i/>
            <w:iCs/>
            <w:color w:val="FF000F" w:themeColor="background2"/>
            <w:lang w:eastAsia="zh-CN"/>
            <w:rPrChange w:id="334" w:author="Qiao, Guan Lun (RC-CN DI FA ST&amp;PM SUP IT&amp;EDGE)" w:date="2022-02-07T15:02:00Z">
              <w:rPr>
                <w:rFonts w:ascii="ABBvoice CNSG" w:eastAsia="ABBvoice CNSG" w:hAnsi="ABBvoice CNSG"/>
                <w:i/>
                <w:iCs/>
                <w:color w:val="FF000F" w:themeColor="background2"/>
                <w:lang w:eastAsia="zh-CN"/>
              </w:rPr>
            </w:rPrChange>
          </w:rPr>
          <w:t>b</w:t>
        </w:r>
        <w:r w:rsidRPr="00A2596A">
          <w:rPr>
            <w:rFonts w:ascii="Times New Roman" w:eastAsia="Microsoft YaHei UI" w:hAnsi="Times New Roman" w:cs="Times New Roman" w:hint="eastAsia"/>
            <w:i/>
            <w:iCs/>
            <w:color w:val="FF000F" w:themeColor="background2"/>
            <w:lang w:eastAsia="zh-CN"/>
            <w:rPrChange w:id="335" w:author="Qiao, Guan Lun (RC-CN DI FA ST&amp;PM SUP IT&amp;EDGE)" w:date="2022-02-07T15:02:00Z">
              <w:rPr>
                <w:rFonts w:ascii="ABBvoice CNSG" w:eastAsia="ABBvoice CNSG" w:hAnsi="ABBvoice CNSG" w:hint="eastAsia"/>
                <w:i/>
                <w:iCs/>
                <w:color w:val="FF000F" w:themeColor="background2"/>
                <w:lang w:eastAsia="zh-CN"/>
              </w:rPr>
            </w:rPrChange>
          </w:rPr>
          <w:t>．用方框图来表达不同的功能和它们的关系也是有帮助的。但应牢记，这样的图不是产品设计时所需求的，而只是一种有效的解释性的工具。</w:t>
        </w:r>
      </w:ins>
    </w:p>
    <w:p w14:paraId="4A4270EF" w14:textId="77777777" w:rsidR="004D494D" w:rsidRPr="00A2596A" w:rsidRDefault="004D494D" w:rsidP="004D494D">
      <w:pPr>
        <w:pStyle w:val="Heading2"/>
        <w:spacing w:before="240"/>
        <w:ind w:hanging="994"/>
        <w:rPr>
          <w:ins w:id="336" w:author="Qiao, Guan Lun (RC-CN DI FA ST&amp;PM SUP IT&amp;EDGE)" w:date="2022-01-25T14:00:00Z"/>
          <w:rFonts w:ascii="Times New Roman" w:eastAsia="Microsoft YaHei UI" w:hAnsi="Times New Roman" w:cs="Times New Roman"/>
          <w:bCs/>
          <w:i/>
          <w:iCs/>
          <w:rPrChange w:id="337" w:author="Qiao, Guan Lun (RC-CN DI FA ST&amp;PM SUP IT&amp;EDGE)" w:date="2022-02-07T15:02:00Z">
            <w:rPr>
              <w:ins w:id="338" w:author="Qiao, Guan Lun (RC-CN DI FA ST&amp;PM SUP IT&amp;EDGE)" w:date="2022-01-25T14:00:00Z"/>
              <w:rFonts w:ascii="ABBvoice CNSG" w:eastAsia="ABBvoice CNSG" w:hAnsi="ABBvoice CNSG"/>
            </w:rPr>
          </w:rPrChange>
        </w:rPr>
      </w:pPr>
      <w:bookmarkStart w:id="339" w:name="_Toc38533769"/>
      <w:bookmarkStart w:id="340" w:name="_Toc96688743"/>
      <w:ins w:id="341" w:author="Qiao, Guan Lun (RC-CN DI FA ST&amp;PM SUP IT&amp;EDGE)" w:date="2022-01-25T14:00:00Z">
        <w:r w:rsidRPr="00A2596A">
          <w:rPr>
            <w:rFonts w:ascii="Times New Roman" w:eastAsia="Microsoft YaHei UI" w:hAnsi="Times New Roman" w:cs="Times New Roman" w:hint="eastAsia"/>
            <w:bCs/>
            <w:i/>
            <w:iCs/>
            <w:lang w:eastAsia="zh-CN"/>
            <w:rPrChange w:id="342" w:author="Qiao, Guan Lun (RC-CN DI FA ST&amp;PM SUP IT&amp;EDGE)" w:date="2022-02-07T15:02:00Z">
              <w:rPr>
                <w:rFonts w:ascii="ABBvoice CNSG" w:eastAsia="ABBvoice CNSG" w:hAnsi="ABBvoice CNSG" w:hint="eastAsia"/>
                <w:b w:val="0"/>
                <w:lang w:eastAsia="zh-CN"/>
              </w:rPr>
            </w:rPrChange>
          </w:rPr>
          <w:t>用户特点</w:t>
        </w:r>
        <w:bookmarkEnd w:id="339"/>
        <w:bookmarkEnd w:id="340"/>
      </w:ins>
    </w:p>
    <w:p w14:paraId="71F351BE" w14:textId="77777777" w:rsidR="004D494D" w:rsidRPr="00A2596A" w:rsidRDefault="004D494D" w:rsidP="004D494D">
      <w:pPr>
        <w:spacing w:after="130"/>
        <w:jc w:val="both"/>
        <w:rPr>
          <w:ins w:id="343" w:author="Qiao, Guan Lun (RC-CN DI FA ST&amp;PM SUP IT&amp;EDGE)" w:date="2022-01-25T14:00:00Z"/>
          <w:rFonts w:ascii="Times New Roman" w:eastAsia="Microsoft YaHei UI" w:hAnsi="Times New Roman" w:cs="Times New Roman"/>
          <w:i/>
          <w:iCs/>
          <w:color w:val="FF000F" w:themeColor="background2"/>
          <w:lang w:eastAsia="zh-CN"/>
          <w:rPrChange w:id="344" w:author="Qiao, Guan Lun (RC-CN DI FA ST&amp;PM SUP IT&amp;EDGE)" w:date="2022-02-07T15:02:00Z">
            <w:rPr>
              <w:ins w:id="345" w:author="Qiao, Guan Lun (RC-CN DI FA ST&amp;PM SUP IT&amp;EDGE)" w:date="2022-01-25T14:00:00Z"/>
              <w:rFonts w:ascii="ABBvoice CNSG" w:eastAsia="ABBvoice CNSG" w:hAnsi="ABBvoice CNSG"/>
              <w:i/>
              <w:iCs/>
              <w:color w:val="FF000F" w:themeColor="background2"/>
              <w:lang w:eastAsia="zh-CN"/>
            </w:rPr>
          </w:rPrChange>
        </w:rPr>
      </w:pPr>
      <w:ins w:id="346"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47" w:author="Qiao, Guan Lun (RC-CN DI FA ST&amp;PM SUP IT&amp;EDGE)" w:date="2022-02-07T15:02:00Z">
              <w:rPr>
                <w:rFonts w:ascii="ABBvoice CNSG" w:eastAsia="ABBvoice CNSG" w:hAnsi="ABBvoice CNSG" w:hint="eastAsia"/>
                <w:i/>
                <w:iCs/>
                <w:color w:val="FF000F" w:themeColor="background2"/>
                <w:lang w:eastAsia="zh-CN"/>
              </w:rPr>
            </w:rPrChange>
          </w:rPr>
          <w:t>例子：</w:t>
        </w:r>
      </w:ins>
    </w:p>
    <w:p w14:paraId="1E93ECD2" w14:textId="77777777" w:rsidR="004D494D" w:rsidRPr="00A2596A" w:rsidRDefault="004D494D" w:rsidP="004D494D">
      <w:pPr>
        <w:spacing w:after="130"/>
        <w:jc w:val="both"/>
        <w:rPr>
          <w:ins w:id="348" w:author="Qiao, Guan Lun (RC-CN DI FA ST&amp;PM SUP IT&amp;EDGE)" w:date="2022-01-25T14:00:00Z"/>
          <w:rFonts w:ascii="Times New Roman" w:eastAsia="Microsoft YaHei UI" w:hAnsi="Times New Roman" w:cs="Times New Roman"/>
          <w:i/>
          <w:iCs/>
          <w:color w:val="FF000F" w:themeColor="background2"/>
          <w:lang w:eastAsia="zh-CN"/>
          <w:rPrChange w:id="349" w:author="Qiao, Guan Lun (RC-CN DI FA ST&amp;PM SUP IT&amp;EDGE)" w:date="2022-02-07T15:02:00Z">
            <w:rPr>
              <w:ins w:id="350" w:author="Qiao, Guan Lun (RC-CN DI FA ST&amp;PM SUP IT&amp;EDGE)" w:date="2022-01-25T14:00:00Z"/>
              <w:rFonts w:ascii="ABBvoice CNSG" w:eastAsia="ABBvoice CNSG" w:hAnsi="ABBvoice CNSG"/>
              <w:i/>
              <w:iCs/>
              <w:color w:val="FF000F" w:themeColor="background2"/>
              <w:lang w:eastAsia="zh-CN"/>
            </w:rPr>
          </w:rPrChange>
        </w:rPr>
      </w:pPr>
      <w:ins w:id="351"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52" w:author="Qiao, Guan Lun (RC-CN DI FA ST&amp;PM SUP IT&amp;EDGE)" w:date="2022-02-07T15:02:00Z">
              <w:rPr>
                <w:rFonts w:ascii="ABBvoice CNSG" w:eastAsia="ABBvoice CNSG" w:hAnsi="ABBvoice CNSG" w:hint="eastAsia"/>
                <w:i/>
                <w:iCs/>
                <w:color w:val="FF000F" w:themeColor="background2"/>
                <w:lang w:eastAsia="zh-CN"/>
              </w:rPr>
            </w:rPrChange>
          </w:rPr>
          <w:t>本系统用户：系统管理、生产部管理、品质部管理、车间作业员、车间检验员、星宇本社品质部管理。</w:t>
        </w:r>
      </w:ins>
    </w:p>
    <w:p w14:paraId="2BF10570" w14:textId="77777777" w:rsidR="004D494D" w:rsidRPr="00A2596A" w:rsidRDefault="004D494D" w:rsidP="004D494D">
      <w:pPr>
        <w:spacing w:after="130"/>
        <w:jc w:val="both"/>
        <w:rPr>
          <w:ins w:id="353" w:author="Qiao, Guan Lun (RC-CN DI FA ST&amp;PM SUP IT&amp;EDGE)" w:date="2022-01-25T14:00:00Z"/>
          <w:rFonts w:ascii="Times New Roman" w:eastAsia="Microsoft YaHei UI" w:hAnsi="Times New Roman" w:cs="Times New Roman"/>
          <w:i/>
          <w:iCs/>
          <w:color w:val="FF000F" w:themeColor="background2"/>
          <w:lang w:eastAsia="zh-CN"/>
          <w:rPrChange w:id="354" w:author="Qiao, Guan Lun (RC-CN DI FA ST&amp;PM SUP IT&amp;EDGE)" w:date="2022-02-07T15:02:00Z">
            <w:rPr>
              <w:ins w:id="355" w:author="Qiao, Guan Lun (RC-CN DI FA ST&amp;PM SUP IT&amp;EDGE)" w:date="2022-01-25T14:00:00Z"/>
              <w:rFonts w:ascii="ABBvoice CNSG" w:eastAsia="ABBvoice CNSG" w:hAnsi="ABBvoice CNSG"/>
              <w:i/>
              <w:iCs/>
              <w:color w:val="FF000F" w:themeColor="background2"/>
              <w:lang w:eastAsia="zh-CN"/>
            </w:rPr>
          </w:rPrChange>
        </w:rPr>
      </w:pPr>
      <w:ins w:id="356"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57" w:author="Qiao, Guan Lun (RC-CN DI FA ST&amp;PM SUP IT&amp;EDGE)" w:date="2022-02-07T15:02:00Z">
              <w:rPr>
                <w:rFonts w:ascii="ABBvoice CNSG" w:eastAsia="ABBvoice CNSG" w:hAnsi="ABBvoice CNSG" w:hint="eastAsia"/>
                <w:i/>
                <w:iCs/>
                <w:color w:val="FF000F" w:themeColor="background2"/>
                <w:lang w:eastAsia="zh-CN"/>
              </w:rPr>
            </w:rPrChange>
          </w:rPr>
          <w:t>车间作业员、车间检验员使用数据采集功能，对快速响应的性能要求高。</w:t>
        </w:r>
      </w:ins>
    </w:p>
    <w:p w14:paraId="586A68A9" w14:textId="77777777" w:rsidR="004D494D" w:rsidRPr="00A2596A" w:rsidRDefault="004D494D" w:rsidP="004D494D">
      <w:pPr>
        <w:spacing w:after="130"/>
        <w:jc w:val="both"/>
        <w:rPr>
          <w:ins w:id="358" w:author="Qiao, Guan Lun (RC-CN DI FA ST&amp;PM SUP IT&amp;EDGE)" w:date="2022-01-25T14:00:00Z"/>
          <w:rFonts w:ascii="Times New Roman" w:eastAsia="Microsoft YaHei UI" w:hAnsi="Times New Roman" w:cs="Times New Roman"/>
          <w:i/>
          <w:iCs/>
          <w:color w:val="FF000F" w:themeColor="background2"/>
          <w:lang w:eastAsia="zh-CN"/>
          <w:rPrChange w:id="359" w:author="Qiao, Guan Lun (RC-CN DI FA ST&amp;PM SUP IT&amp;EDGE)" w:date="2022-02-07T15:02:00Z">
            <w:rPr>
              <w:ins w:id="360" w:author="Qiao, Guan Lun (RC-CN DI FA ST&amp;PM SUP IT&amp;EDGE)" w:date="2022-01-25T14:00:00Z"/>
              <w:rFonts w:ascii="ABBvoice CNSG" w:eastAsia="ABBvoice CNSG" w:hAnsi="ABBvoice CNSG"/>
              <w:i/>
              <w:iCs/>
              <w:color w:val="FF000F" w:themeColor="background2"/>
              <w:lang w:eastAsia="zh-CN"/>
            </w:rPr>
          </w:rPrChange>
        </w:rPr>
      </w:pPr>
      <w:ins w:id="361"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62" w:author="Qiao, Guan Lun (RC-CN DI FA ST&amp;PM SUP IT&amp;EDGE)" w:date="2022-02-07T15:02:00Z">
              <w:rPr>
                <w:rFonts w:ascii="ABBvoice CNSG" w:eastAsia="ABBvoice CNSG" w:hAnsi="ABBvoice CNSG" w:hint="eastAsia"/>
                <w:i/>
                <w:iCs/>
                <w:color w:val="FF000F" w:themeColor="background2"/>
                <w:lang w:eastAsia="zh-CN"/>
              </w:rPr>
            </w:rPrChange>
          </w:rPr>
          <w:t>星宇本社品质管理使用统计分析功能，因此对快速响应的性能要求不高，但对数据的准确性有要求。</w:t>
        </w:r>
      </w:ins>
    </w:p>
    <w:p w14:paraId="053E0679" w14:textId="77777777" w:rsidR="004D494D" w:rsidRPr="00A2596A" w:rsidRDefault="004D494D" w:rsidP="004D494D">
      <w:pPr>
        <w:spacing w:after="130"/>
        <w:jc w:val="both"/>
        <w:rPr>
          <w:ins w:id="363" w:author="Qiao, Guan Lun (RC-CN DI FA ST&amp;PM SUP IT&amp;EDGE)" w:date="2022-01-25T14:00:00Z"/>
          <w:rFonts w:ascii="Times New Roman" w:eastAsia="Microsoft YaHei UI" w:hAnsi="Times New Roman" w:cs="Times New Roman"/>
          <w:i/>
          <w:iCs/>
          <w:color w:val="FF000F" w:themeColor="background2"/>
          <w:lang w:eastAsia="zh-CN"/>
          <w:rPrChange w:id="364" w:author="Qiao, Guan Lun (RC-CN DI FA ST&amp;PM SUP IT&amp;EDGE)" w:date="2022-02-07T15:02:00Z">
            <w:rPr>
              <w:ins w:id="365" w:author="Qiao, Guan Lun (RC-CN DI FA ST&amp;PM SUP IT&amp;EDGE)" w:date="2022-01-25T14:00:00Z"/>
              <w:rFonts w:ascii="ABBvoice CNSG" w:eastAsia="ABBvoice CNSG" w:hAnsi="ABBvoice CNSG"/>
              <w:i/>
              <w:iCs/>
              <w:color w:val="FF000F" w:themeColor="background2"/>
              <w:lang w:eastAsia="zh-CN"/>
            </w:rPr>
          </w:rPrChange>
        </w:rPr>
      </w:pPr>
      <w:ins w:id="366"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67" w:author="Qiao, Guan Lun (RC-CN DI FA ST&amp;PM SUP IT&amp;EDGE)" w:date="2022-02-07T15:02:00Z">
              <w:rPr>
                <w:rFonts w:ascii="ABBvoice CNSG" w:eastAsia="ABBvoice CNSG" w:hAnsi="ABBvoice CNSG" w:hint="eastAsia"/>
                <w:i/>
                <w:iCs/>
                <w:color w:val="FF000F" w:themeColor="background2"/>
                <w:lang w:eastAsia="zh-CN"/>
              </w:rPr>
            </w:rPrChange>
          </w:rPr>
          <w:t>预计用户数量：品质</w:t>
        </w:r>
        <w:r w:rsidRPr="00A2596A">
          <w:rPr>
            <w:rFonts w:ascii="Times New Roman" w:eastAsia="Microsoft YaHei UI" w:hAnsi="Times New Roman" w:cs="Times New Roman"/>
            <w:i/>
            <w:iCs/>
            <w:color w:val="FF000F" w:themeColor="background2"/>
            <w:lang w:eastAsia="zh-CN"/>
            <w:rPrChange w:id="368" w:author="Qiao, Guan Lun (RC-CN DI FA ST&amp;PM SUP IT&amp;EDGE)" w:date="2022-02-07T15:02:00Z">
              <w:rPr>
                <w:rFonts w:ascii="ABBvoice CNSG" w:eastAsia="ABBvoice CNSG" w:hAnsi="ABBvoice CNSG"/>
                <w:i/>
                <w:iCs/>
                <w:color w:val="FF000F" w:themeColor="background2"/>
                <w:lang w:eastAsia="zh-CN"/>
              </w:rPr>
            </w:rPrChange>
          </w:rPr>
          <w:t>4</w:t>
        </w:r>
        <w:r w:rsidRPr="00A2596A">
          <w:rPr>
            <w:rFonts w:ascii="Times New Roman" w:eastAsia="Microsoft YaHei UI" w:hAnsi="Times New Roman" w:cs="Times New Roman" w:hint="eastAsia"/>
            <w:i/>
            <w:iCs/>
            <w:color w:val="FF000F" w:themeColor="background2"/>
            <w:lang w:eastAsia="zh-CN"/>
            <w:rPrChange w:id="369" w:author="Qiao, Guan Lun (RC-CN DI FA ST&amp;PM SUP IT&amp;EDGE)" w:date="2022-02-07T15:02:00Z">
              <w:rPr>
                <w:rFonts w:ascii="ABBvoice CNSG" w:eastAsia="ABBvoice CNSG" w:hAnsi="ABBvoice CNSG" w:hint="eastAsia"/>
                <w:i/>
                <w:iCs/>
                <w:color w:val="FF000F" w:themeColor="background2"/>
                <w:lang w:eastAsia="zh-CN"/>
              </w:rPr>
            </w:rPrChange>
          </w:rPr>
          <w:t>用户</w:t>
        </w:r>
        <w:r w:rsidRPr="00A2596A">
          <w:rPr>
            <w:rFonts w:ascii="Times New Roman" w:eastAsia="Microsoft YaHei UI" w:hAnsi="Times New Roman" w:cs="Times New Roman"/>
            <w:i/>
            <w:iCs/>
            <w:color w:val="FF000F" w:themeColor="background2"/>
            <w:lang w:eastAsia="zh-CN"/>
            <w:rPrChange w:id="370" w:author="Qiao, Guan Lun (RC-CN DI FA ST&amp;PM SUP IT&amp;EDGE)" w:date="2022-02-07T15:02:00Z">
              <w:rPr>
                <w:rFonts w:ascii="ABBvoice CNSG" w:eastAsia="ABBvoice CNSG" w:hAnsi="ABBvoice CNSG"/>
                <w:i/>
                <w:iCs/>
                <w:color w:val="FF000F" w:themeColor="background2"/>
                <w:lang w:eastAsia="zh-CN"/>
              </w:rPr>
            </w:rPrChange>
          </w:rPr>
          <w:t xml:space="preserve"> </w:t>
        </w:r>
        <w:r w:rsidRPr="00A2596A">
          <w:rPr>
            <w:rFonts w:ascii="Times New Roman" w:eastAsia="Microsoft YaHei UI" w:hAnsi="Times New Roman" w:cs="Times New Roman" w:hint="eastAsia"/>
            <w:i/>
            <w:iCs/>
            <w:color w:val="FF000F" w:themeColor="background2"/>
            <w:lang w:eastAsia="zh-CN"/>
            <w:rPrChange w:id="371" w:author="Qiao, Guan Lun (RC-CN DI FA ST&amp;PM SUP IT&amp;EDGE)" w:date="2022-02-07T15:02:00Z">
              <w:rPr>
                <w:rFonts w:ascii="ABBvoice CNSG" w:eastAsia="ABBvoice CNSG" w:hAnsi="ABBvoice CNSG" w:hint="eastAsia"/>
                <w:i/>
                <w:iCs/>
                <w:color w:val="FF000F" w:themeColor="background2"/>
                <w:lang w:eastAsia="zh-CN"/>
              </w:rPr>
            </w:rPrChange>
          </w:rPr>
          <w:t>生产</w:t>
        </w:r>
        <w:r w:rsidRPr="00A2596A">
          <w:rPr>
            <w:rFonts w:ascii="Times New Roman" w:eastAsia="Microsoft YaHei UI" w:hAnsi="Times New Roman" w:cs="Times New Roman"/>
            <w:i/>
            <w:iCs/>
            <w:color w:val="FF000F" w:themeColor="background2"/>
            <w:lang w:eastAsia="zh-CN"/>
            <w:rPrChange w:id="372" w:author="Qiao, Guan Lun (RC-CN DI FA ST&amp;PM SUP IT&amp;EDGE)" w:date="2022-02-07T15:02:00Z">
              <w:rPr>
                <w:rFonts w:ascii="ABBvoice CNSG" w:eastAsia="ABBvoice CNSG" w:hAnsi="ABBvoice CNSG"/>
                <w:i/>
                <w:iCs/>
                <w:color w:val="FF000F" w:themeColor="background2"/>
                <w:lang w:eastAsia="zh-CN"/>
              </w:rPr>
            </w:rPrChange>
          </w:rPr>
          <w:t>8</w:t>
        </w:r>
        <w:r w:rsidRPr="00A2596A">
          <w:rPr>
            <w:rFonts w:ascii="Times New Roman" w:eastAsia="Microsoft YaHei UI" w:hAnsi="Times New Roman" w:cs="Times New Roman" w:hint="eastAsia"/>
            <w:i/>
            <w:iCs/>
            <w:color w:val="FF000F" w:themeColor="background2"/>
            <w:lang w:eastAsia="zh-CN"/>
            <w:rPrChange w:id="373" w:author="Qiao, Guan Lun (RC-CN DI FA ST&amp;PM SUP IT&amp;EDGE)" w:date="2022-02-07T15:02:00Z">
              <w:rPr>
                <w:rFonts w:ascii="ABBvoice CNSG" w:eastAsia="ABBvoice CNSG" w:hAnsi="ABBvoice CNSG" w:hint="eastAsia"/>
                <w:i/>
                <w:iCs/>
                <w:color w:val="FF000F" w:themeColor="background2"/>
                <w:lang w:eastAsia="zh-CN"/>
              </w:rPr>
            </w:rPrChange>
          </w:rPr>
          <w:t>用户</w:t>
        </w:r>
        <w:r w:rsidRPr="00A2596A">
          <w:rPr>
            <w:rFonts w:ascii="Times New Roman" w:eastAsia="Microsoft YaHei UI" w:hAnsi="Times New Roman" w:cs="Times New Roman"/>
            <w:i/>
            <w:iCs/>
            <w:color w:val="FF000F" w:themeColor="background2"/>
            <w:lang w:eastAsia="zh-CN"/>
            <w:rPrChange w:id="374" w:author="Qiao, Guan Lun (RC-CN DI FA ST&amp;PM SUP IT&amp;EDGE)" w:date="2022-02-07T15:02:00Z">
              <w:rPr>
                <w:rFonts w:ascii="ABBvoice CNSG" w:eastAsia="ABBvoice CNSG" w:hAnsi="ABBvoice CNSG"/>
                <w:i/>
                <w:iCs/>
                <w:color w:val="FF000F" w:themeColor="background2"/>
                <w:lang w:eastAsia="zh-CN"/>
              </w:rPr>
            </w:rPrChange>
          </w:rPr>
          <w:t xml:space="preserve"> </w:t>
        </w:r>
        <w:r w:rsidRPr="00A2596A">
          <w:rPr>
            <w:rFonts w:ascii="Times New Roman" w:eastAsia="Microsoft YaHei UI" w:hAnsi="Times New Roman" w:cs="Times New Roman" w:hint="eastAsia"/>
            <w:i/>
            <w:iCs/>
            <w:color w:val="FF000F" w:themeColor="background2"/>
            <w:lang w:eastAsia="zh-CN"/>
            <w:rPrChange w:id="375" w:author="Qiao, Guan Lun (RC-CN DI FA ST&amp;PM SUP IT&amp;EDGE)" w:date="2022-02-07T15:02:00Z">
              <w:rPr>
                <w:rFonts w:ascii="ABBvoice CNSG" w:eastAsia="ABBvoice CNSG" w:hAnsi="ABBvoice CNSG" w:hint="eastAsia"/>
                <w:i/>
                <w:iCs/>
                <w:color w:val="FF000F" w:themeColor="background2"/>
                <w:lang w:eastAsia="zh-CN"/>
              </w:rPr>
            </w:rPrChange>
          </w:rPr>
          <w:t>管理</w:t>
        </w:r>
        <w:r w:rsidRPr="00A2596A">
          <w:rPr>
            <w:rFonts w:ascii="Times New Roman" w:eastAsia="Microsoft YaHei UI" w:hAnsi="Times New Roman" w:cs="Times New Roman"/>
            <w:i/>
            <w:iCs/>
            <w:color w:val="FF000F" w:themeColor="background2"/>
            <w:lang w:eastAsia="zh-CN"/>
            <w:rPrChange w:id="376" w:author="Qiao, Guan Lun (RC-CN DI FA ST&amp;PM SUP IT&amp;EDGE)" w:date="2022-02-07T15:02:00Z">
              <w:rPr>
                <w:rFonts w:ascii="ABBvoice CNSG" w:eastAsia="ABBvoice CNSG" w:hAnsi="ABBvoice CNSG"/>
                <w:i/>
                <w:iCs/>
                <w:color w:val="FF000F" w:themeColor="background2"/>
                <w:lang w:eastAsia="zh-CN"/>
              </w:rPr>
            </w:rPrChange>
          </w:rPr>
          <w:t>3</w:t>
        </w:r>
        <w:r w:rsidRPr="00A2596A">
          <w:rPr>
            <w:rFonts w:ascii="Times New Roman" w:eastAsia="Microsoft YaHei UI" w:hAnsi="Times New Roman" w:cs="Times New Roman" w:hint="eastAsia"/>
            <w:i/>
            <w:iCs/>
            <w:color w:val="FF000F" w:themeColor="background2"/>
            <w:lang w:eastAsia="zh-CN"/>
            <w:rPrChange w:id="377" w:author="Qiao, Guan Lun (RC-CN DI FA ST&amp;PM SUP IT&amp;EDGE)" w:date="2022-02-07T15:02:00Z">
              <w:rPr>
                <w:rFonts w:ascii="ABBvoice CNSG" w:eastAsia="ABBvoice CNSG" w:hAnsi="ABBvoice CNSG" w:hint="eastAsia"/>
                <w:i/>
                <w:iCs/>
                <w:color w:val="FF000F" w:themeColor="background2"/>
                <w:lang w:eastAsia="zh-CN"/>
              </w:rPr>
            </w:rPrChange>
          </w:rPr>
          <w:t>用户</w:t>
        </w:r>
      </w:ins>
    </w:p>
    <w:p w14:paraId="378AF2B9" w14:textId="77777777" w:rsidR="004D494D" w:rsidRPr="00A2596A" w:rsidRDefault="004D494D" w:rsidP="004D494D">
      <w:pPr>
        <w:pStyle w:val="Heading2"/>
        <w:spacing w:before="240"/>
        <w:ind w:hanging="994"/>
        <w:rPr>
          <w:ins w:id="378" w:author="Qiao, Guan Lun (RC-CN DI FA ST&amp;PM SUP IT&amp;EDGE)" w:date="2022-01-25T14:00:00Z"/>
          <w:rFonts w:ascii="Times New Roman" w:eastAsia="Microsoft YaHei UI" w:hAnsi="Times New Roman" w:cs="Times New Roman"/>
          <w:bCs/>
          <w:i/>
          <w:iCs/>
          <w:rPrChange w:id="379" w:author="Qiao, Guan Lun (RC-CN DI FA ST&amp;PM SUP IT&amp;EDGE)" w:date="2022-02-07T15:02:00Z">
            <w:rPr>
              <w:ins w:id="380" w:author="Qiao, Guan Lun (RC-CN DI FA ST&amp;PM SUP IT&amp;EDGE)" w:date="2022-01-25T14:00:00Z"/>
              <w:rFonts w:ascii="ABBvoice CNSG" w:eastAsia="ABBvoice CNSG" w:hAnsi="ABBvoice CNSG"/>
            </w:rPr>
          </w:rPrChange>
        </w:rPr>
      </w:pPr>
      <w:bookmarkStart w:id="381" w:name="_Toc38533770"/>
      <w:bookmarkStart w:id="382" w:name="_Toc96688744"/>
      <w:ins w:id="383" w:author="Qiao, Guan Lun (RC-CN DI FA ST&amp;PM SUP IT&amp;EDGE)" w:date="2022-01-25T14:00:00Z">
        <w:r w:rsidRPr="00A2596A">
          <w:rPr>
            <w:rFonts w:ascii="Times New Roman" w:eastAsia="Microsoft YaHei UI" w:hAnsi="Times New Roman" w:cs="Times New Roman" w:hint="eastAsia"/>
            <w:bCs/>
            <w:i/>
            <w:iCs/>
            <w:lang w:eastAsia="zh-CN"/>
            <w:rPrChange w:id="384" w:author="Qiao, Guan Lun (RC-CN DI FA ST&amp;PM SUP IT&amp;EDGE)" w:date="2022-02-07T15:02:00Z">
              <w:rPr>
                <w:rFonts w:ascii="ABBvoice CNSG" w:eastAsia="ABBvoice CNSG" w:hAnsi="ABBvoice CNSG" w:hint="eastAsia"/>
                <w:b w:val="0"/>
                <w:lang w:eastAsia="zh-CN"/>
              </w:rPr>
            </w:rPrChange>
          </w:rPr>
          <w:t>运行环境</w:t>
        </w:r>
        <w:bookmarkEnd w:id="381"/>
        <w:bookmarkEnd w:id="382"/>
      </w:ins>
    </w:p>
    <w:p w14:paraId="688E87D5" w14:textId="77777777" w:rsidR="004D494D" w:rsidRPr="00A2596A" w:rsidRDefault="004D494D">
      <w:pPr>
        <w:pStyle w:val="ListParagraph"/>
        <w:numPr>
          <w:ilvl w:val="0"/>
          <w:numId w:val="37"/>
        </w:numPr>
        <w:spacing w:after="130"/>
        <w:jc w:val="both"/>
        <w:rPr>
          <w:ins w:id="385" w:author="Qiao, Guan Lun (RC-CN DI FA ST&amp;PM SUP IT&amp;EDGE)" w:date="2022-01-25T14:00:00Z"/>
          <w:rFonts w:ascii="Times New Roman" w:eastAsia="Microsoft YaHei UI" w:hAnsi="Times New Roman" w:cs="Times New Roman"/>
          <w:i/>
          <w:iCs/>
          <w:color w:val="FF000F" w:themeColor="background2"/>
          <w:lang w:eastAsia="zh-CN"/>
          <w:rPrChange w:id="386" w:author="Qiao, Guan Lun (RC-CN DI FA ST&amp;PM SUP IT&amp;EDGE)" w:date="2022-02-07T15:02:00Z">
            <w:rPr>
              <w:ins w:id="387" w:author="Qiao, Guan Lun (RC-CN DI FA ST&amp;PM SUP IT&amp;EDGE)" w:date="2022-01-25T14:00:00Z"/>
              <w:rFonts w:ascii="ABBvoice CNSG" w:eastAsia="ABBvoice CNSG" w:hAnsi="ABBvoice CNSG"/>
              <w:i/>
              <w:iCs/>
              <w:color w:val="FF000F" w:themeColor="background2"/>
              <w:lang w:eastAsia="zh-CN"/>
            </w:rPr>
          </w:rPrChange>
        </w:rPr>
        <w:pPrChange w:id="388" w:author="Unknown" w:date="2020-04-23T11:38:00Z">
          <w:pPr>
            <w:pStyle w:val="ListParagraph"/>
            <w:numPr>
              <w:numId w:val="4"/>
            </w:numPr>
            <w:tabs>
              <w:tab w:val="num" w:pos="284"/>
              <w:tab w:val="num" w:pos="360"/>
            </w:tabs>
            <w:spacing w:after="130"/>
            <w:ind w:hanging="284"/>
            <w:jc w:val="both"/>
          </w:pPr>
        </w:pPrChange>
      </w:pPr>
      <w:ins w:id="389"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90" w:author="Qiao, Guan Lun (RC-CN DI FA ST&amp;PM SUP IT&amp;EDGE)" w:date="2022-02-07T15:02:00Z">
              <w:rPr>
                <w:rFonts w:ascii="ABBvoice CNSG" w:eastAsia="ABBvoice CNSG" w:hAnsi="ABBvoice CNSG" w:hint="eastAsia"/>
                <w:i/>
                <w:iCs/>
                <w:color w:val="FF000F" w:themeColor="background2"/>
                <w:lang w:eastAsia="zh-CN"/>
              </w:rPr>
            </w:rPrChange>
          </w:rPr>
          <w:t>服务器、客户端软件运行环境</w:t>
        </w:r>
      </w:ins>
    </w:p>
    <w:p w14:paraId="3EFDF469" w14:textId="77777777" w:rsidR="004D494D" w:rsidRPr="00A2596A" w:rsidRDefault="004D494D" w:rsidP="004D494D">
      <w:pPr>
        <w:pStyle w:val="ListParagraph"/>
        <w:spacing w:after="130"/>
        <w:ind w:left="360"/>
        <w:jc w:val="both"/>
        <w:rPr>
          <w:ins w:id="391" w:author="Qiao, Guan Lun (RC-CN DI FA ST&amp;PM SUP IT&amp;EDGE)" w:date="2022-01-25T14:00:00Z"/>
          <w:rFonts w:ascii="Times New Roman" w:eastAsia="Microsoft YaHei UI" w:hAnsi="Times New Roman" w:cs="Times New Roman"/>
          <w:i/>
          <w:iCs/>
          <w:color w:val="FF000F" w:themeColor="background2"/>
          <w:lang w:eastAsia="zh-CN"/>
          <w:rPrChange w:id="392" w:author="Qiao, Guan Lun (RC-CN DI FA ST&amp;PM SUP IT&amp;EDGE)" w:date="2022-02-07T15:02:00Z">
            <w:rPr>
              <w:ins w:id="393" w:author="Qiao, Guan Lun (RC-CN DI FA ST&amp;PM SUP IT&amp;EDGE)" w:date="2022-01-25T14:00:00Z"/>
              <w:rFonts w:ascii="ABBvoice CNSG" w:eastAsia="ABBvoice CNSG" w:hAnsi="ABBvoice CNSG"/>
              <w:i/>
              <w:iCs/>
              <w:color w:val="FF000F" w:themeColor="background2"/>
              <w:lang w:eastAsia="zh-CN"/>
            </w:rPr>
          </w:rPrChange>
        </w:rPr>
      </w:pPr>
    </w:p>
    <w:p w14:paraId="2F96278D" w14:textId="77777777" w:rsidR="004D494D" w:rsidRPr="00A2596A" w:rsidRDefault="004D494D">
      <w:pPr>
        <w:pStyle w:val="ListParagraph"/>
        <w:numPr>
          <w:ilvl w:val="0"/>
          <w:numId w:val="37"/>
        </w:numPr>
        <w:spacing w:after="130"/>
        <w:jc w:val="both"/>
        <w:rPr>
          <w:ins w:id="394" w:author="Qiao, Guan Lun (RC-CN DI FA ST&amp;PM SUP IT&amp;EDGE)" w:date="2022-01-25T14:00:00Z"/>
          <w:rFonts w:ascii="Times New Roman" w:eastAsia="Microsoft YaHei UI" w:hAnsi="Times New Roman" w:cs="Times New Roman"/>
          <w:i/>
          <w:iCs/>
          <w:color w:val="FF000F" w:themeColor="background2"/>
          <w:lang w:eastAsia="zh-CN"/>
          <w:rPrChange w:id="395" w:author="Qiao, Guan Lun (RC-CN DI FA ST&amp;PM SUP IT&amp;EDGE)" w:date="2022-02-07T15:02:00Z">
            <w:rPr>
              <w:ins w:id="396" w:author="Qiao, Guan Lun (RC-CN DI FA ST&amp;PM SUP IT&amp;EDGE)" w:date="2022-01-25T14:00:00Z"/>
              <w:rFonts w:ascii="ABBvoice CNSG" w:eastAsia="ABBvoice CNSG" w:hAnsi="ABBvoice CNSG"/>
              <w:i/>
              <w:iCs/>
              <w:color w:val="FF000F" w:themeColor="background2"/>
              <w:lang w:eastAsia="zh-CN"/>
            </w:rPr>
          </w:rPrChange>
        </w:rPr>
        <w:pPrChange w:id="397" w:author="Unknown" w:date="2020-04-23T11:38:00Z">
          <w:pPr>
            <w:pStyle w:val="ListParagraph"/>
            <w:numPr>
              <w:numId w:val="4"/>
            </w:numPr>
            <w:tabs>
              <w:tab w:val="num" w:pos="284"/>
              <w:tab w:val="num" w:pos="360"/>
            </w:tabs>
            <w:spacing w:after="130"/>
            <w:ind w:hanging="284"/>
            <w:jc w:val="both"/>
          </w:pPr>
        </w:pPrChange>
      </w:pPr>
      <w:ins w:id="398"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399" w:author="Qiao, Guan Lun (RC-CN DI FA ST&amp;PM SUP IT&amp;EDGE)" w:date="2022-02-07T15:02:00Z">
              <w:rPr>
                <w:rFonts w:ascii="ABBvoice CNSG" w:eastAsia="ABBvoice CNSG" w:hAnsi="ABBvoice CNSG" w:hint="eastAsia"/>
                <w:i/>
                <w:iCs/>
                <w:color w:val="FF000F" w:themeColor="background2"/>
                <w:lang w:eastAsia="zh-CN"/>
              </w:rPr>
            </w:rPrChange>
          </w:rPr>
          <w:t>服务器、客户端硬件运行环境</w:t>
        </w:r>
      </w:ins>
    </w:p>
    <w:p w14:paraId="2E782A09" w14:textId="77777777" w:rsidR="004D494D" w:rsidRPr="00A2596A" w:rsidRDefault="004D494D" w:rsidP="004D494D">
      <w:pPr>
        <w:pStyle w:val="ListParagraph"/>
        <w:spacing w:after="130"/>
        <w:ind w:left="360"/>
        <w:jc w:val="both"/>
        <w:rPr>
          <w:ins w:id="400" w:author="Qiao, Guan Lun (RC-CN DI FA ST&amp;PM SUP IT&amp;EDGE)" w:date="2022-01-25T14:00:00Z"/>
          <w:rFonts w:ascii="Times New Roman" w:eastAsia="Microsoft YaHei UI" w:hAnsi="Times New Roman" w:cs="Times New Roman"/>
          <w:i/>
          <w:iCs/>
          <w:color w:val="FF000F" w:themeColor="background2"/>
          <w:lang w:eastAsia="zh-CN"/>
          <w:rPrChange w:id="401" w:author="Qiao, Guan Lun (RC-CN DI FA ST&amp;PM SUP IT&amp;EDGE)" w:date="2022-02-07T15:02:00Z">
            <w:rPr>
              <w:ins w:id="402" w:author="Qiao, Guan Lun (RC-CN DI FA ST&amp;PM SUP IT&amp;EDGE)" w:date="2022-01-25T14:00:00Z"/>
              <w:rFonts w:ascii="ABBvoice CNSG" w:eastAsia="ABBvoice CNSG" w:hAnsi="ABBvoice CNSG"/>
              <w:i/>
              <w:iCs/>
              <w:color w:val="FF000F" w:themeColor="background2"/>
              <w:lang w:eastAsia="zh-CN"/>
            </w:rPr>
          </w:rPrChange>
        </w:rPr>
      </w:pPr>
    </w:p>
    <w:p w14:paraId="52F15EA1" w14:textId="77777777" w:rsidR="004D494D" w:rsidRPr="00A2596A" w:rsidRDefault="004D494D" w:rsidP="004D494D">
      <w:pPr>
        <w:pStyle w:val="Heading2"/>
        <w:spacing w:before="240"/>
        <w:ind w:hanging="994"/>
        <w:rPr>
          <w:ins w:id="403" w:author="Qiao, Guan Lun (RC-CN DI FA ST&amp;PM SUP IT&amp;EDGE)" w:date="2022-01-25T14:00:00Z"/>
          <w:rFonts w:ascii="Times New Roman" w:eastAsia="Microsoft YaHei UI" w:hAnsi="Times New Roman" w:cs="Times New Roman"/>
          <w:bCs/>
          <w:i/>
          <w:iCs/>
          <w:lang w:eastAsia="zh-CN"/>
          <w:rPrChange w:id="404" w:author="Qiao, Guan Lun (RC-CN DI FA ST&amp;PM SUP IT&amp;EDGE)" w:date="2022-02-07T15:02:00Z">
            <w:rPr>
              <w:ins w:id="405" w:author="Qiao, Guan Lun (RC-CN DI FA ST&amp;PM SUP IT&amp;EDGE)" w:date="2022-01-25T14:00:00Z"/>
              <w:rFonts w:ascii="ABBvoice CNSG" w:eastAsia="ABBvoice CNSG" w:hAnsi="ABBvoice CNSG"/>
              <w:lang w:eastAsia="zh-CN"/>
            </w:rPr>
          </w:rPrChange>
        </w:rPr>
      </w:pPr>
      <w:bookmarkStart w:id="406" w:name="_Toc38533771"/>
      <w:bookmarkStart w:id="407" w:name="_Toc96688745"/>
      <w:ins w:id="408" w:author="Qiao, Guan Lun (RC-CN DI FA ST&amp;PM SUP IT&amp;EDGE)" w:date="2022-01-25T14:00:00Z">
        <w:r w:rsidRPr="00A2596A">
          <w:rPr>
            <w:rFonts w:ascii="Times New Roman" w:eastAsia="Microsoft YaHei UI" w:hAnsi="Times New Roman" w:cs="Times New Roman" w:hint="eastAsia"/>
            <w:bCs/>
            <w:i/>
            <w:iCs/>
            <w:lang w:eastAsia="zh-CN"/>
            <w:rPrChange w:id="409" w:author="Qiao, Guan Lun (RC-CN DI FA ST&amp;PM SUP IT&amp;EDGE)" w:date="2022-02-07T15:02:00Z">
              <w:rPr>
                <w:rFonts w:ascii="ABBvoice CNSG" w:eastAsia="ABBvoice CNSG" w:hAnsi="ABBvoice CNSG" w:hint="eastAsia"/>
                <w:b w:val="0"/>
                <w:lang w:eastAsia="zh-CN"/>
              </w:rPr>
            </w:rPrChange>
          </w:rPr>
          <w:t>一般约束</w:t>
        </w:r>
        <w:bookmarkEnd w:id="406"/>
        <w:bookmarkEnd w:id="407"/>
      </w:ins>
    </w:p>
    <w:p w14:paraId="10C82BA5" w14:textId="77777777" w:rsidR="004D494D" w:rsidRPr="00A2596A" w:rsidRDefault="004D494D" w:rsidP="004D494D">
      <w:pPr>
        <w:spacing w:after="130"/>
        <w:jc w:val="both"/>
        <w:rPr>
          <w:ins w:id="410" w:author="Qiao, Guan Lun (RC-CN DI FA ST&amp;PM SUP IT&amp;EDGE)" w:date="2022-01-25T14:00:00Z"/>
          <w:rFonts w:ascii="Times New Roman" w:eastAsia="Microsoft YaHei UI" w:hAnsi="Times New Roman" w:cs="Times New Roman"/>
          <w:i/>
          <w:iCs/>
          <w:color w:val="FF000F" w:themeColor="background2"/>
          <w:lang w:eastAsia="zh-CN"/>
          <w:rPrChange w:id="411" w:author="Qiao, Guan Lun (RC-CN DI FA ST&amp;PM SUP IT&amp;EDGE)" w:date="2022-02-07T15:02:00Z">
            <w:rPr>
              <w:ins w:id="412" w:author="Qiao, Guan Lun (RC-CN DI FA ST&amp;PM SUP IT&amp;EDGE)" w:date="2022-01-25T14:00:00Z"/>
              <w:rFonts w:ascii="ABBvoice CNSG" w:eastAsia="ABBvoice CNSG" w:hAnsi="ABBvoice CNSG"/>
              <w:i/>
              <w:iCs/>
              <w:color w:val="FF000F" w:themeColor="background2"/>
              <w:lang w:eastAsia="zh-CN"/>
            </w:rPr>
          </w:rPrChange>
        </w:rPr>
      </w:pPr>
      <w:ins w:id="413"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14" w:author="Qiao, Guan Lun (RC-CN DI FA ST&amp;PM SUP IT&amp;EDGE)" w:date="2022-02-07T15:02:00Z">
              <w:rPr>
                <w:rFonts w:ascii="ABBvoice CNSG" w:eastAsia="ABBvoice CNSG" w:hAnsi="ABBvoice CNSG" w:hint="eastAsia"/>
                <w:i/>
                <w:iCs/>
                <w:color w:val="FF000F" w:themeColor="background2"/>
                <w:lang w:eastAsia="zh-CN"/>
              </w:rPr>
            </w:rPrChange>
          </w:rPr>
          <w:t>对设计系统时限制开发者选择的其他一些项作一般性描述（具体需求或具体设计约束在具体需求和设计约束章节叙述）。这些包括：</w:t>
        </w:r>
      </w:ins>
    </w:p>
    <w:p w14:paraId="6A3F14A8" w14:textId="77777777" w:rsidR="004D494D" w:rsidRPr="00A2596A" w:rsidRDefault="004D494D">
      <w:pPr>
        <w:pStyle w:val="ListParagraph"/>
        <w:numPr>
          <w:ilvl w:val="0"/>
          <w:numId w:val="38"/>
        </w:numPr>
        <w:spacing w:after="130"/>
        <w:jc w:val="both"/>
        <w:rPr>
          <w:ins w:id="415" w:author="Qiao, Guan Lun (RC-CN DI FA ST&amp;PM SUP IT&amp;EDGE)" w:date="2022-01-25T14:00:00Z"/>
          <w:rFonts w:ascii="Times New Roman" w:eastAsia="Microsoft YaHei UI" w:hAnsi="Times New Roman" w:cs="Times New Roman"/>
          <w:i/>
          <w:iCs/>
          <w:color w:val="FF000F" w:themeColor="background2"/>
          <w:lang w:eastAsia="zh-CN"/>
          <w:rPrChange w:id="416" w:author="Qiao, Guan Lun (RC-CN DI FA ST&amp;PM SUP IT&amp;EDGE)" w:date="2022-02-07T15:02:00Z">
            <w:rPr>
              <w:ins w:id="417" w:author="Qiao, Guan Lun (RC-CN DI FA ST&amp;PM SUP IT&amp;EDGE)" w:date="2022-01-25T14:00:00Z"/>
              <w:rFonts w:ascii="ABBvoice CNSG" w:eastAsia="ABBvoice CNSG" w:hAnsi="ABBvoice CNSG"/>
              <w:i/>
              <w:iCs/>
              <w:color w:val="FF000F" w:themeColor="background2"/>
              <w:lang w:eastAsia="zh-CN"/>
            </w:rPr>
          </w:rPrChange>
        </w:rPr>
        <w:pPrChange w:id="418" w:author="Unknown" w:date="2020-04-23T11:38:00Z">
          <w:pPr>
            <w:pStyle w:val="ListParagraph"/>
            <w:numPr>
              <w:numId w:val="6"/>
            </w:numPr>
            <w:tabs>
              <w:tab w:val="num" w:pos="360"/>
            </w:tabs>
            <w:spacing w:after="130"/>
            <w:ind w:left="0" w:hanging="992"/>
            <w:jc w:val="both"/>
          </w:pPr>
        </w:pPrChange>
      </w:pPr>
      <w:ins w:id="419"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20" w:author="Qiao, Guan Lun (RC-CN DI FA ST&amp;PM SUP IT&amp;EDGE)" w:date="2022-02-07T15:02:00Z">
              <w:rPr>
                <w:rFonts w:ascii="ABBvoice CNSG" w:eastAsia="ABBvoice CNSG" w:hAnsi="ABBvoice CNSG" w:hint="eastAsia"/>
                <w:i/>
                <w:iCs/>
                <w:color w:val="FF000F" w:themeColor="background2"/>
                <w:lang w:eastAsia="zh-CN"/>
              </w:rPr>
            </w:rPrChange>
          </w:rPr>
          <w:t>管理方针</w:t>
        </w:r>
      </w:ins>
    </w:p>
    <w:p w14:paraId="11086852" w14:textId="77777777" w:rsidR="004D494D" w:rsidRPr="00A2596A" w:rsidRDefault="004D494D" w:rsidP="004D494D">
      <w:pPr>
        <w:pStyle w:val="ListParagraph"/>
        <w:spacing w:after="130"/>
        <w:ind w:left="360"/>
        <w:jc w:val="both"/>
        <w:rPr>
          <w:ins w:id="421" w:author="Qiao, Guan Lun (RC-CN DI FA ST&amp;PM SUP IT&amp;EDGE)" w:date="2022-01-25T14:00:00Z"/>
          <w:rFonts w:ascii="Times New Roman" w:eastAsia="Microsoft YaHei UI" w:hAnsi="Times New Roman" w:cs="Times New Roman"/>
          <w:i/>
          <w:iCs/>
          <w:color w:val="FF000F" w:themeColor="background2"/>
          <w:lang w:eastAsia="zh-CN"/>
          <w:rPrChange w:id="422" w:author="Qiao, Guan Lun (RC-CN DI FA ST&amp;PM SUP IT&amp;EDGE)" w:date="2022-02-07T15:02:00Z">
            <w:rPr>
              <w:ins w:id="423" w:author="Qiao, Guan Lun (RC-CN DI FA ST&amp;PM SUP IT&amp;EDGE)" w:date="2022-01-25T14:00:00Z"/>
              <w:rFonts w:ascii="ABBvoice CNSG" w:eastAsia="ABBvoice CNSG" w:hAnsi="ABBvoice CNSG"/>
              <w:i/>
              <w:iCs/>
              <w:color w:val="FF000F" w:themeColor="background2"/>
              <w:lang w:eastAsia="zh-CN"/>
            </w:rPr>
          </w:rPrChange>
        </w:rPr>
      </w:pPr>
    </w:p>
    <w:p w14:paraId="0A96CBDD" w14:textId="77777777" w:rsidR="004D494D" w:rsidRPr="00A2596A" w:rsidRDefault="004D494D">
      <w:pPr>
        <w:pStyle w:val="ListParagraph"/>
        <w:numPr>
          <w:ilvl w:val="0"/>
          <w:numId w:val="38"/>
        </w:numPr>
        <w:spacing w:after="130"/>
        <w:jc w:val="both"/>
        <w:rPr>
          <w:ins w:id="424" w:author="Qiao, Guan Lun (RC-CN DI FA ST&amp;PM SUP IT&amp;EDGE)" w:date="2022-01-25T14:00:00Z"/>
          <w:rFonts w:ascii="Times New Roman" w:eastAsia="Microsoft YaHei UI" w:hAnsi="Times New Roman" w:cs="Times New Roman"/>
          <w:i/>
          <w:iCs/>
          <w:color w:val="FF000F" w:themeColor="background2"/>
          <w:lang w:eastAsia="zh-CN"/>
          <w:rPrChange w:id="425" w:author="Qiao, Guan Lun (RC-CN DI FA ST&amp;PM SUP IT&amp;EDGE)" w:date="2022-02-07T15:02:00Z">
            <w:rPr>
              <w:ins w:id="426" w:author="Qiao, Guan Lun (RC-CN DI FA ST&amp;PM SUP IT&amp;EDGE)" w:date="2022-01-25T14:00:00Z"/>
              <w:rFonts w:ascii="ABBvoice CNSG" w:eastAsia="ABBvoice CNSG" w:hAnsi="ABBvoice CNSG"/>
              <w:i/>
              <w:iCs/>
              <w:color w:val="FF000F" w:themeColor="background2"/>
              <w:lang w:eastAsia="zh-CN"/>
            </w:rPr>
          </w:rPrChange>
        </w:rPr>
        <w:pPrChange w:id="427" w:author="Unknown" w:date="2020-04-23T11:38:00Z">
          <w:pPr>
            <w:pStyle w:val="ListParagraph"/>
            <w:numPr>
              <w:numId w:val="6"/>
            </w:numPr>
            <w:tabs>
              <w:tab w:val="num" w:pos="360"/>
            </w:tabs>
            <w:spacing w:after="130"/>
            <w:ind w:left="0" w:hanging="992"/>
            <w:jc w:val="both"/>
          </w:pPr>
        </w:pPrChange>
      </w:pPr>
      <w:ins w:id="428"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29" w:author="Qiao, Guan Lun (RC-CN DI FA ST&amp;PM SUP IT&amp;EDGE)" w:date="2022-02-07T15:02:00Z">
              <w:rPr>
                <w:rFonts w:ascii="ABBvoice CNSG" w:eastAsia="ABBvoice CNSG" w:hAnsi="ABBvoice CNSG" w:hint="eastAsia"/>
                <w:i/>
                <w:iCs/>
                <w:color w:val="FF000F" w:themeColor="background2"/>
                <w:lang w:eastAsia="zh-CN"/>
              </w:rPr>
            </w:rPrChange>
          </w:rPr>
          <w:t>硬件的限制</w:t>
        </w:r>
      </w:ins>
    </w:p>
    <w:p w14:paraId="561787FE" w14:textId="77777777" w:rsidR="004D494D" w:rsidRPr="00A2596A" w:rsidRDefault="004D494D" w:rsidP="004D494D">
      <w:pPr>
        <w:pStyle w:val="ListParagraph"/>
        <w:spacing w:after="130"/>
        <w:ind w:left="360"/>
        <w:jc w:val="both"/>
        <w:rPr>
          <w:ins w:id="430" w:author="Qiao, Guan Lun (RC-CN DI FA ST&amp;PM SUP IT&amp;EDGE)" w:date="2022-01-25T14:00:00Z"/>
          <w:rFonts w:ascii="Times New Roman" w:eastAsia="Microsoft YaHei UI" w:hAnsi="Times New Roman" w:cs="Times New Roman"/>
          <w:i/>
          <w:iCs/>
          <w:color w:val="FF000F" w:themeColor="background2"/>
          <w:lang w:eastAsia="zh-CN"/>
          <w:rPrChange w:id="431" w:author="Qiao, Guan Lun (RC-CN DI FA ST&amp;PM SUP IT&amp;EDGE)" w:date="2022-02-07T15:02:00Z">
            <w:rPr>
              <w:ins w:id="432" w:author="Qiao, Guan Lun (RC-CN DI FA ST&amp;PM SUP IT&amp;EDGE)" w:date="2022-01-25T14:00:00Z"/>
              <w:rFonts w:ascii="ABBvoice CNSG" w:eastAsia="ABBvoice CNSG" w:hAnsi="ABBvoice CNSG"/>
              <w:i/>
              <w:iCs/>
              <w:color w:val="FF000F" w:themeColor="background2"/>
              <w:lang w:eastAsia="zh-CN"/>
            </w:rPr>
          </w:rPrChange>
        </w:rPr>
      </w:pPr>
    </w:p>
    <w:p w14:paraId="5FC909A4" w14:textId="77777777" w:rsidR="004D494D" w:rsidRPr="00A2596A" w:rsidRDefault="004D494D">
      <w:pPr>
        <w:pStyle w:val="ListParagraph"/>
        <w:numPr>
          <w:ilvl w:val="0"/>
          <w:numId w:val="38"/>
        </w:numPr>
        <w:spacing w:after="130"/>
        <w:jc w:val="both"/>
        <w:rPr>
          <w:ins w:id="433" w:author="Qiao, Guan Lun (RC-CN DI FA ST&amp;PM SUP IT&amp;EDGE)" w:date="2022-01-25T14:00:00Z"/>
          <w:rFonts w:ascii="Times New Roman" w:eastAsia="Microsoft YaHei UI" w:hAnsi="Times New Roman" w:cs="Times New Roman"/>
          <w:i/>
          <w:iCs/>
          <w:color w:val="FF000F" w:themeColor="background2"/>
          <w:lang w:eastAsia="zh-CN"/>
          <w:rPrChange w:id="434" w:author="Qiao, Guan Lun (RC-CN DI FA ST&amp;PM SUP IT&amp;EDGE)" w:date="2022-02-07T15:02:00Z">
            <w:rPr>
              <w:ins w:id="435" w:author="Qiao, Guan Lun (RC-CN DI FA ST&amp;PM SUP IT&amp;EDGE)" w:date="2022-01-25T14:00:00Z"/>
              <w:rFonts w:ascii="ABBvoice CNSG" w:eastAsia="ABBvoice CNSG" w:hAnsi="ABBvoice CNSG"/>
              <w:i/>
              <w:iCs/>
              <w:color w:val="FF000F" w:themeColor="background2"/>
              <w:lang w:eastAsia="zh-CN"/>
            </w:rPr>
          </w:rPrChange>
        </w:rPr>
        <w:pPrChange w:id="436" w:author="Unknown" w:date="2020-04-23T11:38:00Z">
          <w:pPr>
            <w:pStyle w:val="ListParagraph"/>
            <w:numPr>
              <w:numId w:val="6"/>
            </w:numPr>
            <w:tabs>
              <w:tab w:val="num" w:pos="360"/>
            </w:tabs>
            <w:spacing w:after="130"/>
            <w:ind w:left="0" w:hanging="992"/>
            <w:jc w:val="both"/>
          </w:pPr>
        </w:pPrChange>
      </w:pPr>
      <w:ins w:id="437"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38" w:author="Qiao, Guan Lun (RC-CN DI FA ST&amp;PM SUP IT&amp;EDGE)" w:date="2022-02-07T15:02:00Z">
              <w:rPr>
                <w:rFonts w:ascii="ABBvoice CNSG" w:eastAsia="ABBvoice CNSG" w:hAnsi="ABBvoice CNSG" w:hint="eastAsia"/>
                <w:i/>
                <w:iCs/>
                <w:color w:val="FF000F" w:themeColor="background2"/>
                <w:lang w:eastAsia="zh-CN"/>
              </w:rPr>
            </w:rPrChange>
          </w:rPr>
          <w:t>与其他应用间的接口</w:t>
        </w:r>
      </w:ins>
    </w:p>
    <w:p w14:paraId="3E83C7C6" w14:textId="77777777" w:rsidR="004D494D" w:rsidRPr="00A2596A" w:rsidRDefault="004D494D" w:rsidP="004D494D">
      <w:pPr>
        <w:pStyle w:val="ListParagraph"/>
        <w:spacing w:after="130"/>
        <w:ind w:left="360"/>
        <w:jc w:val="both"/>
        <w:rPr>
          <w:ins w:id="439" w:author="Qiao, Guan Lun (RC-CN DI FA ST&amp;PM SUP IT&amp;EDGE)" w:date="2022-01-25T14:00:00Z"/>
          <w:rFonts w:ascii="Times New Roman" w:eastAsia="Microsoft YaHei UI" w:hAnsi="Times New Roman" w:cs="Times New Roman"/>
          <w:i/>
          <w:iCs/>
          <w:color w:val="FF000F" w:themeColor="background2"/>
          <w:lang w:eastAsia="zh-CN"/>
          <w:rPrChange w:id="440" w:author="Qiao, Guan Lun (RC-CN DI FA ST&amp;PM SUP IT&amp;EDGE)" w:date="2022-02-07T15:02:00Z">
            <w:rPr>
              <w:ins w:id="441" w:author="Qiao, Guan Lun (RC-CN DI FA ST&amp;PM SUP IT&amp;EDGE)" w:date="2022-01-25T14:00:00Z"/>
              <w:rFonts w:ascii="ABBvoice CNSG" w:eastAsia="ABBvoice CNSG" w:hAnsi="ABBvoice CNSG"/>
              <w:i/>
              <w:iCs/>
              <w:color w:val="FF000F" w:themeColor="background2"/>
              <w:lang w:eastAsia="zh-CN"/>
            </w:rPr>
          </w:rPrChange>
        </w:rPr>
      </w:pPr>
    </w:p>
    <w:p w14:paraId="6093BFAF" w14:textId="77777777" w:rsidR="004D494D" w:rsidRPr="00A2596A" w:rsidRDefault="004D494D">
      <w:pPr>
        <w:pStyle w:val="ListParagraph"/>
        <w:numPr>
          <w:ilvl w:val="0"/>
          <w:numId w:val="38"/>
        </w:numPr>
        <w:spacing w:after="130"/>
        <w:jc w:val="both"/>
        <w:rPr>
          <w:ins w:id="442" w:author="Qiao, Guan Lun (RC-CN DI FA ST&amp;PM SUP IT&amp;EDGE)" w:date="2022-01-25T14:00:00Z"/>
          <w:rFonts w:ascii="Times New Roman" w:eastAsia="Microsoft YaHei UI" w:hAnsi="Times New Roman" w:cs="Times New Roman"/>
          <w:i/>
          <w:iCs/>
          <w:color w:val="FF000F" w:themeColor="background2"/>
          <w:lang w:eastAsia="zh-CN"/>
          <w:rPrChange w:id="443" w:author="Qiao, Guan Lun (RC-CN DI FA ST&amp;PM SUP IT&amp;EDGE)" w:date="2022-02-07T15:02:00Z">
            <w:rPr>
              <w:ins w:id="444" w:author="Qiao, Guan Lun (RC-CN DI FA ST&amp;PM SUP IT&amp;EDGE)" w:date="2022-01-25T14:00:00Z"/>
              <w:rFonts w:ascii="ABBvoice CNSG" w:eastAsia="ABBvoice CNSG" w:hAnsi="ABBvoice CNSG"/>
              <w:i/>
              <w:iCs/>
              <w:color w:val="FF000F" w:themeColor="background2"/>
              <w:lang w:eastAsia="zh-CN"/>
            </w:rPr>
          </w:rPrChange>
        </w:rPr>
        <w:pPrChange w:id="445" w:author="Unknown" w:date="2020-04-23T11:38:00Z">
          <w:pPr>
            <w:pStyle w:val="ListParagraph"/>
            <w:numPr>
              <w:numId w:val="6"/>
            </w:numPr>
            <w:tabs>
              <w:tab w:val="num" w:pos="360"/>
            </w:tabs>
            <w:spacing w:after="130"/>
            <w:ind w:left="0" w:hanging="992"/>
            <w:jc w:val="both"/>
          </w:pPr>
        </w:pPrChange>
      </w:pPr>
      <w:ins w:id="446"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47" w:author="Qiao, Guan Lun (RC-CN DI FA ST&amp;PM SUP IT&amp;EDGE)" w:date="2022-02-07T15:02:00Z">
              <w:rPr>
                <w:rFonts w:ascii="ABBvoice CNSG" w:eastAsia="ABBvoice CNSG" w:hAnsi="ABBvoice CNSG" w:hint="eastAsia"/>
                <w:i/>
                <w:iCs/>
                <w:color w:val="FF000F" w:themeColor="background2"/>
                <w:lang w:eastAsia="zh-CN"/>
              </w:rPr>
            </w:rPrChange>
          </w:rPr>
          <w:t>并行操作</w:t>
        </w:r>
      </w:ins>
    </w:p>
    <w:p w14:paraId="1F2D84BA" w14:textId="77777777" w:rsidR="004D494D" w:rsidRPr="00A2596A" w:rsidRDefault="004D494D" w:rsidP="004D494D">
      <w:pPr>
        <w:pStyle w:val="ListParagraph"/>
        <w:spacing w:after="130"/>
        <w:ind w:left="360"/>
        <w:jc w:val="both"/>
        <w:rPr>
          <w:ins w:id="448" w:author="Qiao, Guan Lun (RC-CN DI FA ST&amp;PM SUP IT&amp;EDGE)" w:date="2022-01-25T14:00:00Z"/>
          <w:rFonts w:ascii="Times New Roman" w:eastAsia="Microsoft YaHei UI" w:hAnsi="Times New Roman" w:cs="Times New Roman"/>
          <w:i/>
          <w:iCs/>
          <w:color w:val="FF000F" w:themeColor="background2"/>
          <w:lang w:eastAsia="zh-CN"/>
          <w:rPrChange w:id="449" w:author="Qiao, Guan Lun (RC-CN DI FA ST&amp;PM SUP IT&amp;EDGE)" w:date="2022-02-07T15:02:00Z">
            <w:rPr>
              <w:ins w:id="450" w:author="Qiao, Guan Lun (RC-CN DI FA ST&amp;PM SUP IT&amp;EDGE)" w:date="2022-01-25T14:00:00Z"/>
              <w:rFonts w:ascii="ABBvoice CNSG" w:eastAsia="ABBvoice CNSG" w:hAnsi="ABBvoice CNSG"/>
              <w:i/>
              <w:iCs/>
              <w:color w:val="FF000F" w:themeColor="background2"/>
              <w:lang w:eastAsia="zh-CN"/>
            </w:rPr>
          </w:rPrChange>
        </w:rPr>
      </w:pPr>
    </w:p>
    <w:p w14:paraId="3049997B" w14:textId="77777777" w:rsidR="004D494D" w:rsidRPr="00A2596A" w:rsidRDefault="004D494D">
      <w:pPr>
        <w:pStyle w:val="ListParagraph"/>
        <w:numPr>
          <w:ilvl w:val="0"/>
          <w:numId w:val="38"/>
        </w:numPr>
        <w:spacing w:after="130"/>
        <w:jc w:val="both"/>
        <w:rPr>
          <w:ins w:id="451" w:author="Qiao, Guan Lun (RC-CN DI FA ST&amp;PM SUP IT&amp;EDGE)" w:date="2022-01-25T14:00:00Z"/>
          <w:rFonts w:ascii="Times New Roman" w:eastAsia="Microsoft YaHei UI" w:hAnsi="Times New Roman" w:cs="Times New Roman"/>
          <w:i/>
          <w:iCs/>
          <w:color w:val="FF000F" w:themeColor="background2"/>
          <w:lang w:eastAsia="zh-CN"/>
          <w:rPrChange w:id="452" w:author="Qiao, Guan Lun (RC-CN DI FA ST&amp;PM SUP IT&amp;EDGE)" w:date="2022-02-07T15:02:00Z">
            <w:rPr>
              <w:ins w:id="453" w:author="Qiao, Guan Lun (RC-CN DI FA ST&amp;PM SUP IT&amp;EDGE)" w:date="2022-01-25T14:00:00Z"/>
              <w:rFonts w:ascii="ABBvoice CNSG" w:eastAsia="ABBvoice CNSG" w:hAnsi="ABBvoice CNSG"/>
              <w:i/>
              <w:iCs/>
              <w:color w:val="FF000F" w:themeColor="background2"/>
              <w:lang w:eastAsia="zh-CN"/>
            </w:rPr>
          </w:rPrChange>
        </w:rPr>
        <w:pPrChange w:id="454" w:author="Unknown" w:date="2020-04-23T11:38:00Z">
          <w:pPr>
            <w:pStyle w:val="ListParagraph"/>
            <w:numPr>
              <w:numId w:val="6"/>
            </w:numPr>
            <w:tabs>
              <w:tab w:val="num" w:pos="360"/>
            </w:tabs>
            <w:spacing w:after="130"/>
            <w:ind w:left="0" w:hanging="992"/>
            <w:jc w:val="both"/>
          </w:pPr>
        </w:pPrChange>
      </w:pPr>
      <w:ins w:id="455"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56" w:author="Qiao, Guan Lun (RC-CN DI FA ST&amp;PM SUP IT&amp;EDGE)" w:date="2022-02-07T15:02:00Z">
              <w:rPr>
                <w:rFonts w:ascii="ABBvoice CNSG" w:eastAsia="ABBvoice CNSG" w:hAnsi="ABBvoice CNSG" w:hint="eastAsia"/>
                <w:i/>
                <w:iCs/>
                <w:color w:val="FF000F" w:themeColor="background2"/>
                <w:lang w:eastAsia="zh-CN"/>
              </w:rPr>
            </w:rPrChange>
          </w:rPr>
          <w:t>审查功能</w:t>
        </w:r>
      </w:ins>
    </w:p>
    <w:p w14:paraId="1291C938" w14:textId="77777777" w:rsidR="004D494D" w:rsidRPr="00A2596A" w:rsidRDefault="004D494D" w:rsidP="004D494D">
      <w:pPr>
        <w:pStyle w:val="ListParagraph"/>
        <w:spacing w:after="130"/>
        <w:ind w:left="360"/>
        <w:jc w:val="both"/>
        <w:rPr>
          <w:ins w:id="457" w:author="Qiao, Guan Lun (RC-CN DI FA ST&amp;PM SUP IT&amp;EDGE)" w:date="2022-01-25T14:00:00Z"/>
          <w:rFonts w:ascii="Times New Roman" w:eastAsia="Microsoft YaHei UI" w:hAnsi="Times New Roman" w:cs="Times New Roman"/>
          <w:i/>
          <w:iCs/>
          <w:color w:val="FF000F" w:themeColor="background2"/>
          <w:lang w:eastAsia="zh-CN"/>
          <w:rPrChange w:id="458" w:author="Qiao, Guan Lun (RC-CN DI FA ST&amp;PM SUP IT&amp;EDGE)" w:date="2022-02-07T15:02:00Z">
            <w:rPr>
              <w:ins w:id="459" w:author="Qiao, Guan Lun (RC-CN DI FA ST&amp;PM SUP IT&amp;EDGE)" w:date="2022-01-25T14:00:00Z"/>
              <w:rFonts w:ascii="ABBvoice CNSG" w:eastAsia="ABBvoice CNSG" w:hAnsi="ABBvoice CNSG"/>
              <w:i/>
              <w:iCs/>
              <w:color w:val="FF000F" w:themeColor="background2"/>
              <w:lang w:eastAsia="zh-CN"/>
            </w:rPr>
          </w:rPrChange>
        </w:rPr>
      </w:pPr>
    </w:p>
    <w:p w14:paraId="7DE13265" w14:textId="77777777" w:rsidR="004D494D" w:rsidRPr="00A2596A" w:rsidRDefault="004D494D">
      <w:pPr>
        <w:pStyle w:val="ListParagraph"/>
        <w:numPr>
          <w:ilvl w:val="0"/>
          <w:numId w:val="38"/>
        </w:numPr>
        <w:spacing w:after="130"/>
        <w:jc w:val="both"/>
        <w:rPr>
          <w:ins w:id="460" w:author="Qiao, Guan Lun (RC-CN DI FA ST&amp;PM SUP IT&amp;EDGE)" w:date="2022-01-25T14:00:00Z"/>
          <w:rFonts w:ascii="Times New Roman" w:eastAsia="Microsoft YaHei UI" w:hAnsi="Times New Roman" w:cs="Times New Roman"/>
          <w:i/>
          <w:iCs/>
          <w:color w:val="FF000F" w:themeColor="background2"/>
          <w:lang w:eastAsia="zh-CN"/>
          <w:rPrChange w:id="461" w:author="Qiao, Guan Lun (RC-CN DI FA ST&amp;PM SUP IT&amp;EDGE)" w:date="2022-02-07T15:02:00Z">
            <w:rPr>
              <w:ins w:id="462" w:author="Qiao, Guan Lun (RC-CN DI FA ST&amp;PM SUP IT&amp;EDGE)" w:date="2022-01-25T14:00:00Z"/>
              <w:rFonts w:ascii="ABBvoice CNSG" w:eastAsia="ABBvoice CNSG" w:hAnsi="ABBvoice CNSG"/>
              <w:i/>
              <w:iCs/>
              <w:color w:val="FF000F" w:themeColor="background2"/>
              <w:lang w:eastAsia="zh-CN"/>
            </w:rPr>
          </w:rPrChange>
        </w:rPr>
        <w:pPrChange w:id="463" w:author="Unknown" w:date="2020-04-23T11:38:00Z">
          <w:pPr>
            <w:pStyle w:val="ListParagraph"/>
            <w:numPr>
              <w:numId w:val="6"/>
            </w:numPr>
            <w:tabs>
              <w:tab w:val="num" w:pos="360"/>
            </w:tabs>
            <w:spacing w:after="130"/>
            <w:ind w:left="0" w:hanging="992"/>
            <w:jc w:val="both"/>
          </w:pPr>
        </w:pPrChange>
      </w:pPr>
      <w:ins w:id="464"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65" w:author="Qiao, Guan Lun (RC-CN DI FA ST&amp;PM SUP IT&amp;EDGE)" w:date="2022-02-07T15:02:00Z">
              <w:rPr>
                <w:rFonts w:ascii="ABBvoice CNSG" w:eastAsia="ABBvoice CNSG" w:hAnsi="ABBvoice CNSG" w:hint="eastAsia"/>
                <w:i/>
                <w:iCs/>
                <w:color w:val="FF000F" w:themeColor="background2"/>
                <w:lang w:eastAsia="zh-CN"/>
              </w:rPr>
            </w:rPrChange>
          </w:rPr>
          <w:t>控制功能</w:t>
        </w:r>
      </w:ins>
    </w:p>
    <w:p w14:paraId="435750B7" w14:textId="77777777" w:rsidR="004D494D" w:rsidRPr="00A2596A" w:rsidRDefault="004D494D" w:rsidP="004D494D">
      <w:pPr>
        <w:pStyle w:val="ListParagraph"/>
        <w:spacing w:after="130"/>
        <w:ind w:left="360"/>
        <w:jc w:val="both"/>
        <w:rPr>
          <w:ins w:id="466" w:author="Qiao, Guan Lun (RC-CN DI FA ST&amp;PM SUP IT&amp;EDGE)" w:date="2022-01-25T14:00:00Z"/>
          <w:rFonts w:ascii="Times New Roman" w:eastAsia="Microsoft YaHei UI" w:hAnsi="Times New Roman" w:cs="Times New Roman"/>
          <w:i/>
          <w:iCs/>
          <w:color w:val="FF000F" w:themeColor="background2"/>
          <w:lang w:eastAsia="zh-CN"/>
          <w:rPrChange w:id="467" w:author="Qiao, Guan Lun (RC-CN DI FA ST&amp;PM SUP IT&amp;EDGE)" w:date="2022-02-07T15:02:00Z">
            <w:rPr>
              <w:ins w:id="468" w:author="Qiao, Guan Lun (RC-CN DI FA ST&amp;PM SUP IT&amp;EDGE)" w:date="2022-01-25T14:00:00Z"/>
              <w:rFonts w:ascii="ABBvoice CNSG" w:eastAsia="ABBvoice CNSG" w:hAnsi="ABBvoice CNSG"/>
              <w:i/>
              <w:iCs/>
              <w:color w:val="FF000F" w:themeColor="background2"/>
              <w:lang w:eastAsia="zh-CN"/>
            </w:rPr>
          </w:rPrChange>
        </w:rPr>
      </w:pPr>
    </w:p>
    <w:p w14:paraId="07C0586C" w14:textId="77777777" w:rsidR="004D494D" w:rsidRPr="00A2596A" w:rsidRDefault="004D494D">
      <w:pPr>
        <w:pStyle w:val="ListParagraph"/>
        <w:numPr>
          <w:ilvl w:val="0"/>
          <w:numId w:val="38"/>
        </w:numPr>
        <w:spacing w:after="130"/>
        <w:jc w:val="both"/>
        <w:rPr>
          <w:ins w:id="469" w:author="Qiao, Guan Lun (RC-CN DI FA ST&amp;PM SUP IT&amp;EDGE)" w:date="2022-01-25T14:00:00Z"/>
          <w:rFonts w:ascii="Times New Roman" w:eastAsia="Microsoft YaHei UI" w:hAnsi="Times New Roman" w:cs="Times New Roman"/>
          <w:i/>
          <w:iCs/>
          <w:color w:val="FF000F" w:themeColor="background2"/>
          <w:lang w:eastAsia="zh-CN"/>
          <w:rPrChange w:id="470" w:author="Qiao, Guan Lun (RC-CN DI FA ST&amp;PM SUP IT&amp;EDGE)" w:date="2022-02-07T15:02:00Z">
            <w:rPr>
              <w:ins w:id="471" w:author="Qiao, Guan Lun (RC-CN DI FA ST&amp;PM SUP IT&amp;EDGE)" w:date="2022-01-25T14:00:00Z"/>
              <w:rFonts w:ascii="ABBvoice CNSG" w:eastAsia="ABBvoice CNSG" w:hAnsi="ABBvoice CNSG"/>
              <w:i/>
              <w:iCs/>
              <w:color w:val="FF000F" w:themeColor="background2"/>
              <w:lang w:eastAsia="zh-CN"/>
            </w:rPr>
          </w:rPrChange>
        </w:rPr>
        <w:pPrChange w:id="472" w:author="Unknown" w:date="2020-04-23T11:38:00Z">
          <w:pPr>
            <w:pStyle w:val="ListParagraph"/>
            <w:numPr>
              <w:numId w:val="6"/>
            </w:numPr>
            <w:tabs>
              <w:tab w:val="num" w:pos="360"/>
            </w:tabs>
            <w:spacing w:after="130"/>
            <w:ind w:left="0" w:hanging="992"/>
            <w:jc w:val="both"/>
          </w:pPr>
        </w:pPrChange>
      </w:pPr>
      <w:ins w:id="473"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74" w:author="Qiao, Guan Lun (RC-CN DI FA ST&amp;PM SUP IT&amp;EDGE)" w:date="2022-02-07T15:02:00Z">
              <w:rPr>
                <w:rFonts w:ascii="ABBvoice CNSG" w:eastAsia="ABBvoice CNSG" w:hAnsi="ABBvoice CNSG" w:hint="eastAsia"/>
                <w:i/>
                <w:iCs/>
                <w:color w:val="FF000F" w:themeColor="background2"/>
                <w:lang w:eastAsia="zh-CN"/>
              </w:rPr>
            </w:rPrChange>
          </w:rPr>
          <w:t>所需的高级语言</w:t>
        </w:r>
      </w:ins>
    </w:p>
    <w:p w14:paraId="790CD5D6" w14:textId="77777777" w:rsidR="004D494D" w:rsidRPr="00A2596A" w:rsidRDefault="004D494D" w:rsidP="004D494D">
      <w:pPr>
        <w:pStyle w:val="ListParagraph"/>
        <w:spacing w:after="130"/>
        <w:ind w:left="360"/>
        <w:jc w:val="both"/>
        <w:rPr>
          <w:ins w:id="475" w:author="Qiao, Guan Lun (RC-CN DI FA ST&amp;PM SUP IT&amp;EDGE)" w:date="2022-01-25T14:00:00Z"/>
          <w:rFonts w:ascii="Times New Roman" w:eastAsia="Microsoft YaHei UI" w:hAnsi="Times New Roman" w:cs="Times New Roman"/>
          <w:i/>
          <w:iCs/>
          <w:color w:val="FF000F" w:themeColor="background2"/>
          <w:lang w:eastAsia="zh-CN"/>
          <w:rPrChange w:id="476" w:author="Qiao, Guan Lun (RC-CN DI FA ST&amp;PM SUP IT&amp;EDGE)" w:date="2022-02-07T15:02:00Z">
            <w:rPr>
              <w:ins w:id="477" w:author="Qiao, Guan Lun (RC-CN DI FA ST&amp;PM SUP IT&amp;EDGE)" w:date="2022-01-25T14:00:00Z"/>
              <w:rFonts w:ascii="ABBvoice CNSG" w:eastAsia="ABBvoice CNSG" w:hAnsi="ABBvoice CNSG"/>
              <w:i/>
              <w:iCs/>
              <w:color w:val="FF000F" w:themeColor="background2"/>
              <w:lang w:eastAsia="zh-CN"/>
            </w:rPr>
          </w:rPrChange>
        </w:rPr>
      </w:pPr>
    </w:p>
    <w:p w14:paraId="7C747231" w14:textId="77777777" w:rsidR="004D494D" w:rsidRPr="00A2596A" w:rsidRDefault="004D494D">
      <w:pPr>
        <w:pStyle w:val="ListParagraph"/>
        <w:numPr>
          <w:ilvl w:val="0"/>
          <w:numId w:val="38"/>
        </w:numPr>
        <w:spacing w:after="130"/>
        <w:jc w:val="both"/>
        <w:rPr>
          <w:ins w:id="478" w:author="Qiao, Guan Lun (RC-CN DI FA ST&amp;PM SUP IT&amp;EDGE)" w:date="2022-01-25T14:00:00Z"/>
          <w:rFonts w:ascii="Times New Roman" w:eastAsia="Microsoft YaHei UI" w:hAnsi="Times New Roman" w:cs="Times New Roman"/>
          <w:i/>
          <w:iCs/>
          <w:color w:val="FF000F" w:themeColor="background2"/>
          <w:lang w:eastAsia="zh-CN"/>
          <w:rPrChange w:id="479" w:author="Qiao, Guan Lun (RC-CN DI FA ST&amp;PM SUP IT&amp;EDGE)" w:date="2022-02-07T15:02:00Z">
            <w:rPr>
              <w:ins w:id="480" w:author="Qiao, Guan Lun (RC-CN DI FA ST&amp;PM SUP IT&amp;EDGE)" w:date="2022-01-25T14:00:00Z"/>
              <w:rFonts w:ascii="ABBvoice CNSG" w:eastAsia="ABBvoice CNSG" w:hAnsi="ABBvoice CNSG"/>
              <w:i/>
              <w:iCs/>
              <w:color w:val="FF000F" w:themeColor="background2"/>
              <w:lang w:eastAsia="zh-CN"/>
            </w:rPr>
          </w:rPrChange>
        </w:rPr>
        <w:pPrChange w:id="481" w:author="Unknown" w:date="2020-04-23T11:38:00Z">
          <w:pPr>
            <w:pStyle w:val="ListParagraph"/>
            <w:numPr>
              <w:numId w:val="6"/>
            </w:numPr>
            <w:tabs>
              <w:tab w:val="num" w:pos="360"/>
            </w:tabs>
            <w:spacing w:after="130"/>
            <w:ind w:left="0" w:hanging="992"/>
            <w:jc w:val="both"/>
          </w:pPr>
        </w:pPrChange>
      </w:pPr>
      <w:ins w:id="482"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83" w:author="Qiao, Guan Lun (RC-CN DI FA ST&amp;PM SUP IT&amp;EDGE)" w:date="2022-02-07T15:02:00Z">
              <w:rPr>
                <w:rFonts w:ascii="ABBvoice CNSG" w:eastAsia="ABBvoice CNSG" w:hAnsi="ABBvoice CNSG" w:hint="eastAsia"/>
                <w:i/>
                <w:iCs/>
                <w:color w:val="FF000F" w:themeColor="background2"/>
                <w:lang w:eastAsia="zh-CN"/>
              </w:rPr>
            </w:rPrChange>
          </w:rPr>
          <w:t>通信协议</w:t>
        </w:r>
      </w:ins>
    </w:p>
    <w:p w14:paraId="1A4DC0F5" w14:textId="77777777" w:rsidR="004D494D" w:rsidRPr="00A2596A" w:rsidRDefault="004D494D" w:rsidP="004D494D">
      <w:pPr>
        <w:pStyle w:val="ListParagraph"/>
        <w:spacing w:after="130"/>
        <w:ind w:left="360"/>
        <w:jc w:val="both"/>
        <w:rPr>
          <w:ins w:id="484" w:author="Qiao, Guan Lun (RC-CN DI FA ST&amp;PM SUP IT&amp;EDGE)" w:date="2022-01-25T14:00:00Z"/>
          <w:rFonts w:ascii="Times New Roman" w:eastAsia="Microsoft YaHei UI" w:hAnsi="Times New Roman" w:cs="Times New Roman"/>
          <w:i/>
          <w:iCs/>
          <w:color w:val="FF000F" w:themeColor="background2"/>
          <w:lang w:eastAsia="zh-CN"/>
          <w:rPrChange w:id="485" w:author="Qiao, Guan Lun (RC-CN DI FA ST&amp;PM SUP IT&amp;EDGE)" w:date="2022-02-07T15:02:00Z">
            <w:rPr>
              <w:ins w:id="486" w:author="Qiao, Guan Lun (RC-CN DI FA ST&amp;PM SUP IT&amp;EDGE)" w:date="2022-01-25T14:00:00Z"/>
              <w:rFonts w:ascii="ABBvoice CNSG" w:eastAsia="ABBvoice CNSG" w:hAnsi="ABBvoice CNSG"/>
              <w:i/>
              <w:iCs/>
              <w:color w:val="FF000F" w:themeColor="background2"/>
              <w:lang w:eastAsia="zh-CN"/>
            </w:rPr>
          </w:rPrChange>
        </w:rPr>
      </w:pPr>
    </w:p>
    <w:p w14:paraId="33F033EC" w14:textId="77777777" w:rsidR="004D494D" w:rsidRPr="00A2596A" w:rsidRDefault="004D494D">
      <w:pPr>
        <w:pStyle w:val="ListParagraph"/>
        <w:numPr>
          <w:ilvl w:val="0"/>
          <w:numId w:val="38"/>
        </w:numPr>
        <w:spacing w:after="130"/>
        <w:jc w:val="both"/>
        <w:rPr>
          <w:ins w:id="487" w:author="Qiao, Guan Lun (RC-CN DI FA ST&amp;PM SUP IT&amp;EDGE)" w:date="2022-01-25T14:00:00Z"/>
          <w:rFonts w:ascii="Times New Roman" w:eastAsia="Microsoft YaHei UI" w:hAnsi="Times New Roman" w:cs="Times New Roman"/>
          <w:i/>
          <w:iCs/>
          <w:color w:val="FF000F" w:themeColor="background2"/>
          <w:lang w:eastAsia="zh-CN"/>
          <w:rPrChange w:id="488" w:author="Qiao, Guan Lun (RC-CN DI FA ST&amp;PM SUP IT&amp;EDGE)" w:date="2022-02-07T15:02:00Z">
            <w:rPr>
              <w:ins w:id="489" w:author="Qiao, Guan Lun (RC-CN DI FA ST&amp;PM SUP IT&amp;EDGE)" w:date="2022-01-25T14:00:00Z"/>
              <w:rFonts w:ascii="ABBvoice CNSG" w:eastAsia="ABBvoice CNSG" w:hAnsi="ABBvoice CNSG"/>
              <w:i/>
              <w:iCs/>
              <w:color w:val="FF000F" w:themeColor="background2"/>
              <w:lang w:eastAsia="zh-CN"/>
            </w:rPr>
          </w:rPrChange>
        </w:rPr>
        <w:pPrChange w:id="490" w:author="Unknown" w:date="2020-04-23T11:38:00Z">
          <w:pPr>
            <w:pStyle w:val="ListParagraph"/>
            <w:numPr>
              <w:numId w:val="6"/>
            </w:numPr>
            <w:tabs>
              <w:tab w:val="num" w:pos="360"/>
            </w:tabs>
            <w:spacing w:after="130"/>
            <w:ind w:left="0" w:hanging="992"/>
            <w:jc w:val="both"/>
          </w:pPr>
        </w:pPrChange>
      </w:pPr>
      <w:ins w:id="491"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492" w:author="Qiao, Guan Lun (RC-CN DI FA ST&amp;PM SUP IT&amp;EDGE)" w:date="2022-02-07T15:02:00Z">
              <w:rPr>
                <w:rFonts w:ascii="ABBvoice CNSG" w:eastAsia="ABBvoice CNSG" w:hAnsi="ABBvoice CNSG" w:hint="eastAsia"/>
                <w:i/>
                <w:iCs/>
                <w:color w:val="FF000F" w:themeColor="background2"/>
                <w:lang w:eastAsia="zh-CN"/>
              </w:rPr>
            </w:rPrChange>
          </w:rPr>
          <w:t>应用的临界点</w:t>
        </w:r>
      </w:ins>
    </w:p>
    <w:p w14:paraId="2104B210" w14:textId="77777777" w:rsidR="004D494D" w:rsidRPr="00A2596A" w:rsidRDefault="004D494D" w:rsidP="004D494D">
      <w:pPr>
        <w:pStyle w:val="ListParagraph"/>
        <w:spacing w:after="130"/>
        <w:ind w:left="360"/>
        <w:jc w:val="both"/>
        <w:rPr>
          <w:ins w:id="493" w:author="Qiao, Guan Lun (RC-CN DI FA ST&amp;PM SUP IT&amp;EDGE)" w:date="2022-01-25T14:00:00Z"/>
          <w:rFonts w:ascii="Times New Roman" w:eastAsia="Microsoft YaHei UI" w:hAnsi="Times New Roman" w:cs="Times New Roman"/>
          <w:i/>
          <w:iCs/>
          <w:color w:val="FF000F" w:themeColor="background2"/>
          <w:lang w:eastAsia="zh-CN"/>
          <w:rPrChange w:id="494" w:author="Qiao, Guan Lun (RC-CN DI FA ST&amp;PM SUP IT&amp;EDGE)" w:date="2022-02-07T15:02:00Z">
            <w:rPr>
              <w:ins w:id="495" w:author="Qiao, Guan Lun (RC-CN DI FA ST&amp;PM SUP IT&amp;EDGE)" w:date="2022-01-25T14:00:00Z"/>
              <w:rFonts w:ascii="ABBvoice CNSG" w:eastAsia="ABBvoice CNSG" w:hAnsi="ABBvoice CNSG"/>
              <w:i/>
              <w:iCs/>
              <w:color w:val="FF000F" w:themeColor="background2"/>
              <w:lang w:eastAsia="zh-CN"/>
            </w:rPr>
          </w:rPrChange>
        </w:rPr>
      </w:pPr>
    </w:p>
    <w:p w14:paraId="4C2FD4AC" w14:textId="77777777" w:rsidR="004D494D" w:rsidRPr="00A2596A" w:rsidRDefault="004D494D">
      <w:pPr>
        <w:pStyle w:val="ListParagraph"/>
        <w:numPr>
          <w:ilvl w:val="0"/>
          <w:numId w:val="38"/>
        </w:numPr>
        <w:spacing w:after="130"/>
        <w:jc w:val="both"/>
        <w:rPr>
          <w:ins w:id="496" w:author="Qiao, Guan Lun (RC-CN DI FA ST&amp;PM SUP IT&amp;EDGE)" w:date="2022-01-25T14:00:00Z"/>
          <w:rFonts w:ascii="Times New Roman" w:eastAsia="Microsoft YaHei UI" w:hAnsi="Times New Roman" w:cs="Times New Roman"/>
          <w:i/>
          <w:iCs/>
          <w:color w:val="FF000F" w:themeColor="background2"/>
          <w:lang w:eastAsia="zh-CN"/>
          <w:rPrChange w:id="497" w:author="Qiao, Guan Lun (RC-CN DI FA ST&amp;PM SUP IT&amp;EDGE)" w:date="2022-02-07T15:02:00Z">
            <w:rPr>
              <w:ins w:id="498" w:author="Qiao, Guan Lun (RC-CN DI FA ST&amp;PM SUP IT&amp;EDGE)" w:date="2022-01-25T14:00:00Z"/>
              <w:rFonts w:ascii="ABBvoice CNSG" w:eastAsia="ABBvoice CNSG" w:hAnsi="ABBvoice CNSG"/>
              <w:i/>
              <w:iCs/>
              <w:color w:val="FF000F" w:themeColor="background2"/>
              <w:lang w:eastAsia="zh-CN"/>
            </w:rPr>
          </w:rPrChange>
        </w:rPr>
        <w:pPrChange w:id="499" w:author="Unknown" w:date="2020-04-23T11:38:00Z">
          <w:pPr>
            <w:pStyle w:val="ListParagraph"/>
            <w:numPr>
              <w:numId w:val="6"/>
            </w:numPr>
            <w:tabs>
              <w:tab w:val="num" w:pos="360"/>
            </w:tabs>
            <w:spacing w:after="130"/>
            <w:ind w:left="0" w:hanging="992"/>
            <w:jc w:val="both"/>
          </w:pPr>
        </w:pPrChange>
      </w:pPr>
      <w:ins w:id="500"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01" w:author="Qiao, Guan Lun (RC-CN DI FA ST&amp;PM SUP IT&amp;EDGE)" w:date="2022-02-07T15:02:00Z">
              <w:rPr>
                <w:rFonts w:ascii="ABBvoice CNSG" w:eastAsia="ABBvoice CNSG" w:hAnsi="ABBvoice CNSG" w:hint="eastAsia"/>
                <w:i/>
                <w:iCs/>
                <w:color w:val="FF000F" w:themeColor="background2"/>
                <w:lang w:eastAsia="zh-CN"/>
              </w:rPr>
            </w:rPrChange>
          </w:rPr>
          <w:t>安全和保密方面的考虑</w:t>
        </w:r>
      </w:ins>
    </w:p>
    <w:p w14:paraId="61FEA18D" w14:textId="77777777" w:rsidR="004D494D" w:rsidRPr="00A2596A" w:rsidRDefault="004D494D" w:rsidP="004D494D">
      <w:pPr>
        <w:pStyle w:val="ListParagraph"/>
        <w:spacing w:after="130"/>
        <w:ind w:left="360"/>
        <w:jc w:val="both"/>
        <w:rPr>
          <w:ins w:id="502" w:author="Qiao, Guan Lun (RC-CN DI FA ST&amp;PM SUP IT&amp;EDGE)" w:date="2022-01-25T14:00:00Z"/>
          <w:rFonts w:ascii="Times New Roman" w:eastAsia="Microsoft YaHei UI" w:hAnsi="Times New Roman" w:cs="Times New Roman"/>
          <w:i/>
          <w:iCs/>
          <w:color w:val="FF000F" w:themeColor="background2"/>
          <w:lang w:eastAsia="zh-CN"/>
          <w:rPrChange w:id="503" w:author="Qiao, Guan Lun (RC-CN DI FA ST&amp;PM SUP IT&amp;EDGE)" w:date="2022-02-07T15:02:00Z">
            <w:rPr>
              <w:ins w:id="504" w:author="Qiao, Guan Lun (RC-CN DI FA ST&amp;PM SUP IT&amp;EDGE)" w:date="2022-01-25T14:00:00Z"/>
              <w:rFonts w:ascii="ABBvoice CNSG" w:eastAsia="ABBvoice CNSG" w:hAnsi="ABBvoice CNSG"/>
              <w:i/>
              <w:iCs/>
              <w:color w:val="FF000F" w:themeColor="background2"/>
              <w:lang w:eastAsia="zh-CN"/>
            </w:rPr>
          </w:rPrChange>
        </w:rPr>
      </w:pPr>
    </w:p>
    <w:p w14:paraId="00887A9D" w14:textId="77777777" w:rsidR="004D494D" w:rsidRPr="00A2596A" w:rsidRDefault="004D494D" w:rsidP="004D494D">
      <w:pPr>
        <w:pStyle w:val="Heading2"/>
        <w:spacing w:before="240"/>
        <w:ind w:hanging="994"/>
        <w:rPr>
          <w:ins w:id="505" w:author="Qiao, Guan Lun (RC-CN DI FA ST&amp;PM SUP IT&amp;EDGE)" w:date="2022-01-25T14:00:00Z"/>
          <w:rFonts w:ascii="Times New Roman" w:eastAsia="Microsoft YaHei UI" w:hAnsi="Times New Roman" w:cs="Times New Roman"/>
          <w:bCs/>
          <w:i/>
          <w:iCs/>
          <w:lang w:eastAsia="zh-CN"/>
          <w:rPrChange w:id="506" w:author="Qiao, Guan Lun (RC-CN DI FA ST&amp;PM SUP IT&amp;EDGE)" w:date="2022-02-07T15:02:00Z">
            <w:rPr>
              <w:ins w:id="507" w:author="Qiao, Guan Lun (RC-CN DI FA ST&amp;PM SUP IT&amp;EDGE)" w:date="2022-01-25T14:00:00Z"/>
              <w:rFonts w:ascii="ABBvoice CNSG" w:eastAsia="ABBvoice CNSG" w:hAnsi="ABBvoice CNSG"/>
              <w:lang w:eastAsia="zh-CN"/>
            </w:rPr>
          </w:rPrChange>
        </w:rPr>
      </w:pPr>
      <w:bookmarkStart w:id="508" w:name="_Toc38533772"/>
      <w:bookmarkStart w:id="509" w:name="_Toc96688746"/>
      <w:ins w:id="510" w:author="Qiao, Guan Lun (RC-CN DI FA ST&amp;PM SUP IT&amp;EDGE)" w:date="2022-01-25T14:00:00Z">
        <w:r w:rsidRPr="00A2596A">
          <w:rPr>
            <w:rFonts w:ascii="Times New Roman" w:eastAsia="Microsoft YaHei UI" w:hAnsi="Times New Roman" w:cs="Times New Roman" w:hint="eastAsia"/>
            <w:bCs/>
            <w:i/>
            <w:iCs/>
            <w:lang w:eastAsia="zh-CN"/>
            <w:rPrChange w:id="511" w:author="Qiao, Guan Lun (RC-CN DI FA ST&amp;PM SUP IT&amp;EDGE)" w:date="2022-02-07T15:02:00Z">
              <w:rPr>
                <w:rFonts w:ascii="ABBvoice CNSG" w:eastAsia="ABBvoice CNSG" w:hAnsi="ABBvoice CNSG" w:hint="eastAsia"/>
                <w:b w:val="0"/>
                <w:lang w:eastAsia="zh-CN"/>
              </w:rPr>
            </w:rPrChange>
          </w:rPr>
          <w:t>假设和依赖</w:t>
        </w:r>
        <w:bookmarkEnd w:id="508"/>
        <w:bookmarkEnd w:id="509"/>
      </w:ins>
    </w:p>
    <w:p w14:paraId="0ED48B17" w14:textId="77777777" w:rsidR="004D494D" w:rsidRPr="00A2596A" w:rsidRDefault="004D494D" w:rsidP="004D494D">
      <w:pPr>
        <w:spacing w:after="130"/>
        <w:jc w:val="both"/>
        <w:rPr>
          <w:ins w:id="512" w:author="Qiao, Guan Lun (RC-CN DI FA ST&amp;PM SUP IT&amp;EDGE)" w:date="2022-01-25T14:00:00Z"/>
          <w:rFonts w:ascii="Times New Roman" w:eastAsia="Microsoft YaHei UI" w:hAnsi="Times New Roman" w:cs="Times New Roman"/>
          <w:i/>
          <w:iCs/>
          <w:color w:val="FF000F" w:themeColor="background2"/>
          <w:lang w:eastAsia="zh-CN"/>
          <w:rPrChange w:id="513" w:author="Qiao, Guan Lun (RC-CN DI FA ST&amp;PM SUP IT&amp;EDGE)" w:date="2022-02-07T15:02:00Z">
            <w:rPr>
              <w:ins w:id="514" w:author="Qiao, Guan Lun (RC-CN DI FA ST&amp;PM SUP IT&amp;EDGE)" w:date="2022-01-25T14:00:00Z"/>
              <w:rFonts w:ascii="ABBvoice CNSG" w:eastAsia="ABBvoice CNSG" w:hAnsi="ABBvoice CNSG"/>
              <w:i/>
              <w:iCs/>
              <w:color w:val="FF000F" w:themeColor="background2"/>
              <w:lang w:eastAsia="zh-CN"/>
            </w:rPr>
          </w:rPrChange>
        </w:rPr>
      </w:pPr>
      <w:ins w:id="515" w:author="Qiao, Guan Lun (RC-CN DI FA ST&amp;PM SUP IT&amp;EDGE)" w:date="2022-01-25T14:00:00Z">
        <w:r w:rsidRPr="00A2596A">
          <w:rPr>
            <w:rFonts w:ascii="Times New Roman" w:eastAsia="Microsoft YaHei UI" w:hAnsi="Times New Roman" w:cs="Times New Roman" w:hint="eastAsia"/>
            <w:i/>
            <w:iCs/>
            <w:color w:val="FF000F" w:themeColor="background2"/>
            <w:lang w:eastAsia="zh-CN"/>
            <w:rPrChange w:id="516" w:author="Qiao, Guan Lun (RC-CN DI FA ST&amp;PM SUP IT&amp;EDGE)" w:date="2022-02-07T15:02:00Z">
              <w:rPr>
                <w:rFonts w:ascii="ABBvoice CNSG" w:eastAsia="ABBvoice CNSG" w:hAnsi="ABBvoice CNSG" w:hint="eastAsia"/>
                <w:i/>
                <w:iCs/>
                <w:color w:val="FF000F" w:themeColor="background2"/>
                <w:lang w:eastAsia="zh-CN"/>
              </w:rPr>
            </w:rPrChange>
          </w:rPr>
          <w:t>列出可能影响需求的所有的假设因素（与已知事实相对而言），包括准备使用的第三方或商业组件，操作和开发环境的问题约束等。如果上述假设不正确、没有被告知或者改变了都将对项目产生影响。列出项目对外部条件的依赖，例如重用其他项目的模块等。如果在其他文档（例如项目计划或范围文档等）里已经描述了，在这里可以不用描述。</w:t>
        </w:r>
      </w:ins>
    </w:p>
    <w:p w14:paraId="6976F879" w14:textId="57F99864" w:rsidR="00245719" w:rsidRPr="00A2596A" w:rsidRDefault="00602AE8" w:rsidP="005C3A5F">
      <w:pPr>
        <w:pStyle w:val="Heading1"/>
        <w:pageBreakBefore/>
        <w:spacing w:before="600"/>
        <w:ind w:hanging="994"/>
        <w:contextualSpacing w:val="0"/>
        <w:rPr>
          <w:rFonts w:ascii="Times New Roman" w:eastAsia="Microsoft YaHei UI" w:hAnsi="Times New Roman" w:cs="Times New Roman"/>
          <w:kern w:val="0"/>
        </w:rPr>
      </w:pPr>
      <w:bookmarkStart w:id="517" w:name="_Toc96688747"/>
      <w:r w:rsidRPr="00A2596A">
        <w:rPr>
          <w:rFonts w:ascii="Times New Roman" w:eastAsia="Microsoft YaHei UI" w:hAnsi="Times New Roman" w:cs="Times New Roman"/>
          <w:kern w:val="0"/>
          <w:lang w:eastAsia="zh-CN"/>
        </w:rPr>
        <w:t>调研</w:t>
      </w:r>
      <w:bookmarkEnd w:id="517"/>
    </w:p>
    <w:p w14:paraId="2A2616C0" w14:textId="743B2929" w:rsidR="00EB3BA4" w:rsidRPr="00A2596A" w:rsidDel="00116520" w:rsidRDefault="007232D9" w:rsidP="00EB3BA4">
      <w:pPr>
        <w:pStyle w:val="Heading2"/>
        <w:rPr>
          <w:del w:id="518" w:author="Qiao, Guan Lun (RC-CN DI FA ST&amp;PM SUP IT&amp;EDGE)" w:date="2022-02-07T15:03:00Z"/>
          <w:rFonts w:ascii="Times New Roman" w:eastAsia="Microsoft YaHei UI" w:hAnsi="Times New Roman" w:cs="Times New Roman"/>
          <w:lang w:eastAsia="zh-CN"/>
        </w:rPr>
      </w:pPr>
      <w:bookmarkStart w:id="519" w:name="_Toc184711995"/>
      <w:bookmarkEnd w:id="222"/>
      <w:del w:id="520" w:author="Qiao, Guan Lun (RC-CN DI FA ST&amp;PM SUP IT&amp;EDGE)" w:date="2022-02-07T15:03:00Z">
        <w:r w:rsidRPr="00A2596A" w:rsidDel="00116520">
          <w:rPr>
            <w:rFonts w:ascii="Times New Roman" w:eastAsia="Microsoft YaHei UI" w:hAnsi="Times New Roman" w:cs="Times New Roman"/>
            <w:lang w:eastAsia="zh-CN"/>
          </w:rPr>
          <w:delText>AGV</w:delText>
        </w:r>
        <w:r w:rsidR="00F95309" w:rsidRPr="00A2596A" w:rsidDel="00116520">
          <w:rPr>
            <w:rFonts w:ascii="Times New Roman" w:eastAsia="Microsoft YaHei UI" w:hAnsi="Times New Roman" w:cs="Times New Roman"/>
            <w:lang w:eastAsia="zh-CN"/>
          </w:rPr>
          <w:delText xml:space="preserve"> APP </w:delText>
        </w:r>
        <w:r w:rsidR="00EB3BA4" w:rsidRPr="00A2596A" w:rsidDel="00116520">
          <w:rPr>
            <w:rFonts w:ascii="Times New Roman" w:eastAsia="Microsoft YaHei UI" w:hAnsi="Times New Roman" w:cs="Times New Roman"/>
            <w:lang w:eastAsia="zh-CN"/>
          </w:rPr>
          <w:delText>基本功能</w:delText>
        </w:r>
        <w:bookmarkStart w:id="521" w:name="_Toc95207381"/>
        <w:bookmarkStart w:id="522" w:name="_Toc96688748"/>
        <w:bookmarkEnd w:id="521"/>
        <w:bookmarkEnd w:id="522"/>
      </w:del>
    </w:p>
    <w:p w14:paraId="442BE863" w14:textId="4A8B45DB" w:rsidR="00EB3BA4" w:rsidRPr="00A2596A" w:rsidDel="00116520" w:rsidRDefault="00247E4D">
      <w:pPr>
        <w:pStyle w:val="ListParagraph"/>
        <w:numPr>
          <w:ilvl w:val="0"/>
          <w:numId w:val="50"/>
        </w:numPr>
        <w:spacing w:after="130"/>
        <w:contextualSpacing w:val="0"/>
        <w:jc w:val="both"/>
        <w:rPr>
          <w:del w:id="523" w:author="Qiao, Guan Lun (RC-CN DI FA ST&amp;PM SUP IT&amp;EDGE)" w:date="2022-02-07T15:03:00Z"/>
          <w:rFonts w:ascii="Times New Roman" w:eastAsia="Microsoft YaHei UI" w:hAnsi="Times New Roman" w:cs="Times New Roman"/>
          <w:color w:val="000000" w:themeColor="text1"/>
          <w:lang w:eastAsia="zh-CN"/>
        </w:rPr>
        <w:pPrChange w:id="524" w:author="Qiao, Guan Lun (RC-CN DI FA ST&amp;PM SUP IT&amp;EDGE)" w:date="2022-01-25T15:07:00Z">
          <w:pPr>
            <w:pStyle w:val="ListParagraph"/>
            <w:numPr>
              <w:numId w:val="17"/>
            </w:numPr>
            <w:spacing w:after="130"/>
            <w:ind w:left="360" w:hanging="360"/>
            <w:contextualSpacing w:val="0"/>
            <w:jc w:val="both"/>
          </w:pPr>
        </w:pPrChange>
      </w:pPr>
      <w:del w:id="525" w:author="Qiao, Guan Lun (RC-CN DI FA ST&amp;PM SUP IT&amp;EDGE)" w:date="2022-02-07T15:03:00Z">
        <w:r w:rsidRPr="00A2596A" w:rsidDel="00116520">
          <w:rPr>
            <w:rFonts w:ascii="Times New Roman" w:eastAsia="Microsoft YaHei UI" w:hAnsi="Times New Roman" w:cs="Times New Roman"/>
            <w:color w:val="000000" w:themeColor="text1"/>
            <w:lang w:eastAsia="zh-CN"/>
          </w:rPr>
          <w:delText>控制</w:delText>
        </w:r>
        <w:r w:rsidR="00AB667F" w:rsidRPr="00A2596A" w:rsidDel="00116520">
          <w:rPr>
            <w:rFonts w:ascii="Times New Roman" w:eastAsia="Microsoft YaHei UI" w:hAnsi="Times New Roman" w:cs="Times New Roman"/>
            <w:color w:val="000000" w:themeColor="text1"/>
            <w:lang w:eastAsia="zh-CN"/>
          </w:rPr>
          <w:delText>：</w:delText>
        </w:r>
        <w:r w:rsidR="007E1F72" w:rsidRPr="00A2596A" w:rsidDel="00116520">
          <w:rPr>
            <w:rFonts w:ascii="Times New Roman" w:eastAsia="Microsoft YaHei UI" w:hAnsi="Times New Roman" w:cs="Times New Roman"/>
            <w:color w:val="000000" w:themeColor="text1"/>
            <w:lang w:eastAsia="zh-CN"/>
          </w:rPr>
          <w:delText>对</w:delText>
        </w:r>
        <w:r w:rsidR="007E1F72" w:rsidRPr="00A2596A" w:rsidDel="00116520">
          <w:rPr>
            <w:rFonts w:ascii="Times New Roman" w:eastAsia="Microsoft YaHei UI" w:hAnsi="Times New Roman" w:cs="Times New Roman"/>
            <w:color w:val="000000" w:themeColor="text1"/>
            <w:lang w:eastAsia="zh-CN"/>
          </w:rPr>
          <w:delText>AGV</w:delText>
        </w:r>
        <w:r w:rsidR="007E1F72" w:rsidRPr="00A2596A" w:rsidDel="00116520">
          <w:rPr>
            <w:rFonts w:ascii="Times New Roman" w:eastAsia="Microsoft YaHei UI" w:hAnsi="Times New Roman" w:cs="Times New Roman"/>
            <w:color w:val="000000" w:themeColor="text1"/>
            <w:lang w:eastAsia="zh-CN"/>
          </w:rPr>
          <w:delText>的</w:delText>
        </w:r>
        <w:r w:rsidR="00AB667F" w:rsidRPr="00A2596A" w:rsidDel="00116520">
          <w:rPr>
            <w:rFonts w:ascii="Times New Roman" w:eastAsia="Microsoft YaHei UI" w:hAnsi="Times New Roman" w:cs="Times New Roman"/>
            <w:color w:val="000000" w:themeColor="text1"/>
            <w:lang w:eastAsia="zh-CN"/>
          </w:rPr>
          <w:delText>运动控制</w:delText>
        </w:r>
        <w:r w:rsidR="00C702EC" w:rsidRPr="00A2596A" w:rsidDel="00116520">
          <w:rPr>
            <w:rFonts w:ascii="Times New Roman" w:eastAsia="Microsoft YaHei UI" w:hAnsi="Times New Roman" w:cs="Times New Roman"/>
            <w:color w:val="000000" w:themeColor="text1"/>
            <w:lang w:eastAsia="zh-CN"/>
          </w:rPr>
          <w:delText>，实现物理</w:delText>
        </w:r>
        <w:r w:rsidR="00881AA8" w:rsidRPr="00A2596A" w:rsidDel="00116520">
          <w:rPr>
            <w:rFonts w:ascii="Times New Roman" w:eastAsia="Microsoft YaHei UI" w:hAnsi="Times New Roman" w:cs="Times New Roman"/>
            <w:color w:val="000000" w:themeColor="text1"/>
            <w:lang w:eastAsia="zh-CN"/>
          </w:rPr>
          <w:delText>遥控器所具备的功能</w:delText>
        </w:r>
        <w:bookmarkStart w:id="526" w:name="_Toc95207382"/>
        <w:bookmarkStart w:id="527" w:name="_Toc96688749"/>
        <w:bookmarkEnd w:id="526"/>
        <w:bookmarkEnd w:id="527"/>
      </w:del>
    </w:p>
    <w:p w14:paraId="17A23AC5" w14:textId="78A0ED67" w:rsidR="00EB3BA4" w:rsidRPr="00A2596A" w:rsidDel="00116520" w:rsidRDefault="00F746CE">
      <w:pPr>
        <w:pStyle w:val="ListParagraph"/>
        <w:numPr>
          <w:ilvl w:val="0"/>
          <w:numId w:val="50"/>
        </w:numPr>
        <w:spacing w:after="130"/>
        <w:contextualSpacing w:val="0"/>
        <w:jc w:val="both"/>
        <w:rPr>
          <w:del w:id="528" w:author="Qiao, Guan Lun (RC-CN DI FA ST&amp;PM SUP IT&amp;EDGE)" w:date="2022-02-07T15:03:00Z"/>
          <w:rFonts w:ascii="Times New Roman" w:eastAsia="Microsoft YaHei UI" w:hAnsi="Times New Roman" w:cs="Times New Roman"/>
          <w:color w:val="000000" w:themeColor="text1"/>
          <w:lang w:eastAsia="zh-CN"/>
        </w:rPr>
        <w:pPrChange w:id="529" w:author="Qiao, Guan Lun (RC-CN DI FA ST&amp;PM SUP IT&amp;EDGE)" w:date="2022-01-25T15:07:00Z">
          <w:pPr>
            <w:pStyle w:val="ListParagraph"/>
            <w:numPr>
              <w:numId w:val="17"/>
            </w:numPr>
            <w:spacing w:after="130"/>
            <w:ind w:left="360" w:hanging="360"/>
            <w:contextualSpacing w:val="0"/>
            <w:jc w:val="both"/>
          </w:pPr>
        </w:pPrChange>
      </w:pPr>
      <w:del w:id="530" w:author="Qiao, Guan Lun (RC-CN DI FA ST&amp;PM SUP IT&amp;EDGE)" w:date="2022-02-07T15:03:00Z">
        <w:r w:rsidRPr="00A2596A" w:rsidDel="00116520">
          <w:rPr>
            <w:rFonts w:ascii="Times New Roman" w:eastAsia="Microsoft YaHei UI" w:hAnsi="Times New Roman" w:cs="Times New Roman"/>
            <w:color w:val="000000" w:themeColor="text1"/>
            <w:lang w:eastAsia="zh-CN"/>
          </w:rPr>
          <w:delText>监察</w:delText>
        </w:r>
        <w:r w:rsidR="00AB667F" w:rsidRPr="00A2596A" w:rsidDel="00116520">
          <w:rPr>
            <w:rFonts w:ascii="Times New Roman" w:eastAsia="Microsoft YaHei UI" w:hAnsi="Times New Roman" w:cs="Times New Roman"/>
            <w:color w:val="000000" w:themeColor="text1"/>
            <w:lang w:eastAsia="zh-CN"/>
          </w:rPr>
          <w:delText>：监控</w:delText>
        </w:r>
        <w:r w:rsidR="00AB667F" w:rsidRPr="00A2596A" w:rsidDel="00116520">
          <w:rPr>
            <w:rFonts w:ascii="Times New Roman" w:eastAsia="Microsoft YaHei UI" w:hAnsi="Times New Roman" w:cs="Times New Roman"/>
            <w:color w:val="000000" w:themeColor="text1"/>
            <w:lang w:eastAsia="zh-CN"/>
          </w:rPr>
          <w:delText>AGV</w:delText>
        </w:r>
        <w:r w:rsidR="00AB667F" w:rsidRPr="00A2596A" w:rsidDel="00116520">
          <w:rPr>
            <w:rFonts w:ascii="Times New Roman" w:eastAsia="Microsoft YaHei UI" w:hAnsi="Times New Roman" w:cs="Times New Roman"/>
            <w:color w:val="000000" w:themeColor="text1"/>
            <w:lang w:eastAsia="zh-CN"/>
          </w:rPr>
          <w:delText>各项传感器</w:delText>
        </w:r>
        <w:r w:rsidR="00881AA8" w:rsidRPr="00A2596A" w:rsidDel="00116520">
          <w:rPr>
            <w:rFonts w:ascii="Times New Roman" w:eastAsia="Microsoft YaHei UI" w:hAnsi="Times New Roman" w:cs="Times New Roman"/>
            <w:color w:val="000000" w:themeColor="text1"/>
            <w:lang w:eastAsia="zh-CN"/>
          </w:rPr>
          <w:delText>实时</w:delText>
        </w:r>
        <w:r w:rsidR="00AB667F" w:rsidRPr="00A2596A" w:rsidDel="00116520">
          <w:rPr>
            <w:rFonts w:ascii="Times New Roman" w:eastAsia="Microsoft YaHei UI" w:hAnsi="Times New Roman" w:cs="Times New Roman"/>
            <w:color w:val="000000" w:themeColor="text1"/>
            <w:lang w:eastAsia="zh-CN"/>
          </w:rPr>
          <w:delText>信息</w:delText>
        </w:r>
        <w:bookmarkStart w:id="531" w:name="_Toc95207383"/>
        <w:bookmarkStart w:id="532" w:name="_Toc96688750"/>
        <w:bookmarkEnd w:id="531"/>
        <w:bookmarkEnd w:id="532"/>
      </w:del>
    </w:p>
    <w:p w14:paraId="5ADE0AB2" w14:textId="4C1D612B" w:rsidR="00EB3BA4" w:rsidRPr="00A2596A" w:rsidDel="00134913" w:rsidRDefault="00247E4D" w:rsidP="00134913">
      <w:pPr>
        <w:pStyle w:val="ListParagraph"/>
        <w:numPr>
          <w:ilvl w:val="0"/>
          <w:numId w:val="50"/>
        </w:numPr>
        <w:spacing w:after="130"/>
        <w:contextualSpacing w:val="0"/>
        <w:jc w:val="both"/>
        <w:rPr>
          <w:del w:id="533" w:author="Qiao, Guan Lun (RC-CN DI FA ST&amp;PM SUP IT&amp;EDGE)" w:date="2022-01-25T15:07:00Z"/>
          <w:rFonts w:ascii="Times New Roman" w:eastAsia="Microsoft YaHei UI" w:hAnsi="Times New Roman" w:cs="Times New Roman"/>
          <w:color w:val="000000" w:themeColor="text1"/>
          <w:lang w:eastAsia="zh-CN"/>
        </w:rPr>
      </w:pPr>
      <w:del w:id="534" w:author="Qiao, Guan Lun (RC-CN DI FA ST&amp;PM SUP IT&amp;EDGE)" w:date="2022-02-07T15:03:00Z">
        <w:r w:rsidRPr="00A2596A" w:rsidDel="00116520">
          <w:rPr>
            <w:rFonts w:ascii="Times New Roman" w:eastAsia="Microsoft YaHei UI" w:hAnsi="Times New Roman" w:cs="Times New Roman"/>
            <w:color w:val="000000" w:themeColor="text1"/>
            <w:lang w:eastAsia="zh-CN"/>
          </w:rPr>
          <w:delText>图形化</w:delText>
        </w:r>
        <w:r w:rsidR="00AB667F" w:rsidRPr="00A2596A" w:rsidDel="00116520">
          <w:rPr>
            <w:rFonts w:ascii="Times New Roman" w:eastAsia="Microsoft YaHei UI" w:hAnsi="Times New Roman" w:cs="Times New Roman"/>
            <w:color w:val="000000" w:themeColor="text1"/>
            <w:lang w:eastAsia="zh-CN"/>
          </w:rPr>
          <w:delText>：</w:delText>
        </w:r>
        <w:r w:rsidR="009D6897" w:rsidRPr="00A2596A" w:rsidDel="00116520">
          <w:rPr>
            <w:rFonts w:ascii="Times New Roman" w:eastAsia="Microsoft YaHei UI" w:hAnsi="Times New Roman" w:cs="Times New Roman"/>
            <w:color w:val="000000" w:themeColor="text1"/>
            <w:lang w:eastAsia="zh-CN"/>
          </w:rPr>
          <w:delText>将</w:delText>
        </w:r>
        <w:r w:rsidR="009D6897" w:rsidRPr="00A2596A" w:rsidDel="00116520">
          <w:rPr>
            <w:rFonts w:ascii="Times New Roman" w:eastAsia="Microsoft YaHei UI" w:hAnsi="Times New Roman" w:cs="Times New Roman"/>
            <w:color w:val="000000" w:themeColor="text1"/>
            <w:lang w:eastAsia="zh-CN"/>
          </w:rPr>
          <w:delText>AGV</w:delText>
        </w:r>
        <w:r w:rsidR="009D6897" w:rsidRPr="00A2596A" w:rsidDel="00116520">
          <w:rPr>
            <w:rFonts w:ascii="Times New Roman" w:eastAsia="Microsoft YaHei UI" w:hAnsi="Times New Roman" w:cs="Times New Roman"/>
            <w:color w:val="000000" w:themeColor="text1"/>
            <w:lang w:eastAsia="zh-CN"/>
          </w:rPr>
          <w:delText>传感器采集</w:delText>
        </w:r>
        <w:r w:rsidR="00881AA8" w:rsidRPr="00A2596A" w:rsidDel="00116520">
          <w:rPr>
            <w:rFonts w:ascii="Times New Roman" w:eastAsia="Microsoft YaHei UI" w:hAnsi="Times New Roman" w:cs="Times New Roman"/>
            <w:color w:val="000000" w:themeColor="text1"/>
            <w:lang w:eastAsia="zh-CN"/>
          </w:rPr>
          <w:delText>数据集中</w:delText>
        </w:r>
        <w:r w:rsidR="00216FDA" w:rsidRPr="00A2596A" w:rsidDel="00116520">
          <w:rPr>
            <w:rFonts w:ascii="Times New Roman" w:eastAsia="Microsoft YaHei UI" w:hAnsi="Times New Roman" w:cs="Times New Roman"/>
            <w:color w:val="000000" w:themeColor="text1"/>
            <w:lang w:eastAsia="zh-CN"/>
          </w:rPr>
          <w:delText>可视化处理</w:delText>
        </w:r>
      </w:del>
      <w:bookmarkStart w:id="535" w:name="_Toc95207384"/>
      <w:bookmarkStart w:id="536" w:name="_Toc96688751"/>
      <w:bookmarkEnd w:id="535"/>
      <w:bookmarkEnd w:id="536"/>
    </w:p>
    <w:p w14:paraId="68619CC5" w14:textId="7CDBD4E4" w:rsidR="00830FF4" w:rsidRPr="00A2596A" w:rsidDel="00830FF4" w:rsidRDefault="00247E4D">
      <w:pPr>
        <w:pStyle w:val="ListParagraph"/>
        <w:numPr>
          <w:ilvl w:val="0"/>
          <w:numId w:val="50"/>
        </w:numPr>
        <w:spacing w:after="130"/>
        <w:contextualSpacing w:val="0"/>
        <w:jc w:val="both"/>
        <w:rPr>
          <w:del w:id="537" w:author="Qiao, Guan Lun (RC-CN DI FA ST&amp;PM SUP IT&amp;EDGE)" w:date="2022-01-25T13:46:00Z"/>
          <w:rFonts w:ascii="Times New Roman" w:eastAsia="Microsoft YaHei UI" w:hAnsi="Times New Roman" w:cs="Times New Roman"/>
          <w:color w:val="000000" w:themeColor="text1"/>
          <w:lang w:eastAsia="zh-CN"/>
        </w:rPr>
        <w:pPrChange w:id="538" w:author="Qiao, Guan Lun (RC-CN DI FA ST&amp;PM SUP IT&amp;EDGE)" w:date="2022-01-25T15:07:00Z">
          <w:pPr>
            <w:pStyle w:val="ListParagraph"/>
            <w:numPr>
              <w:numId w:val="17"/>
            </w:numPr>
            <w:spacing w:after="130"/>
            <w:ind w:left="360" w:hanging="360"/>
            <w:contextualSpacing w:val="0"/>
            <w:jc w:val="both"/>
          </w:pPr>
        </w:pPrChange>
      </w:pPr>
      <w:del w:id="539" w:author="Qiao, Guan Lun (RC-CN DI FA ST&amp;PM SUP IT&amp;EDGE)" w:date="2022-02-07T15:03:00Z">
        <w:r w:rsidRPr="00A2596A" w:rsidDel="00116520">
          <w:rPr>
            <w:rFonts w:ascii="Times New Roman" w:eastAsia="Microsoft YaHei UI" w:hAnsi="Times New Roman" w:cs="Times New Roman"/>
            <w:color w:val="000000" w:themeColor="text1"/>
            <w:lang w:eastAsia="zh-CN"/>
          </w:rPr>
          <w:delText>调试</w:delText>
        </w:r>
        <w:r w:rsidR="001B4F18" w:rsidRPr="00A2596A" w:rsidDel="00116520">
          <w:rPr>
            <w:rFonts w:ascii="Times New Roman" w:eastAsia="Microsoft YaHei UI" w:hAnsi="Times New Roman" w:cs="Times New Roman"/>
            <w:color w:val="000000" w:themeColor="text1"/>
            <w:lang w:eastAsia="zh-CN"/>
          </w:rPr>
          <w:delText>：显示</w:delText>
        </w:r>
        <w:r w:rsidR="00216FDA" w:rsidRPr="00A2596A" w:rsidDel="00116520">
          <w:rPr>
            <w:rFonts w:ascii="Times New Roman" w:eastAsia="Microsoft YaHei UI" w:hAnsi="Times New Roman" w:cs="Times New Roman"/>
            <w:color w:val="000000" w:themeColor="text1"/>
            <w:lang w:eastAsia="zh-CN"/>
          </w:rPr>
          <w:delText>ROS</w:delText>
        </w:r>
        <w:r w:rsidR="00216FDA" w:rsidRPr="00A2596A" w:rsidDel="00116520">
          <w:rPr>
            <w:rFonts w:ascii="Times New Roman" w:eastAsia="Microsoft YaHei UI" w:hAnsi="Times New Roman" w:cs="Times New Roman"/>
            <w:color w:val="000000" w:themeColor="text1"/>
            <w:lang w:eastAsia="zh-CN"/>
          </w:rPr>
          <w:delText>信息通道中的数据信息</w:delText>
        </w:r>
      </w:del>
      <w:bookmarkStart w:id="540" w:name="_Toc95207385"/>
      <w:bookmarkStart w:id="541" w:name="_Toc96688752"/>
      <w:bookmarkEnd w:id="540"/>
      <w:bookmarkEnd w:id="541"/>
    </w:p>
    <w:p w14:paraId="0F44400E" w14:textId="0BE0DB1C" w:rsidR="00FB44E5" w:rsidRPr="00A2596A" w:rsidRDefault="00FB44E5" w:rsidP="002311DB">
      <w:pPr>
        <w:pStyle w:val="Heading2"/>
        <w:rPr>
          <w:rFonts w:ascii="Times New Roman" w:eastAsia="Microsoft YaHei UI" w:hAnsi="Times New Roman" w:cs="Times New Roman"/>
          <w:lang w:eastAsia="zh-CN"/>
        </w:rPr>
      </w:pPr>
      <w:del w:id="542" w:author="Qiao, Guan Lun (RC-CN DI FA ST&amp;PM SUP IT&amp;EDGE)" w:date="2022-02-07T15:14:00Z">
        <w:r w:rsidRPr="00A2596A" w:rsidDel="00D617EF">
          <w:rPr>
            <w:rFonts w:ascii="Times New Roman" w:eastAsia="Microsoft YaHei UI" w:hAnsi="Times New Roman" w:cs="Times New Roman"/>
            <w:lang w:eastAsia="zh-CN"/>
          </w:rPr>
          <w:delText>现有</w:delText>
        </w:r>
      </w:del>
      <w:bookmarkStart w:id="543" w:name="_Toc96688753"/>
      <w:ins w:id="544" w:author="Qiao, Guan Lun (RC-CN DI FA ST&amp;PM SUP IT&amp;EDGE)" w:date="2022-02-07T15:03:00Z">
        <w:r w:rsidR="00116520">
          <w:rPr>
            <w:rFonts w:ascii="Times New Roman" w:eastAsia="Microsoft YaHei UI" w:hAnsi="Times New Roman" w:cs="Times New Roman" w:hint="eastAsia"/>
            <w:lang w:eastAsia="zh-CN"/>
          </w:rPr>
          <w:t>R</w:t>
        </w:r>
        <w:r w:rsidR="00116520">
          <w:rPr>
            <w:rFonts w:ascii="Times New Roman" w:eastAsia="Microsoft YaHei UI" w:hAnsi="Times New Roman" w:cs="Times New Roman"/>
            <w:lang w:eastAsia="zh-CN"/>
          </w:rPr>
          <w:t>OS</w:t>
        </w:r>
      </w:ins>
      <w:del w:id="545" w:author="Qiao, Guan Lun (RC-CN DI FA ST&amp;PM SUP IT&amp;EDGE)" w:date="2022-01-25T13:45:00Z">
        <w:r w:rsidRPr="00A2596A" w:rsidDel="00830FF4">
          <w:rPr>
            <w:rFonts w:ascii="Times New Roman" w:eastAsia="Microsoft YaHei UI" w:hAnsi="Times New Roman" w:cs="Times New Roman"/>
            <w:lang w:eastAsia="zh-CN"/>
          </w:rPr>
          <w:delText>ROS</w:delText>
        </w:r>
      </w:del>
      <w:r w:rsidRPr="00A2596A">
        <w:rPr>
          <w:rFonts w:ascii="Times New Roman" w:eastAsia="Microsoft YaHei UI" w:hAnsi="Times New Roman" w:cs="Times New Roman"/>
          <w:lang w:eastAsia="zh-CN"/>
        </w:rPr>
        <w:t xml:space="preserve"> </w:t>
      </w:r>
      <w:ins w:id="546" w:author="Qiao, Guan Lun (RC-CN DI FA ST&amp;PM SUP IT&amp;EDGE)" w:date="2022-02-07T15:14:00Z">
        <w:r w:rsidR="000D6663">
          <w:rPr>
            <w:rFonts w:ascii="Times New Roman" w:eastAsia="Microsoft YaHei UI" w:hAnsi="Times New Roman" w:cs="Times New Roman"/>
            <w:lang w:eastAsia="zh-CN"/>
          </w:rPr>
          <w:t xml:space="preserve">AGV </w:t>
        </w:r>
      </w:ins>
      <w:r w:rsidRPr="00A2596A">
        <w:rPr>
          <w:rFonts w:ascii="Times New Roman" w:eastAsia="Microsoft YaHei UI" w:hAnsi="Times New Roman" w:cs="Times New Roman"/>
          <w:lang w:eastAsia="zh-CN"/>
        </w:rPr>
        <w:t>APP</w:t>
      </w:r>
      <w:r w:rsidRPr="00A2596A">
        <w:rPr>
          <w:rFonts w:ascii="Times New Roman" w:eastAsia="Microsoft YaHei UI" w:hAnsi="Times New Roman" w:cs="Times New Roman"/>
          <w:lang w:eastAsia="zh-CN"/>
        </w:rPr>
        <w:t>功能</w:t>
      </w:r>
      <w:ins w:id="547" w:author="Qiao, Guan Lun (RC-CN DI FA ST&amp;PM SUP IT&amp;EDGE)" w:date="2022-02-07T15:14:00Z">
        <w:r w:rsidR="00D617EF">
          <w:rPr>
            <w:rFonts w:ascii="Times New Roman" w:eastAsia="Microsoft YaHei UI" w:hAnsi="Times New Roman" w:cs="Times New Roman" w:hint="eastAsia"/>
            <w:lang w:eastAsia="zh-CN"/>
          </w:rPr>
          <w:t>调研</w:t>
        </w:r>
      </w:ins>
      <w:bookmarkEnd w:id="543"/>
    </w:p>
    <w:p w14:paraId="3C0B9E90" w14:textId="74E61DA7" w:rsidR="00FB44E5" w:rsidRPr="00A2596A" w:rsidRDefault="00FB44E5" w:rsidP="00FB44E5">
      <w:pPr>
        <w:pStyle w:val="Num1"/>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ROS Web Tools</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开源</w:t>
      </w:r>
      <w:r w:rsidR="002745E4" w:rsidRPr="00A2596A">
        <w:rPr>
          <w:rFonts w:ascii="Times New Roman" w:eastAsia="Microsoft YaHei UI" w:hAnsi="Times New Roman" w:cs="Times New Roman"/>
          <w:lang w:eastAsia="zh-CN"/>
        </w:rPr>
        <w:t xml:space="preserve"> HTML</w:t>
      </w:r>
      <w:r w:rsidR="002745E4" w:rsidRPr="00A2596A">
        <w:rPr>
          <w:rFonts w:ascii="Times New Roman" w:eastAsia="Microsoft YaHei UI" w:hAnsi="Times New Roman" w:cs="Times New Roman"/>
          <w:lang w:eastAsia="zh-CN"/>
        </w:rPr>
        <w:t>网页</w:t>
      </w:r>
    </w:p>
    <w:p w14:paraId="3B0C81A2" w14:textId="5B530748" w:rsidR="00ED29B1" w:rsidRPr="00A2596A" w:rsidRDefault="00ED29B1" w:rsidP="00ED29B1">
      <w:pPr>
        <w:pStyle w:val="Num1"/>
        <w:numPr>
          <w:ilvl w:val="0"/>
          <w:numId w:val="0"/>
        </w:numPr>
        <w:ind w:left="284"/>
        <w:rPr>
          <w:ins w:id="548" w:author="Qiao, Guan Lun (RC-CN DI FA ST&amp;PM SUP IT&amp;EDGE)" w:date="2022-01-25T13:45:00Z"/>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实现了</w:t>
      </w:r>
      <w:ins w:id="549" w:author="Qiao, Guan Lun (RC-CN DI FA ST&amp;PM SUP IT&amp;EDGE)" w:date="2022-02-07T14:19:00Z">
        <w:r w:rsidR="00F077C6" w:rsidRPr="00A2596A">
          <w:rPr>
            <w:rFonts w:ascii="Times New Roman" w:eastAsia="Microsoft YaHei UI" w:hAnsi="Times New Roman" w:cs="Times New Roman"/>
            <w:lang w:eastAsia="zh-CN"/>
          </w:rPr>
          <w:t>AGV</w:t>
        </w:r>
        <w:r w:rsidR="002279F0" w:rsidRPr="00A2596A">
          <w:rPr>
            <w:rFonts w:ascii="Times New Roman" w:eastAsia="Microsoft YaHei UI" w:hAnsi="Times New Roman" w:cs="Times New Roman" w:hint="eastAsia"/>
            <w:lang w:eastAsia="zh-CN"/>
          </w:rPr>
          <w:t>调试、</w:t>
        </w:r>
      </w:ins>
      <w:r w:rsidRPr="00A2596A">
        <w:rPr>
          <w:rFonts w:ascii="Times New Roman" w:eastAsia="Microsoft YaHei UI" w:hAnsi="Times New Roman" w:cs="Times New Roman"/>
          <w:lang w:eastAsia="zh-CN"/>
        </w:rPr>
        <w:t>控制</w:t>
      </w:r>
      <w:ins w:id="550" w:author="Qiao, Guan Lun (RC-CN DI FA ST&amp;PM SUP IT&amp;EDGE)" w:date="2022-02-07T14:19:00Z">
        <w:r w:rsidR="002279F0" w:rsidRPr="00A2596A">
          <w:rPr>
            <w:rFonts w:ascii="Times New Roman" w:eastAsia="Microsoft YaHei UI" w:hAnsi="Times New Roman" w:cs="Times New Roman" w:hint="eastAsia"/>
            <w:lang w:eastAsia="zh-CN"/>
          </w:rPr>
          <w:t>和</w:t>
        </w:r>
      </w:ins>
      <w:del w:id="551" w:author="Qiao, Guan Lun (RC-CN DI FA ST&amp;PM SUP IT&amp;EDGE)" w:date="2022-02-07T14:19:00Z">
        <w:r w:rsidRPr="00A2596A" w:rsidDel="002279F0">
          <w:rPr>
            <w:rFonts w:ascii="Times New Roman" w:eastAsia="Microsoft YaHei UI" w:hAnsi="Times New Roman" w:cs="Times New Roman"/>
            <w:lang w:eastAsia="zh-CN"/>
          </w:rPr>
          <w:delText>，监察，</w:delText>
        </w:r>
      </w:del>
      <w:r w:rsidRPr="00A2596A">
        <w:rPr>
          <w:rFonts w:ascii="Times New Roman" w:eastAsia="Microsoft YaHei UI" w:hAnsi="Times New Roman" w:cs="Times New Roman"/>
          <w:lang w:eastAsia="zh-CN"/>
        </w:rPr>
        <w:t>图形化</w:t>
      </w:r>
      <w:ins w:id="552" w:author="Qiao, Guan Lun (RC-CN DI FA ST&amp;PM SUP IT&amp;EDGE)" w:date="2022-02-07T14:19:00Z">
        <w:r w:rsidR="002279F0" w:rsidRPr="00A2596A">
          <w:rPr>
            <w:rFonts w:ascii="Times New Roman" w:eastAsia="Microsoft YaHei UI" w:hAnsi="Times New Roman" w:cs="Times New Roman" w:hint="eastAsia"/>
            <w:lang w:eastAsia="zh-CN"/>
          </w:rPr>
          <w:t>监测</w:t>
        </w:r>
      </w:ins>
      <w:del w:id="553" w:author="Qiao, Guan Lun (RC-CN DI FA ST&amp;PM SUP IT&amp;EDGE)" w:date="2022-02-07T14:20:00Z">
        <w:r w:rsidRPr="00A2596A" w:rsidDel="002279F0">
          <w:rPr>
            <w:rFonts w:ascii="Times New Roman" w:eastAsia="Microsoft YaHei UI" w:hAnsi="Times New Roman" w:cs="Times New Roman"/>
            <w:lang w:eastAsia="zh-CN"/>
          </w:rPr>
          <w:delText>和调试</w:delText>
        </w:r>
      </w:del>
      <w:r w:rsidRPr="00A2596A">
        <w:rPr>
          <w:rFonts w:ascii="Times New Roman" w:eastAsia="Microsoft YaHei UI" w:hAnsi="Times New Roman" w:cs="Times New Roman"/>
          <w:lang w:eastAsia="zh-CN"/>
        </w:rPr>
        <w:t>的大部分功能</w:t>
      </w:r>
    </w:p>
    <w:p w14:paraId="4BFDF317" w14:textId="3C820393" w:rsidR="00830FF4" w:rsidRPr="00A2596A" w:rsidRDefault="00830FF4" w:rsidP="00ED29B1">
      <w:pPr>
        <w:pStyle w:val="Num1"/>
        <w:numPr>
          <w:ilvl w:val="0"/>
          <w:numId w:val="0"/>
        </w:numPr>
        <w:ind w:left="284"/>
        <w:rPr>
          <w:ins w:id="554" w:author="Qiao, Guan Lun (RC-CN DI FA ST&amp;PM SUP IT&amp;EDGE)" w:date="2022-02-07T14:15:00Z"/>
          <w:rFonts w:ascii="Times New Roman" w:eastAsia="Microsoft YaHei UI" w:hAnsi="Times New Roman" w:cs="Times New Roman"/>
          <w:lang w:eastAsia="zh-CN"/>
        </w:rPr>
      </w:pPr>
      <w:ins w:id="555" w:author="Qiao, Guan Lun (RC-CN DI FA ST&amp;PM SUP IT&amp;EDGE)" w:date="2022-01-25T13:45:00Z">
        <w:r w:rsidRPr="00A2596A">
          <w:rPr>
            <w:rFonts w:ascii="Times New Roman" w:eastAsia="Microsoft YaHei UI" w:hAnsi="Times New Roman" w:cs="Times New Roman" w:hint="eastAsia"/>
            <w:lang w:eastAsia="zh-CN"/>
          </w:rPr>
          <w:t>链接：</w:t>
        </w:r>
      </w:ins>
      <w:ins w:id="556" w:author="Qiao, Guan Lun (RC-CN DI FA ST&amp;PM SUP IT&amp;EDGE)" w:date="2022-02-07T14:15:00Z">
        <w:r w:rsidR="00BE2024" w:rsidRPr="00A2596A">
          <w:rPr>
            <w:rFonts w:ascii="Times New Roman" w:eastAsia="Microsoft YaHei UI" w:hAnsi="Times New Roman" w:cs="Times New Roman"/>
            <w:lang w:eastAsia="zh-CN"/>
          </w:rPr>
          <w:fldChar w:fldCharType="begin"/>
        </w:r>
        <w:r w:rsidR="00BE2024" w:rsidRPr="00A2596A">
          <w:rPr>
            <w:rFonts w:ascii="Times New Roman" w:eastAsia="Microsoft YaHei UI" w:hAnsi="Times New Roman" w:cs="Times New Roman"/>
            <w:lang w:eastAsia="zh-CN"/>
          </w:rPr>
          <w:instrText xml:space="preserve"> HYPERLINK "</w:instrText>
        </w:r>
      </w:ins>
      <w:ins w:id="557" w:author="Sun, Qingyi (EXT) (RC-CN DI FA ST&amp;PM SUP IT&amp;EDGE)" w:date="2022-01-26T14:18:00Z">
        <w:r w:rsidR="00BE2024" w:rsidRPr="00A2596A">
          <w:rPr>
            <w:rFonts w:ascii="Times New Roman" w:eastAsia="Microsoft YaHei UI" w:hAnsi="Times New Roman" w:cs="Times New Roman"/>
            <w:lang w:eastAsia="zh-CN"/>
          </w:rPr>
          <w:instrText>http://robotwebtools.org/</w:instrText>
        </w:r>
      </w:ins>
      <w:ins w:id="558" w:author="Qiao, Guan Lun (RC-CN DI FA ST&amp;PM SUP IT&amp;EDGE)" w:date="2022-02-07T14:15:00Z">
        <w:r w:rsidR="00BE2024" w:rsidRPr="00A2596A">
          <w:rPr>
            <w:rFonts w:ascii="Times New Roman" w:eastAsia="Microsoft YaHei UI" w:hAnsi="Times New Roman" w:cs="Times New Roman"/>
            <w:lang w:eastAsia="zh-CN"/>
          </w:rPr>
          <w:instrText xml:space="preserve">" </w:instrText>
        </w:r>
        <w:r w:rsidR="00BE2024" w:rsidRPr="00A2596A">
          <w:rPr>
            <w:rFonts w:ascii="Times New Roman" w:eastAsia="Microsoft YaHei UI" w:hAnsi="Times New Roman" w:cs="Times New Roman"/>
            <w:lang w:eastAsia="zh-CN"/>
          </w:rPr>
          <w:fldChar w:fldCharType="separate"/>
        </w:r>
      </w:ins>
      <w:ins w:id="559" w:author="Sun, Qingyi (EXT) (RC-CN DI FA ST&amp;PM SUP IT&amp;EDGE)" w:date="2022-01-26T14:18:00Z">
        <w:r w:rsidR="00BE2024" w:rsidRPr="00A2596A">
          <w:rPr>
            <w:rStyle w:val="Hyperlink"/>
            <w:rFonts w:ascii="Times New Roman" w:eastAsia="Microsoft YaHei UI" w:hAnsi="Times New Roman" w:cs="Times New Roman"/>
            <w:color w:val="auto"/>
            <w:lang w:eastAsia="zh-CN"/>
            <w:rPrChange w:id="560" w:author="Qiao, Guan Lun (RC-CN DI FA ST&amp;PM SUP IT&amp;EDGE)" w:date="2022-02-07T15:02:00Z">
              <w:rPr>
                <w:rStyle w:val="Hyperlink"/>
                <w:rFonts w:ascii="Times New Roman" w:eastAsia="Microsoft YaHei UI" w:hAnsi="Times New Roman" w:cs="Times New Roman"/>
                <w:lang w:eastAsia="zh-CN"/>
              </w:rPr>
            </w:rPrChange>
          </w:rPr>
          <w:t>http://robotwebtools.org/</w:t>
        </w:r>
      </w:ins>
      <w:ins w:id="561" w:author="Qiao, Guan Lun (RC-CN DI FA ST&amp;PM SUP IT&amp;EDGE)" w:date="2022-02-07T14:15:00Z">
        <w:r w:rsidR="00BE2024" w:rsidRPr="00A2596A">
          <w:rPr>
            <w:rFonts w:ascii="Times New Roman" w:eastAsia="Microsoft YaHei UI" w:hAnsi="Times New Roman" w:cs="Times New Roman"/>
            <w:lang w:eastAsia="zh-CN"/>
          </w:rPr>
          <w:fldChar w:fldCharType="end"/>
        </w:r>
      </w:ins>
    </w:p>
    <w:tbl>
      <w:tblPr>
        <w:tblStyle w:val="ABBTableStyle"/>
        <w:tblW w:w="5000" w:type="pct"/>
        <w:tblLook w:val="04A0" w:firstRow="1" w:lastRow="0" w:firstColumn="1" w:lastColumn="0" w:noHBand="0" w:noVBand="1"/>
        <w:tblPrChange w:id="562" w:author="Qiao, Guan Lun (RC-CN DI FA ST&amp;PM SUP IT&amp;EDGE)" w:date="2022-02-07T14:24:00Z">
          <w:tblPr>
            <w:tblStyle w:val="ABBTableStyle"/>
            <w:tblW w:w="5000" w:type="pct"/>
            <w:tblLook w:val="04A0" w:firstRow="1" w:lastRow="0" w:firstColumn="1" w:lastColumn="0" w:noHBand="0" w:noVBand="1"/>
          </w:tblPr>
        </w:tblPrChange>
      </w:tblPr>
      <w:tblGrid>
        <w:gridCol w:w="672"/>
        <w:gridCol w:w="1515"/>
        <w:gridCol w:w="3088"/>
        <w:gridCol w:w="3088"/>
        <w:tblGridChange w:id="563">
          <w:tblGrid>
            <w:gridCol w:w="1067"/>
            <w:gridCol w:w="2402"/>
            <w:gridCol w:w="4894"/>
            <w:gridCol w:w="4894"/>
          </w:tblGrid>
        </w:tblGridChange>
      </w:tblGrid>
      <w:tr w:rsidR="004F509F" w:rsidRPr="00A2596A" w14:paraId="40F6FDB6" w14:textId="5AC350E2" w:rsidTr="004F509F">
        <w:trPr>
          <w:cnfStyle w:val="100000000000" w:firstRow="1" w:lastRow="0" w:firstColumn="0" w:lastColumn="0" w:oddVBand="0" w:evenVBand="0" w:oddHBand="0" w:evenHBand="0" w:firstRowFirstColumn="0" w:firstRowLastColumn="0" w:lastRowFirstColumn="0" w:lastRowLastColumn="0"/>
          <w:tblHeader/>
          <w:ins w:id="564" w:author="Qiao, Guan Lun (RC-CN DI FA ST&amp;PM SUP IT&amp;EDGE)" w:date="2022-02-07T14:15:00Z"/>
          <w:trPrChange w:id="565" w:author="Qiao, Guan Lun (RC-CN DI FA ST&amp;PM SUP IT&amp;EDGE)" w:date="2022-02-07T14:24:00Z">
            <w:trPr>
              <w:tblHeader/>
            </w:trPr>
          </w:trPrChange>
        </w:trPr>
        <w:tc>
          <w:tcPr>
            <w:cnfStyle w:val="001000000000" w:firstRow="0" w:lastRow="0" w:firstColumn="1" w:lastColumn="0" w:oddVBand="0" w:evenVBand="0" w:oddHBand="0" w:evenHBand="0" w:firstRowFirstColumn="0" w:firstRowLastColumn="0" w:lastRowFirstColumn="0" w:lastRowLastColumn="0"/>
            <w:tcW w:w="402" w:type="pct"/>
            <w:hideMark/>
            <w:tcPrChange w:id="566" w:author="Qiao, Guan Lun (RC-CN DI FA ST&amp;PM SUP IT&amp;EDGE)" w:date="2022-02-07T14:24:00Z">
              <w:tcPr>
                <w:tcW w:w="638" w:type="pct"/>
                <w:hideMark/>
              </w:tcPr>
            </w:tcPrChange>
          </w:tcPr>
          <w:p w14:paraId="0188BFAD" w14:textId="77777777" w:rsidR="004F509F" w:rsidRPr="00A2596A" w:rsidRDefault="004F509F" w:rsidP="00BC70F3">
            <w:pPr>
              <w:pStyle w:val="TableText"/>
              <w:keepLines w:val="0"/>
              <w:cnfStyle w:val="101000000000" w:firstRow="1" w:lastRow="0" w:firstColumn="1" w:lastColumn="0" w:oddVBand="0" w:evenVBand="0" w:oddHBand="0" w:evenHBand="0" w:firstRowFirstColumn="0" w:firstRowLastColumn="0" w:lastRowFirstColumn="0" w:lastRowLastColumn="0"/>
              <w:rPr>
                <w:ins w:id="567" w:author="Qiao, Guan Lun (RC-CN DI FA ST&amp;PM SUP IT&amp;EDGE)" w:date="2022-02-07T14:15:00Z"/>
                <w:rFonts w:ascii="Times New Roman" w:eastAsia="Microsoft YaHei UI" w:hAnsi="Times New Roman" w:cs="Times New Roman"/>
                <w:lang w:val="de-DE" w:eastAsia="zh-CN"/>
                <w:rPrChange w:id="568" w:author="Qiao, Guan Lun (RC-CN DI FA ST&amp;PM SUP IT&amp;EDGE)" w:date="2022-02-07T15:02:00Z">
                  <w:rPr>
                    <w:ins w:id="569" w:author="Qiao, Guan Lun (RC-CN DI FA ST&amp;PM SUP IT&amp;EDGE)" w:date="2022-02-07T14:15:00Z"/>
                    <w:rFonts w:ascii="Times New Roman" w:eastAsia="Microsoft YaHei UI" w:hAnsi="Times New Roman" w:cs="Times New Roman"/>
                    <w:color w:val="FF0000"/>
                    <w:lang w:val="de-DE" w:eastAsia="zh-CN"/>
                  </w:rPr>
                </w:rPrChange>
              </w:rPr>
            </w:pPr>
            <w:ins w:id="570" w:author="Qiao, Guan Lun (RC-CN DI FA ST&amp;PM SUP IT&amp;EDGE)" w:date="2022-02-07T14:15:00Z">
              <w:r w:rsidRPr="00A2596A">
                <w:rPr>
                  <w:rFonts w:ascii="Times New Roman" w:eastAsia="Microsoft YaHei UI" w:hAnsi="Times New Roman" w:cs="Times New Roman" w:hint="eastAsia"/>
                  <w:lang w:val="de-DE" w:eastAsia="zh-CN"/>
                  <w:rPrChange w:id="571" w:author="Qiao, Guan Lun (RC-CN DI FA ST&amp;PM SUP IT&amp;EDGE)" w:date="2022-02-07T15:02:00Z">
                    <w:rPr>
                      <w:rFonts w:ascii="Times New Roman" w:eastAsia="Microsoft YaHei UI" w:hAnsi="Times New Roman" w:cs="Times New Roman" w:hint="eastAsia"/>
                      <w:color w:val="FF0000"/>
                      <w:lang w:val="de-DE" w:eastAsia="zh-CN"/>
                    </w:rPr>
                  </w:rPrChange>
                </w:rPr>
                <w:t>编号</w:t>
              </w:r>
            </w:ins>
          </w:p>
        </w:tc>
        <w:tc>
          <w:tcPr>
            <w:tcW w:w="906" w:type="pct"/>
            <w:hideMark/>
            <w:tcPrChange w:id="572" w:author="Qiao, Guan Lun (RC-CN DI FA ST&amp;PM SUP IT&amp;EDGE)" w:date="2022-02-07T14:24:00Z">
              <w:tcPr>
                <w:tcW w:w="1436" w:type="pct"/>
                <w:hideMark/>
              </w:tcPr>
            </w:tcPrChange>
          </w:tcPr>
          <w:p w14:paraId="762E0EB6" w14:textId="2186826B" w:rsidR="004F509F" w:rsidRPr="00A2596A" w:rsidRDefault="004F509F" w:rsidP="00BC70F3">
            <w:pPr>
              <w:pStyle w:val="TableText"/>
              <w:keepLines w:val="0"/>
              <w:cnfStyle w:val="100000000000" w:firstRow="1" w:lastRow="0" w:firstColumn="0" w:lastColumn="0" w:oddVBand="0" w:evenVBand="0" w:oddHBand="0" w:evenHBand="0" w:firstRowFirstColumn="0" w:firstRowLastColumn="0" w:lastRowFirstColumn="0" w:lastRowLastColumn="0"/>
              <w:rPr>
                <w:ins w:id="573" w:author="Qiao, Guan Lun (RC-CN DI FA ST&amp;PM SUP IT&amp;EDGE)" w:date="2022-02-07T14:15:00Z"/>
                <w:rFonts w:ascii="Times New Roman" w:eastAsia="Microsoft YaHei UI" w:hAnsi="Times New Roman" w:cs="Times New Roman"/>
                <w:lang w:val="de-DE" w:eastAsia="zh-CN"/>
                <w:rPrChange w:id="574" w:author="Qiao, Guan Lun (RC-CN DI FA ST&amp;PM SUP IT&amp;EDGE)" w:date="2022-02-07T15:02:00Z">
                  <w:rPr>
                    <w:ins w:id="575" w:author="Qiao, Guan Lun (RC-CN DI FA ST&amp;PM SUP IT&amp;EDGE)" w:date="2022-02-07T14:15:00Z"/>
                    <w:rFonts w:ascii="Times New Roman" w:eastAsia="Microsoft YaHei UI" w:hAnsi="Times New Roman" w:cs="Times New Roman"/>
                    <w:color w:val="FF0000"/>
                    <w:lang w:val="de-DE" w:eastAsia="zh-CN"/>
                  </w:rPr>
                </w:rPrChange>
              </w:rPr>
            </w:pPr>
            <w:ins w:id="576" w:author="Qiao, Guan Lun (RC-CN DI FA ST&amp;PM SUP IT&amp;EDGE)" w:date="2022-02-07T14:17:00Z">
              <w:r w:rsidRPr="00A2596A">
                <w:rPr>
                  <w:rFonts w:ascii="Times New Roman" w:eastAsia="Microsoft YaHei UI" w:hAnsi="Times New Roman" w:cs="Times New Roman" w:hint="eastAsia"/>
                  <w:lang w:val="de-DE" w:eastAsia="zh-CN"/>
                  <w:rPrChange w:id="577" w:author="Qiao, Guan Lun (RC-CN DI FA ST&amp;PM SUP IT&amp;EDGE)" w:date="2022-02-07T15:02:00Z">
                    <w:rPr>
                      <w:rFonts w:ascii="Times New Roman" w:eastAsia="Microsoft YaHei UI" w:hAnsi="Times New Roman" w:cs="Times New Roman" w:hint="eastAsia"/>
                      <w:color w:val="FF0000"/>
                      <w:lang w:val="de-DE" w:eastAsia="zh-CN"/>
                    </w:rPr>
                  </w:rPrChange>
                </w:rPr>
                <w:t>工具</w:t>
              </w:r>
              <w:r w:rsidRPr="00A2596A">
                <w:rPr>
                  <w:rFonts w:ascii="Times New Roman" w:eastAsia="Microsoft YaHei UI" w:hAnsi="Times New Roman" w:cs="Times New Roman"/>
                  <w:lang w:val="de-DE" w:eastAsia="zh-CN"/>
                  <w:rPrChange w:id="578" w:author="Qiao, Guan Lun (RC-CN DI FA ST&amp;PM SUP IT&amp;EDGE)" w:date="2022-02-07T15:02:00Z">
                    <w:rPr>
                      <w:rFonts w:ascii="Times New Roman" w:eastAsia="Microsoft YaHei UI" w:hAnsi="Times New Roman" w:cs="Times New Roman"/>
                      <w:color w:val="FF0000"/>
                      <w:lang w:val="de-DE" w:eastAsia="zh-CN"/>
                    </w:rPr>
                  </w:rPrChange>
                </w:rPr>
                <w:t>/</w:t>
              </w:r>
              <w:r w:rsidRPr="00A2596A">
                <w:rPr>
                  <w:rFonts w:ascii="Times New Roman" w:eastAsia="Microsoft YaHei UI" w:hAnsi="Times New Roman" w:cs="Times New Roman" w:hint="eastAsia"/>
                  <w:lang w:val="de-DE" w:eastAsia="zh-CN"/>
                  <w:rPrChange w:id="579" w:author="Qiao, Guan Lun (RC-CN DI FA ST&amp;PM SUP IT&amp;EDGE)" w:date="2022-02-07T15:02:00Z">
                    <w:rPr>
                      <w:rFonts w:ascii="Times New Roman" w:eastAsia="Microsoft YaHei UI" w:hAnsi="Times New Roman" w:cs="Times New Roman" w:hint="eastAsia"/>
                      <w:color w:val="FF0000"/>
                      <w:lang w:val="de-DE" w:eastAsia="zh-CN"/>
                    </w:rPr>
                  </w:rPrChange>
                </w:rPr>
                <w:t>插件</w:t>
              </w:r>
            </w:ins>
          </w:p>
        </w:tc>
        <w:tc>
          <w:tcPr>
            <w:tcW w:w="1846" w:type="pct"/>
            <w:hideMark/>
            <w:tcPrChange w:id="580" w:author="Qiao, Guan Lun (RC-CN DI FA ST&amp;PM SUP IT&amp;EDGE)" w:date="2022-02-07T14:24:00Z">
              <w:tcPr>
                <w:tcW w:w="2926" w:type="pct"/>
                <w:hideMark/>
              </w:tcPr>
            </w:tcPrChange>
          </w:tcPr>
          <w:p w14:paraId="5FF7452B" w14:textId="093C14DF" w:rsidR="004F509F" w:rsidRPr="00A2596A" w:rsidRDefault="004F509F" w:rsidP="00BC70F3">
            <w:pPr>
              <w:pStyle w:val="TableText"/>
              <w:keepLines w:val="0"/>
              <w:cnfStyle w:val="100000000000" w:firstRow="1" w:lastRow="0" w:firstColumn="0" w:lastColumn="0" w:oddVBand="0" w:evenVBand="0" w:oddHBand="0" w:evenHBand="0" w:firstRowFirstColumn="0" w:firstRowLastColumn="0" w:lastRowFirstColumn="0" w:lastRowLastColumn="0"/>
              <w:rPr>
                <w:ins w:id="581" w:author="Qiao, Guan Lun (RC-CN DI FA ST&amp;PM SUP IT&amp;EDGE)" w:date="2022-02-07T14:15:00Z"/>
                <w:rFonts w:ascii="Times New Roman" w:eastAsia="Microsoft YaHei UI" w:hAnsi="Times New Roman" w:cs="Times New Roman"/>
                <w:lang w:val="de-DE" w:eastAsia="zh-CN"/>
                <w:rPrChange w:id="582" w:author="Qiao, Guan Lun (RC-CN DI FA ST&amp;PM SUP IT&amp;EDGE)" w:date="2022-02-07T15:02:00Z">
                  <w:rPr>
                    <w:ins w:id="583" w:author="Qiao, Guan Lun (RC-CN DI FA ST&amp;PM SUP IT&amp;EDGE)" w:date="2022-02-07T14:15:00Z"/>
                    <w:rFonts w:ascii="Times New Roman" w:eastAsia="Microsoft YaHei UI" w:hAnsi="Times New Roman" w:cs="Times New Roman"/>
                    <w:color w:val="FF0000"/>
                    <w:lang w:val="de-DE" w:eastAsia="zh-CN"/>
                  </w:rPr>
                </w:rPrChange>
              </w:rPr>
            </w:pPr>
            <w:ins w:id="584" w:author="Qiao, Guan Lun (RC-CN DI FA ST&amp;PM SUP IT&amp;EDGE)" w:date="2022-02-07T14:24:00Z">
              <w:r w:rsidRPr="00A2596A">
                <w:rPr>
                  <w:rFonts w:ascii="Times New Roman" w:eastAsia="Microsoft YaHei UI" w:hAnsi="Times New Roman" w:cs="Times New Roman" w:hint="eastAsia"/>
                  <w:lang w:val="de-DE" w:eastAsia="zh-CN"/>
                </w:rPr>
                <w:t>基础</w:t>
              </w:r>
            </w:ins>
            <w:ins w:id="585" w:author="Qiao, Guan Lun (RC-CN DI FA ST&amp;PM SUP IT&amp;EDGE)" w:date="2022-02-07T14:17:00Z">
              <w:r w:rsidRPr="00A2596A">
                <w:rPr>
                  <w:rFonts w:ascii="Times New Roman" w:eastAsia="Microsoft YaHei UI" w:hAnsi="Times New Roman" w:cs="Times New Roman" w:hint="eastAsia"/>
                  <w:lang w:val="de-DE" w:eastAsia="zh-CN"/>
                  <w:rPrChange w:id="586" w:author="Qiao, Guan Lun (RC-CN DI FA ST&amp;PM SUP IT&amp;EDGE)" w:date="2022-02-07T15:02:00Z">
                    <w:rPr>
                      <w:rFonts w:ascii="Times New Roman" w:eastAsia="Microsoft YaHei UI" w:hAnsi="Times New Roman" w:cs="Times New Roman" w:hint="eastAsia"/>
                      <w:color w:val="FF0000"/>
                      <w:lang w:val="de-DE" w:eastAsia="zh-CN"/>
                    </w:rPr>
                  </w:rPrChange>
                </w:rPr>
                <w:t>功能</w:t>
              </w:r>
            </w:ins>
          </w:p>
        </w:tc>
        <w:tc>
          <w:tcPr>
            <w:tcW w:w="1846" w:type="pct"/>
            <w:tcPrChange w:id="587" w:author="Qiao, Guan Lun (RC-CN DI FA ST&amp;PM SUP IT&amp;EDGE)" w:date="2022-02-07T14:24:00Z">
              <w:tcPr>
                <w:tcW w:w="1" w:type="pct"/>
              </w:tcPr>
            </w:tcPrChange>
          </w:tcPr>
          <w:p w14:paraId="1202CD43" w14:textId="70614DF7" w:rsidR="004F509F" w:rsidRPr="00A2596A" w:rsidRDefault="00886FB8" w:rsidP="00BC70F3">
            <w:pPr>
              <w:pStyle w:val="TableText"/>
              <w:cnfStyle w:val="100000000000" w:firstRow="1" w:lastRow="0" w:firstColumn="0" w:lastColumn="0" w:oddVBand="0" w:evenVBand="0" w:oddHBand="0" w:evenHBand="0" w:firstRowFirstColumn="0" w:firstRowLastColumn="0" w:lastRowFirstColumn="0" w:lastRowLastColumn="0"/>
              <w:rPr>
                <w:ins w:id="588" w:author="Qiao, Guan Lun (RC-CN DI FA ST&amp;PM SUP IT&amp;EDGE)" w:date="2022-02-07T14:24:00Z"/>
                <w:rFonts w:ascii="Times New Roman" w:eastAsia="Microsoft YaHei UI" w:hAnsi="Times New Roman" w:cs="Times New Roman"/>
                <w:lang w:val="de-DE" w:eastAsia="zh-CN"/>
              </w:rPr>
            </w:pPr>
            <w:ins w:id="589" w:author="Qiao, Guan Lun (RC-CN DI FA ST&amp;PM SUP IT&amp;EDGE)" w:date="2022-02-07T14:25:00Z">
              <w:r w:rsidRPr="00A2596A">
                <w:rPr>
                  <w:rFonts w:ascii="Times New Roman" w:eastAsia="Microsoft YaHei UI" w:hAnsi="Times New Roman" w:cs="Times New Roman" w:hint="eastAsia"/>
                  <w:lang w:val="de-DE" w:eastAsia="zh-CN"/>
                </w:rPr>
                <w:t>功能应用</w:t>
              </w:r>
            </w:ins>
          </w:p>
        </w:tc>
      </w:tr>
      <w:tr w:rsidR="004F509F" w:rsidRPr="00A2596A" w14:paraId="3F5186AE" w14:textId="5E3CA9B4" w:rsidTr="004F509F">
        <w:trPr>
          <w:ins w:id="590" w:author="Qiao, Guan Lun (RC-CN DI FA ST&amp;PM SUP IT&amp;EDGE)" w:date="2022-02-07T14:15:00Z"/>
        </w:trPr>
        <w:tc>
          <w:tcPr>
            <w:cnfStyle w:val="001000000000" w:firstRow="0" w:lastRow="0" w:firstColumn="1" w:lastColumn="0" w:oddVBand="0" w:evenVBand="0" w:oddHBand="0" w:evenHBand="0" w:firstRowFirstColumn="0" w:firstRowLastColumn="0" w:lastRowFirstColumn="0" w:lastRowLastColumn="0"/>
            <w:tcW w:w="402" w:type="pct"/>
            <w:tcBorders>
              <w:top w:val="single" w:sz="4" w:space="0" w:color="A9A9A9" w:themeColor="accent3"/>
              <w:left w:val="nil"/>
              <w:bottom w:val="single" w:sz="4" w:space="0" w:color="A9A9A9" w:themeColor="accent3"/>
              <w:right w:val="nil"/>
            </w:tcBorders>
            <w:tcPrChange w:id="591" w:author="Qiao, Guan Lun (RC-CN DI FA ST&amp;PM SUP IT&amp;EDGE)" w:date="2022-02-07T14:24:00Z">
              <w:tcPr>
                <w:tcW w:w="638" w:type="pct"/>
                <w:tcBorders>
                  <w:top w:val="single" w:sz="4" w:space="0" w:color="A9A9A9" w:themeColor="accent3"/>
                  <w:left w:val="nil"/>
                  <w:bottom w:val="single" w:sz="4" w:space="0" w:color="A9A9A9" w:themeColor="accent3"/>
                  <w:right w:val="nil"/>
                </w:tcBorders>
              </w:tcPr>
            </w:tcPrChange>
          </w:tcPr>
          <w:p w14:paraId="5E6FF5D9" w14:textId="36C2C754" w:rsidR="004F509F" w:rsidRPr="00A2596A" w:rsidRDefault="004F509F" w:rsidP="00BC70F3">
            <w:pPr>
              <w:pStyle w:val="TableText"/>
              <w:rPr>
                <w:ins w:id="592" w:author="Qiao, Guan Lun (RC-CN DI FA ST&amp;PM SUP IT&amp;EDGE)" w:date="2022-02-07T14:15:00Z"/>
                <w:rFonts w:ascii="Times New Roman" w:eastAsia="Microsoft YaHei UI" w:hAnsi="Times New Roman" w:cs="Times New Roman"/>
                <w:lang w:val="de-DE"/>
                <w:rPrChange w:id="593" w:author="Qiao, Guan Lun (RC-CN DI FA ST&amp;PM SUP IT&amp;EDGE)" w:date="2022-02-07T15:02:00Z">
                  <w:rPr>
                    <w:ins w:id="594" w:author="Qiao, Guan Lun (RC-CN DI FA ST&amp;PM SUP IT&amp;EDGE)" w:date="2022-02-07T14:15:00Z"/>
                    <w:rFonts w:ascii="Times New Roman" w:eastAsia="Microsoft YaHei UI" w:hAnsi="Times New Roman" w:cs="Times New Roman"/>
                    <w:color w:val="FF0000"/>
                    <w:lang w:val="de-DE"/>
                  </w:rPr>
                </w:rPrChange>
              </w:rPr>
            </w:pPr>
            <w:ins w:id="595" w:author="Qiao, Guan Lun (RC-CN DI FA ST&amp;PM SUP IT&amp;EDGE)" w:date="2022-02-07T14:19:00Z">
              <w:r w:rsidRPr="00A2596A">
                <w:rPr>
                  <w:rFonts w:ascii="Times New Roman" w:eastAsia="Microsoft YaHei UI" w:hAnsi="Times New Roman" w:cs="Times New Roman"/>
                  <w:lang w:val="de-DE"/>
                  <w:rPrChange w:id="596" w:author="Qiao, Guan Lun (RC-CN DI FA ST&amp;PM SUP IT&amp;EDGE)" w:date="2022-02-07T15:02:00Z">
                    <w:rPr>
                      <w:rFonts w:ascii="Times New Roman" w:eastAsia="Microsoft YaHei UI" w:hAnsi="Times New Roman" w:cs="Times New Roman"/>
                      <w:color w:val="FF0000"/>
                      <w:lang w:val="de-DE"/>
                    </w:rPr>
                  </w:rPrChange>
                </w:rPr>
                <w:t>1</w:t>
              </w:r>
            </w:ins>
          </w:p>
        </w:tc>
        <w:tc>
          <w:tcPr>
            <w:tcW w:w="906" w:type="pct"/>
            <w:tcBorders>
              <w:top w:val="single" w:sz="4" w:space="0" w:color="A9A9A9" w:themeColor="accent3"/>
              <w:left w:val="nil"/>
              <w:bottom w:val="single" w:sz="4" w:space="0" w:color="A9A9A9" w:themeColor="accent3"/>
              <w:right w:val="nil"/>
            </w:tcBorders>
            <w:tcPrChange w:id="597" w:author="Qiao, Guan Lun (RC-CN DI FA ST&amp;PM SUP IT&amp;EDGE)" w:date="2022-02-07T14:24:00Z">
              <w:tcPr>
                <w:tcW w:w="1436" w:type="pct"/>
                <w:tcBorders>
                  <w:top w:val="single" w:sz="4" w:space="0" w:color="A9A9A9" w:themeColor="accent3"/>
                  <w:left w:val="nil"/>
                  <w:bottom w:val="single" w:sz="4" w:space="0" w:color="A9A9A9" w:themeColor="accent3"/>
                  <w:right w:val="nil"/>
                </w:tcBorders>
              </w:tcPr>
            </w:tcPrChange>
          </w:tcPr>
          <w:p w14:paraId="083771A8" w14:textId="29D69D2A" w:rsidR="004F509F" w:rsidRPr="00A2596A" w:rsidRDefault="004F509F" w:rsidP="00BC70F3">
            <w:pPr>
              <w:pStyle w:val="TableText"/>
              <w:cnfStyle w:val="000000000000" w:firstRow="0" w:lastRow="0" w:firstColumn="0" w:lastColumn="0" w:oddVBand="0" w:evenVBand="0" w:oddHBand="0" w:evenHBand="0" w:firstRowFirstColumn="0" w:firstRowLastColumn="0" w:lastRowFirstColumn="0" w:lastRowLastColumn="0"/>
              <w:rPr>
                <w:ins w:id="598" w:author="Qiao, Guan Lun (RC-CN DI FA ST&amp;PM SUP IT&amp;EDGE)" w:date="2022-02-07T14:15:00Z"/>
                <w:rFonts w:ascii="Times New Roman" w:eastAsia="Microsoft YaHei UI" w:hAnsi="Times New Roman" w:cs="Times New Roman"/>
                <w:lang w:val="de-DE"/>
                <w:rPrChange w:id="599" w:author="Qiao, Guan Lun (RC-CN DI FA ST&amp;PM SUP IT&amp;EDGE)" w:date="2022-02-07T15:02:00Z">
                  <w:rPr>
                    <w:ins w:id="600" w:author="Qiao, Guan Lun (RC-CN DI FA ST&amp;PM SUP IT&amp;EDGE)" w:date="2022-02-07T14:15:00Z"/>
                    <w:rFonts w:ascii="Times New Roman" w:eastAsia="Microsoft YaHei UI" w:hAnsi="Times New Roman" w:cs="Times New Roman"/>
                    <w:color w:val="FF0000"/>
                    <w:lang w:val="de-DE"/>
                  </w:rPr>
                </w:rPrChange>
              </w:rPr>
            </w:pPr>
            <w:ins w:id="601" w:author="Qiao, Guan Lun (RC-CN DI FA ST&amp;PM SUP IT&amp;EDGE)" w:date="2022-02-07T14:24:00Z">
              <w:r w:rsidRPr="00A2596A">
                <w:rPr>
                  <w:rFonts w:ascii="Times New Roman" w:eastAsia="Microsoft YaHei UI" w:hAnsi="Times New Roman" w:cs="Times New Roman"/>
                  <w:lang w:val="de-DE"/>
                </w:rPr>
                <w:t>ROS C</w:t>
              </w:r>
              <w:r w:rsidRPr="00A2596A">
                <w:rPr>
                  <w:rFonts w:ascii="Times New Roman" w:eastAsia="Microsoft YaHei UI" w:hAnsi="Times New Roman" w:cs="Times New Roman"/>
                  <w:lang w:val="de-DE" w:eastAsia="zh-CN"/>
                </w:rPr>
                <w:t>on</w:t>
              </w:r>
              <w:r w:rsidRPr="00A2596A">
                <w:rPr>
                  <w:rFonts w:ascii="Times New Roman" w:eastAsia="Microsoft YaHei UI" w:hAnsi="Times New Roman" w:cs="Times New Roman"/>
                  <w:lang w:val="de-DE"/>
                </w:rPr>
                <w:t>trol Center</w:t>
              </w:r>
            </w:ins>
          </w:p>
        </w:tc>
        <w:tc>
          <w:tcPr>
            <w:tcW w:w="1846" w:type="pct"/>
            <w:tcBorders>
              <w:top w:val="single" w:sz="4" w:space="0" w:color="A9A9A9" w:themeColor="accent3"/>
              <w:left w:val="nil"/>
              <w:bottom w:val="single" w:sz="4" w:space="0" w:color="A9A9A9" w:themeColor="accent3"/>
              <w:right w:val="nil"/>
            </w:tcBorders>
            <w:tcPrChange w:id="602" w:author="Qiao, Guan Lun (RC-CN DI FA ST&amp;PM SUP IT&amp;EDGE)" w:date="2022-02-07T14:24:00Z">
              <w:tcPr>
                <w:tcW w:w="2926" w:type="pct"/>
                <w:tcBorders>
                  <w:top w:val="single" w:sz="4" w:space="0" w:color="A9A9A9" w:themeColor="accent3"/>
                  <w:left w:val="nil"/>
                  <w:bottom w:val="single" w:sz="4" w:space="0" w:color="A9A9A9" w:themeColor="accent3"/>
                  <w:right w:val="nil"/>
                </w:tcBorders>
              </w:tcPr>
            </w:tcPrChange>
          </w:tcPr>
          <w:p w14:paraId="5B8B939E" w14:textId="4806BF5C" w:rsidR="00886FB8" w:rsidRPr="00A2596A" w:rsidRDefault="00FA6DF2">
            <w:pPr>
              <w:pStyle w:val="TableText"/>
              <w:numPr>
                <w:ilvl w:val="0"/>
                <w:numId w:val="51"/>
              </w:numPr>
              <w:cnfStyle w:val="000000000000" w:firstRow="0" w:lastRow="0" w:firstColumn="0" w:lastColumn="0" w:oddVBand="0" w:evenVBand="0" w:oddHBand="0" w:evenHBand="0" w:firstRowFirstColumn="0" w:firstRowLastColumn="0" w:lastRowFirstColumn="0" w:lastRowLastColumn="0"/>
              <w:rPr>
                <w:ins w:id="603" w:author="Qiao, Guan Lun (RC-CN DI FA ST&amp;PM SUP IT&amp;EDGE)" w:date="2022-02-07T14:25:00Z"/>
                <w:rFonts w:ascii="Times New Roman" w:eastAsia="Microsoft YaHei UI" w:hAnsi="Times New Roman" w:cs="Times New Roman"/>
                <w:lang w:val="de-DE"/>
              </w:rPr>
              <w:pPrChange w:id="604" w:author="Unknown" w:date="2022-02-07T14:25:00Z">
                <w:pPr>
                  <w:pStyle w:val="TableText"/>
                  <w:cnfStyle w:val="000000000000" w:firstRow="0" w:lastRow="0" w:firstColumn="0" w:lastColumn="0" w:oddVBand="0" w:evenVBand="0" w:oddHBand="0" w:evenHBand="0" w:firstRowFirstColumn="0" w:firstRowLastColumn="0" w:lastRowFirstColumn="0" w:lastRowLastColumn="0"/>
                </w:pPr>
              </w:pPrChange>
            </w:pPr>
            <w:ins w:id="605" w:author="Qiao, Guan Lun (RC-CN DI FA ST&amp;PM SUP IT&amp;EDGE)" w:date="2022-02-07T14:26:00Z">
              <w:r w:rsidRPr="00A2596A">
                <w:rPr>
                  <w:rFonts w:ascii="Times New Roman" w:eastAsia="Microsoft YaHei UI" w:hAnsi="Times New Roman" w:cs="Times New Roman"/>
                  <w:lang w:val="de-DE"/>
                </w:rPr>
                <w:t>S</w:t>
              </w:r>
            </w:ins>
            <w:ins w:id="606" w:author="Qiao, Guan Lun (RC-CN DI FA ST&amp;PM SUP IT&amp;EDGE)" w:date="2022-02-07T14:25:00Z">
              <w:r w:rsidR="00886FB8" w:rsidRPr="00A2596A">
                <w:rPr>
                  <w:rFonts w:ascii="Times New Roman" w:eastAsia="Microsoft YaHei UI" w:hAnsi="Times New Roman" w:cs="Times New Roman"/>
                  <w:lang w:val="de-DE"/>
                </w:rPr>
                <w:t>how nodes, topics and service names.</w:t>
              </w:r>
            </w:ins>
          </w:p>
          <w:p w14:paraId="14AB07DE" w14:textId="262CA3CC" w:rsidR="00886FB8" w:rsidRPr="00A2596A" w:rsidRDefault="00FA6DF2">
            <w:pPr>
              <w:pStyle w:val="TableText"/>
              <w:numPr>
                <w:ilvl w:val="0"/>
                <w:numId w:val="51"/>
              </w:numPr>
              <w:cnfStyle w:val="000000000000" w:firstRow="0" w:lastRow="0" w:firstColumn="0" w:lastColumn="0" w:oddVBand="0" w:evenVBand="0" w:oddHBand="0" w:evenHBand="0" w:firstRowFirstColumn="0" w:firstRowLastColumn="0" w:lastRowFirstColumn="0" w:lastRowLastColumn="0"/>
              <w:rPr>
                <w:ins w:id="607" w:author="Qiao, Guan Lun (RC-CN DI FA ST&amp;PM SUP IT&amp;EDGE)" w:date="2022-02-07T14:25:00Z"/>
                <w:rFonts w:ascii="Times New Roman" w:eastAsia="Microsoft YaHei UI" w:hAnsi="Times New Roman" w:cs="Times New Roman"/>
                <w:lang w:val="de-DE"/>
              </w:rPr>
              <w:pPrChange w:id="608" w:author="Unknown" w:date="2022-02-07T14:25:00Z">
                <w:pPr>
                  <w:pStyle w:val="TableText"/>
                  <w:cnfStyle w:val="000000000000" w:firstRow="0" w:lastRow="0" w:firstColumn="0" w:lastColumn="0" w:oddVBand="0" w:evenVBand="0" w:oddHBand="0" w:evenHBand="0" w:firstRowFirstColumn="0" w:firstRowLastColumn="0" w:lastRowFirstColumn="0" w:lastRowLastColumn="0"/>
                </w:pPr>
              </w:pPrChange>
            </w:pPr>
            <w:ins w:id="609" w:author="Qiao, Guan Lun (RC-CN DI FA ST&amp;PM SUP IT&amp;EDGE)" w:date="2022-02-07T14:26:00Z">
              <w:r w:rsidRPr="00A2596A">
                <w:rPr>
                  <w:rFonts w:ascii="Times New Roman" w:eastAsia="Microsoft YaHei UI" w:hAnsi="Times New Roman" w:cs="Times New Roman"/>
                  <w:lang w:val="de-DE"/>
                </w:rPr>
                <w:t>S</w:t>
              </w:r>
            </w:ins>
            <w:ins w:id="610" w:author="Qiao, Guan Lun (RC-CN DI FA ST&amp;PM SUP IT&amp;EDGE)" w:date="2022-02-07T14:25:00Z">
              <w:r w:rsidR="00886FB8" w:rsidRPr="00A2596A">
                <w:rPr>
                  <w:rFonts w:ascii="Times New Roman" w:eastAsia="Microsoft YaHei UI" w:hAnsi="Times New Roman" w:cs="Times New Roman"/>
                  <w:lang w:val="de-DE"/>
                </w:rPr>
                <w:t>ubscribe and publish messages.</w:t>
              </w:r>
            </w:ins>
          </w:p>
          <w:p w14:paraId="00597F9B" w14:textId="5CC66078" w:rsidR="00886FB8" w:rsidRPr="00A2596A" w:rsidRDefault="00FA6DF2">
            <w:pPr>
              <w:pStyle w:val="TableText"/>
              <w:numPr>
                <w:ilvl w:val="0"/>
                <w:numId w:val="51"/>
              </w:numPr>
              <w:cnfStyle w:val="000000000000" w:firstRow="0" w:lastRow="0" w:firstColumn="0" w:lastColumn="0" w:oddVBand="0" w:evenVBand="0" w:oddHBand="0" w:evenHBand="0" w:firstRowFirstColumn="0" w:firstRowLastColumn="0" w:lastRowFirstColumn="0" w:lastRowLastColumn="0"/>
              <w:rPr>
                <w:ins w:id="611" w:author="Qiao, Guan Lun (RC-CN DI FA ST&amp;PM SUP IT&amp;EDGE)" w:date="2022-02-07T14:25:00Z"/>
                <w:rFonts w:ascii="Times New Roman" w:eastAsia="Microsoft YaHei UI" w:hAnsi="Times New Roman" w:cs="Times New Roman"/>
                <w:lang w:val="de-DE"/>
              </w:rPr>
              <w:pPrChange w:id="612" w:author="Unknown" w:date="2022-02-07T14:25:00Z">
                <w:pPr>
                  <w:pStyle w:val="TableText"/>
                  <w:cnfStyle w:val="000000000000" w:firstRow="0" w:lastRow="0" w:firstColumn="0" w:lastColumn="0" w:oddVBand="0" w:evenVBand="0" w:oddHBand="0" w:evenHBand="0" w:firstRowFirstColumn="0" w:firstRowLastColumn="0" w:lastRowFirstColumn="0" w:lastRowLastColumn="0"/>
                </w:pPr>
              </w:pPrChange>
            </w:pPr>
            <w:ins w:id="613" w:author="Qiao, Guan Lun (RC-CN DI FA ST&amp;PM SUP IT&amp;EDGE)" w:date="2022-02-07T14:26:00Z">
              <w:r w:rsidRPr="00A2596A">
                <w:rPr>
                  <w:rFonts w:ascii="Times New Roman" w:eastAsia="Microsoft YaHei UI" w:hAnsi="Times New Roman" w:cs="Times New Roman"/>
                  <w:lang w:val="de-DE"/>
                </w:rPr>
                <w:t>C</w:t>
              </w:r>
            </w:ins>
            <w:ins w:id="614" w:author="Qiao, Guan Lun (RC-CN DI FA ST&amp;PM SUP IT&amp;EDGE)" w:date="2022-02-07T14:25:00Z">
              <w:r w:rsidR="00886FB8" w:rsidRPr="00A2596A">
                <w:rPr>
                  <w:rFonts w:ascii="Times New Roman" w:eastAsia="Microsoft YaHei UI" w:hAnsi="Times New Roman" w:cs="Times New Roman"/>
                  <w:lang w:val="de-DE"/>
                </w:rPr>
                <w:t>all services.</w:t>
              </w:r>
            </w:ins>
          </w:p>
          <w:p w14:paraId="520FFC1E" w14:textId="0054F801" w:rsidR="004F509F" w:rsidRPr="00A2596A" w:rsidRDefault="00FA6DF2">
            <w:pPr>
              <w:pStyle w:val="TableText"/>
              <w:numPr>
                <w:ilvl w:val="0"/>
                <w:numId w:val="51"/>
              </w:numPr>
              <w:cnfStyle w:val="000000000000" w:firstRow="0" w:lastRow="0" w:firstColumn="0" w:lastColumn="0" w:oddVBand="0" w:evenVBand="0" w:oddHBand="0" w:evenHBand="0" w:firstRowFirstColumn="0" w:firstRowLastColumn="0" w:lastRowFirstColumn="0" w:lastRowLastColumn="0"/>
              <w:rPr>
                <w:ins w:id="615" w:author="Qiao, Guan Lun (RC-CN DI FA ST&amp;PM SUP IT&amp;EDGE)" w:date="2022-02-07T14:15:00Z"/>
                <w:rFonts w:ascii="Times New Roman" w:eastAsia="Microsoft YaHei UI" w:hAnsi="Times New Roman" w:cs="Times New Roman"/>
                <w:lang w:val="de-DE"/>
                <w:rPrChange w:id="616" w:author="Qiao, Guan Lun (RC-CN DI FA ST&amp;PM SUP IT&amp;EDGE)" w:date="2022-02-07T15:02:00Z">
                  <w:rPr>
                    <w:ins w:id="617" w:author="Qiao, Guan Lun (RC-CN DI FA ST&amp;PM SUP IT&amp;EDGE)" w:date="2022-02-07T14:15:00Z"/>
                    <w:rFonts w:ascii="Times New Roman" w:eastAsia="Microsoft YaHei UI" w:hAnsi="Times New Roman" w:cs="Times New Roman"/>
                    <w:color w:val="FF0000"/>
                    <w:lang w:val="de-DE"/>
                  </w:rPr>
                </w:rPrChange>
              </w:rPr>
              <w:pPrChange w:id="618" w:author="Unknown" w:date="2022-02-07T14:25:00Z">
                <w:pPr>
                  <w:pStyle w:val="TableText"/>
                  <w:cnfStyle w:val="000000000000" w:firstRow="0" w:lastRow="0" w:firstColumn="0" w:lastColumn="0" w:oddVBand="0" w:evenVBand="0" w:oddHBand="0" w:evenHBand="0" w:firstRowFirstColumn="0" w:firstRowLastColumn="0" w:lastRowFirstColumn="0" w:lastRowLastColumn="0"/>
                </w:pPr>
              </w:pPrChange>
            </w:pPr>
            <w:ins w:id="619" w:author="Qiao, Guan Lun (RC-CN DI FA ST&amp;PM SUP IT&amp;EDGE)" w:date="2022-02-07T14:26:00Z">
              <w:r w:rsidRPr="00A2596A">
                <w:rPr>
                  <w:rFonts w:ascii="Times New Roman" w:eastAsia="Microsoft YaHei UI" w:hAnsi="Times New Roman" w:cs="Times New Roman"/>
                  <w:lang w:val="de-DE"/>
                </w:rPr>
                <w:t>S</w:t>
              </w:r>
            </w:ins>
            <w:ins w:id="620" w:author="Qiao, Guan Lun (RC-CN DI FA ST&amp;PM SUP IT&amp;EDGE)" w:date="2022-02-07T14:25:00Z">
              <w:r w:rsidR="00886FB8" w:rsidRPr="00A2596A">
                <w:rPr>
                  <w:rFonts w:ascii="Times New Roman" w:eastAsia="Microsoft YaHei UI" w:hAnsi="Times New Roman" w:cs="Times New Roman"/>
                  <w:lang w:val="de-DE"/>
                </w:rPr>
                <w:t>how and change parameters.</w:t>
              </w:r>
            </w:ins>
          </w:p>
        </w:tc>
        <w:tc>
          <w:tcPr>
            <w:tcW w:w="1846" w:type="pct"/>
            <w:tcBorders>
              <w:top w:val="single" w:sz="4" w:space="0" w:color="A9A9A9" w:themeColor="accent3"/>
              <w:left w:val="nil"/>
              <w:bottom w:val="single" w:sz="4" w:space="0" w:color="A9A9A9" w:themeColor="accent3"/>
              <w:right w:val="nil"/>
            </w:tcBorders>
            <w:tcPrChange w:id="621" w:author="Qiao, Guan Lun (RC-CN DI FA ST&amp;PM SUP IT&amp;EDGE)" w:date="2022-02-07T14:24:00Z">
              <w:tcPr>
                <w:tcW w:w="1" w:type="pct"/>
                <w:tcBorders>
                  <w:top w:val="single" w:sz="4" w:space="0" w:color="A9A9A9" w:themeColor="accent3"/>
                  <w:left w:val="nil"/>
                  <w:bottom w:val="single" w:sz="4" w:space="0" w:color="A9A9A9" w:themeColor="accent3"/>
                  <w:right w:val="nil"/>
                </w:tcBorders>
              </w:tcPr>
            </w:tcPrChange>
          </w:tcPr>
          <w:p w14:paraId="7968275D" w14:textId="15A215B0" w:rsidR="00025638" w:rsidRPr="00A2596A" w:rsidRDefault="00025638">
            <w:pPr>
              <w:pStyle w:val="TableText"/>
              <w:numPr>
                <w:ilvl w:val="0"/>
                <w:numId w:val="52"/>
              </w:numPr>
              <w:cnfStyle w:val="000000000000" w:firstRow="0" w:lastRow="0" w:firstColumn="0" w:lastColumn="0" w:oddVBand="0" w:evenVBand="0" w:oddHBand="0" w:evenHBand="0" w:firstRowFirstColumn="0" w:firstRowLastColumn="0" w:lastRowFirstColumn="0" w:lastRowLastColumn="0"/>
              <w:rPr>
                <w:ins w:id="622" w:author="Qiao, Guan Lun (RC-CN DI FA ST&amp;PM SUP IT&amp;EDGE)" w:date="2022-02-07T14:26:00Z"/>
                <w:rFonts w:ascii="Times New Roman" w:eastAsia="Microsoft YaHei UI" w:hAnsi="Times New Roman" w:cs="Times New Roman"/>
                <w:b/>
                <w:bCs/>
                <w:color w:val="0070C0"/>
                <w:lang w:val="de-DE"/>
                <w:rPrChange w:id="623" w:author="Qiao, Guan Lun (RC-CN DI FA ST&amp;PM SUP IT&amp;EDGE)" w:date="2022-02-07T15:02:00Z">
                  <w:rPr>
                    <w:ins w:id="624" w:author="Qiao, Guan Lun (RC-CN DI FA ST&amp;PM SUP IT&amp;EDGE)" w:date="2022-02-07T14:26:00Z"/>
                    <w:rFonts w:ascii="Times New Roman" w:eastAsia="Microsoft YaHei UI" w:hAnsi="Times New Roman" w:cs="Times New Roman"/>
                    <w:lang w:val="de-DE"/>
                  </w:rPr>
                </w:rPrChange>
              </w:rPr>
              <w:pPrChange w:id="625" w:author="Unknown" w:date="2022-02-07T14:26:00Z">
                <w:pPr>
                  <w:pStyle w:val="TableText"/>
                  <w:numPr>
                    <w:numId w:val="51"/>
                  </w:numPr>
                  <w:ind w:left="360" w:hanging="360"/>
                  <w:cnfStyle w:val="000000000000" w:firstRow="0" w:lastRow="0" w:firstColumn="0" w:lastColumn="0" w:oddVBand="0" w:evenVBand="0" w:oddHBand="0" w:evenHBand="0" w:firstRowFirstColumn="0" w:firstRowLastColumn="0" w:lastRowFirstColumn="0" w:lastRowLastColumn="0"/>
                </w:pPr>
              </w:pPrChange>
            </w:pPr>
            <w:ins w:id="626" w:author="Qiao, Guan Lun (RC-CN DI FA ST&amp;PM SUP IT&amp;EDGE)" w:date="2022-02-07T14:26:00Z">
              <w:r w:rsidRPr="00A2596A">
                <w:rPr>
                  <w:rFonts w:ascii="Times New Roman" w:eastAsia="Microsoft YaHei UI" w:hAnsi="Times New Roman" w:cs="Times New Roman"/>
                  <w:b/>
                  <w:bCs/>
                  <w:color w:val="0070C0"/>
                  <w:lang w:val="de-DE" w:eastAsia="zh-CN"/>
                  <w:rPrChange w:id="627" w:author="Qiao, Guan Lun (RC-CN DI FA ST&amp;PM SUP IT&amp;EDGE)" w:date="2022-02-07T15:02:00Z">
                    <w:rPr>
                      <w:rFonts w:ascii="Times New Roman" w:eastAsia="Microsoft YaHei UI" w:hAnsi="Times New Roman" w:cs="Times New Roman"/>
                      <w:lang w:val="de-DE" w:eastAsia="zh-CN"/>
                    </w:rPr>
                  </w:rPrChange>
                </w:rPr>
                <w:t>Ba</w:t>
              </w:r>
              <w:r w:rsidRPr="00A2596A">
                <w:rPr>
                  <w:rFonts w:ascii="Times New Roman" w:eastAsia="Microsoft YaHei UI" w:hAnsi="Times New Roman" w:cs="Times New Roman"/>
                  <w:b/>
                  <w:bCs/>
                  <w:color w:val="0070C0"/>
                  <w:lang w:val="de-DE"/>
                  <w:rPrChange w:id="628" w:author="Qiao, Guan Lun (RC-CN DI FA ST&amp;PM SUP IT&amp;EDGE)" w:date="2022-02-07T15:02:00Z">
                    <w:rPr>
                      <w:rFonts w:ascii="Times New Roman" w:eastAsia="Microsoft YaHei UI" w:hAnsi="Times New Roman" w:cs="Times New Roman"/>
                      <w:lang w:val="de-DE"/>
                    </w:rPr>
                  </w:rPrChange>
                </w:rPr>
                <w:t xml:space="preserve">ttery </w:t>
              </w:r>
              <w:r w:rsidR="00FA6DF2" w:rsidRPr="00A2596A">
                <w:rPr>
                  <w:rFonts w:ascii="Times New Roman" w:eastAsia="Microsoft YaHei UI" w:hAnsi="Times New Roman" w:cs="Times New Roman"/>
                  <w:b/>
                  <w:bCs/>
                  <w:color w:val="0070C0"/>
                  <w:lang w:val="de-DE"/>
                  <w:rPrChange w:id="629" w:author="Qiao, Guan Lun (RC-CN DI FA ST&amp;PM SUP IT&amp;EDGE)" w:date="2022-02-07T15:02:00Z">
                    <w:rPr>
                      <w:rFonts w:ascii="Times New Roman" w:eastAsia="Microsoft YaHei UI" w:hAnsi="Times New Roman" w:cs="Times New Roman"/>
                      <w:lang w:val="de-DE"/>
                    </w:rPr>
                  </w:rPrChange>
                </w:rPr>
                <w:t>view</w:t>
              </w:r>
              <w:r w:rsidRPr="00A2596A">
                <w:rPr>
                  <w:rFonts w:ascii="Times New Roman" w:eastAsia="Microsoft YaHei UI" w:hAnsi="Times New Roman" w:cs="Times New Roman"/>
                  <w:b/>
                  <w:bCs/>
                  <w:color w:val="0070C0"/>
                  <w:lang w:val="de-DE"/>
                  <w:rPrChange w:id="630" w:author="Qiao, Guan Lun (RC-CN DI FA ST&amp;PM SUP IT&amp;EDGE)" w:date="2022-02-07T15:02:00Z">
                    <w:rPr>
                      <w:rFonts w:ascii="Times New Roman" w:eastAsia="Microsoft YaHei UI" w:hAnsi="Times New Roman" w:cs="Times New Roman"/>
                      <w:lang w:val="de-DE"/>
                    </w:rPr>
                  </w:rPrChange>
                </w:rPr>
                <w:t>.</w:t>
              </w:r>
            </w:ins>
          </w:p>
          <w:p w14:paraId="762C883D" w14:textId="77777777" w:rsidR="004F509F" w:rsidRPr="00A2596A" w:rsidRDefault="00FA6DF2" w:rsidP="00BC70F3">
            <w:pPr>
              <w:pStyle w:val="TableText"/>
              <w:numPr>
                <w:ilvl w:val="0"/>
                <w:numId w:val="52"/>
              </w:numPr>
              <w:cnfStyle w:val="000000000000" w:firstRow="0" w:lastRow="0" w:firstColumn="0" w:lastColumn="0" w:oddVBand="0" w:evenVBand="0" w:oddHBand="0" w:evenHBand="0" w:firstRowFirstColumn="0" w:firstRowLastColumn="0" w:lastRowFirstColumn="0" w:lastRowLastColumn="0"/>
              <w:rPr>
                <w:ins w:id="631" w:author="Qiao, Guan Lun (RC-CN DI FA ST&amp;PM SUP IT&amp;EDGE)" w:date="2022-02-07T14:29:00Z"/>
                <w:rFonts w:ascii="Times New Roman" w:eastAsia="Microsoft YaHei UI" w:hAnsi="Times New Roman" w:cs="Times New Roman"/>
                <w:b/>
                <w:bCs/>
                <w:color w:val="0070C0"/>
                <w:lang w:val="de-DE"/>
                <w:rPrChange w:id="632" w:author="Qiao, Guan Lun (RC-CN DI FA ST&amp;PM SUP IT&amp;EDGE)" w:date="2022-02-07T15:02:00Z">
                  <w:rPr>
                    <w:ins w:id="633" w:author="Qiao, Guan Lun (RC-CN DI FA ST&amp;PM SUP IT&amp;EDGE)" w:date="2022-02-07T14:29:00Z"/>
                    <w:rFonts w:ascii="Times New Roman" w:eastAsia="Microsoft YaHei UI" w:hAnsi="Times New Roman" w:cs="Times New Roman"/>
                    <w:lang w:val="de-DE"/>
                  </w:rPr>
                </w:rPrChange>
              </w:rPr>
            </w:pPr>
            <w:ins w:id="634" w:author="Qiao, Guan Lun (RC-CN DI FA ST&amp;PM SUP IT&amp;EDGE)" w:date="2022-02-07T14:26:00Z">
              <w:r w:rsidRPr="00A2596A">
                <w:rPr>
                  <w:rFonts w:ascii="Times New Roman" w:eastAsia="Microsoft YaHei UI" w:hAnsi="Times New Roman" w:cs="Times New Roman"/>
                  <w:b/>
                  <w:bCs/>
                  <w:color w:val="0070C0"/>
                  <w:lang w:val="de-DE"/>
                  <w:rPrChange w:id="635" w:author="Qiao, Guan Lun (RC-CN DI FA ST&amp;PM SUP IT&amp;EDGE)" w:date="2022-02-07T15:02:00Z">
                    <w:rPr>
                      <w:rFonts w:ascii="Times New Roman" w:eastAsia="Microsoft YaHei UI" w:hAnsi="Times New Roman" w:cs="Times New Roman"/>
                      <w:lang w:val="de-DE"/>
                    </w:rPr>
                  </w:rPrChange>
                </w:rPr>
                <w:t>Camera stream view</w:t>
              </w:r>
              <w:r w:rsidR="00025638" w:rsidRPr="00A2596A">
                <w:rPr>
                  <w:rFonts w:ascii="Times New Roman" w:eastAsia="Microsoft YaHei UI" w:hAnsi="Times New Roman" w:cs="Times New Roman"/>
                  <w:b/>
                  <w:bCs/>
                  <w:color w:val="0070C0"/>
                  <w:lang w:val="de-DE"/>
                  <w:rPrChange w:id="636" w:author="Qiao, Guan Lun (RC-CN DI FA ST&amp;PM SUP IT&amp;EDGE)" w:date="2022-02-07T15:02:00Z">
                    <w:rPr>
                      <w:rFonts w:ascii="Times New Roman" w:eastAsia="Microsoft YaHei UI" w:hAnsi="Times New Roman" w:cs="Times New Roman"/>
                      <w:lang w:val="de-DE"/>
                    </w:rPr>
                  </w:rPrChange>
                </w:rPr>
                <w:t>.</w:t>
              </w:r>
            </w:ins>
          </w:p>
          <w:p w14:paraId="58473CB9" w14:textId="0245BFEB" w:rsidR="00763875" w:rsidRPr="00A2596A" w:rsidRDefault="00763875">
            <w:pPr>
              <w:pStyle w:val="TableText"/>
              <w:numPr>
                <w:ilvl w:val="0"/>
                <w:numId w:val="52"/>
              </w:numPr>
              <w:cnfStyle w:val="000000000000" w:firstRow="0" w:lastRow="0" w:firstColumn="0" w:lastColumn="0" w:oddVBand="0" w:evenVBand="0" w:oddHBand="0" w:evenHBand="0" w:firstRowFirstColumn="0" w:firstRowLastColumn="0" w:lastRowFirstColumn="0" w:lastRowLastColumn="0"/>
              <w:rPr>
                <w:ins w:id="637" w:author="Qiao, Guan Lun (RC-CN DI FA ST&amp;PM SUP IT&amp;EDGE)" w:date="2022-02-07T14:24:00Z"/>
                <w:rFonts w:ascii="Times New Roman" w:eastAsia="Microsoft YaHei UI" w:hAnsi="Times New Roman" w:cs="Times New Roman"/>
                <w:color w:val="0070C0"/>
                <w:lang w:val="de-DE"/>
                <w:rPrChange w:id="638" w:author="Qiao, Guan Lun (RC-CN DI FA ST&amp;PM SUP IT&amp;EDGE)" w:date="2022-02-07T15:02:00Z">
                  <w:rPr>
                    <w:ins w:id="639" w:author="Qiao, Guan Lun (RC-CN DI FA ST&amp;PM SUP IT&amp;EDGE)" w:date="2022-02-07T14:24:00Z"/>
                    <w:rFonts w:ascii="Times New Roman" w:eastAsia="Microsoft YaHei UI" w:hAnsi="Times New Roman" w:cs="Times New Roman"/>
                    <w:lang w:val="de-DE"/>
                  </w:rPr>
                </w:rPrChange>
              </w:rPr>
              <w:pPrChange w:id="640" w:author="Unknown" w:date="2022-02-07T14:26:00Z">
                <w:pPr>
                  <w:pStyle w:val="TableText"/>
                  <w:cnfStyle w:val="000000000000" w:firstRow="0" w:lastRow="0" w:firstColumn="0" w:lastColumn="0" w:oddVBand="0" w:evenVBand="0" w:oddHBand="0" w:evenHBand="0" w:firstRowFirstColumn="0" w:firstRowLastColumn="0" w:lastRowFirstColumn="0" w:lastRowLastColumn="0"/>
                </w:pPr>
              </w:pPrChange>
            </w:pPr>
            <w:ins w:id="641" w:author="Qiao, Guan Lun (RC-CN DI FA ST&amp;PM SUP IT&amp;EDGE)" w:date="2022-02-07T14:29:00Z">
              <w:r w:rsidRPr="00A2596A">
                <w:rPr>
                  <w:rFonts w:ascii="Times New Roman" w:eastAsia="Microsoft YaHei UI" w:hAnsi="Times New Roman" w:cs="Times New Roman"/>
                  <w:b/>
                  <w:bCs/>
                  <w:color w:val="0070C0"/>
                  <w:lang w:val="de-DE"/>
                  <w:rPrChange w:id="642" w:author="Qiao, Guan Lun (RC-CN DI FA ST&amp;PM SUP IT&amp;EDGE)" w:date="2022-02-07T15:02:00Z">
                    <w:rPr>
                      <w:rFonts w:ascii="Times New Roman" w:eastAsia="Microsoft YaHei UI" w:hAnsi="Times New Roman" w:cs="Times New Roman"/>
                      <w:lang w:val="de-DE"/>
                    </w:rPr>
                  </w:rPrChange>
                </w:rPr>
                <w:t>AGV control.</w:t>
              </w:r>
            </w:ins>
          </w:p>
        </w:tc>
      </w:tr>
      <w:tr w:rsidR="004F509F" w:rsidRPr="00A2596A" w14:paraId="4D6D3DDB" w14:textId="160338EC" w:rsidTr="004F509F">
        <w:trPr>
          <w:ins w:id="643" w:author="Qiao, Guan Lun (RC-CN DI FA ST&amp;PM SUP IT&amp;EDGE)" w:date="2022-02-07T14:15:00Z"/>
        </w:trPr>
        <w:tc>
          <w:tcPr>
            <w:cnfStyle w:val="001000000000" w:firstRow="0" w:lastRow="0" w:firstColumn="1" w:lastColumn="0" w:oddVBand="0" w:evenVBand="0" w:oddHBand="0" w:evenHBand="0" w:firstRowFirstColumn="0" w:firstRowLastColumn="0" w:lastRowFirstColumn="0" w:lastRowLastColumn="0"/>
            <w:tcW w:w="402" w:type="pct"/>
            <w:tcBorders>
              <w:top w:val="single" w:sz="4" w:space="0" w:color="A9A9A9" w:themeColor="accent3"/>
              <w:left w:val="nil"/>
              <w:bottom w:val="single" w:sz="4" w:space="0" w:color="A9A9A9" w:themeColor="accent3"/>
              <w:right w:val="nil"/>
            </w:tcBorders>
            <w:tcPrChange w:id="644" w:author="Qiao, Guan Lun (RC-CN DI FA ST&amp;PM SUP IT&amp;EDGE)" w:date="2022-02-07T14:24:00Z">
              <w:tcPr>
                <w:tcW w:w="638" w:type="pct"/>
                <w:tcBorders>
                  <w:top w:val="single" w:sz="4" w:space="0" w:color="A9A9A9" w:themeColor="accent3"/>
                  <w:left w:val="nil"/>
                  <w:bottom w:val="single" w:sz="4" w:space="0" w:color="A9A9A9" w:themeColor="accent3"/>
                  <w:right w:val="nil"/>
                </w:tcBorders>
              </w:tcPr>
            </w:tcPrChange>
          </w:tcPr>
          <w:p w14:paraId="35A890C9" w14:textId="1AA33063" w:rsidR="004F509F" w:rsidRPr="00A2596A" w:rsidRDefault="004F509F" w:rsidP="00BC70F3">
            <w:pPr>
              <w:pStyle w:val="TableText"/>
              <w:rPr>
                <w:ins w:id="645" w:author="Qiao, Guan Lun (RC-CN DI FA ST&amp;PM SUP IT&amp;EDGE)" w:date="2022-02-07T14:15:00Z"/>
                <w:rFonts w:ascii="Times New Roman" w:eastAsia="Microsoft YaHei UI" w:hAnsi="Times New Roman" w:cs="Times New Roman"/>
                <w:lang w:val="de-DE"/>
                <w:rPrChange w:id="646" w:author="Qiao, Guan Lun (RC-CN DI FA ST&amp;PM SUP IT&amp;EDGE)" w:date="2022-02-07T15:02:00Z">
                  <w:rPr>
                    <w:ins w:id="647" w:author="Qiao, Guan Lun (RC-CN DI FA ST&amp;PM SUP IT&amp;EDGE)" w:date="2022-02-07T14:15:00Z"/>
                    <w:rFonts w:ascii="Times New Roman" w:eastAsia="Microsoft YaHei UI" w:hAnsi="Times New Roman" w:cs="Times New Roman"/>
                    <w:color w:val="FF0000"/>
                    <w:lang w:val="de-DE"/>
                  </w:rPr>
                </w:rPrChange>
              </w:rPr>
            </w:pPr>
            <w:ins w:id="648" w:author="Qiao, Guan Lun (RC-CN DI FA ST&amp;PM SUP IT&amp;EDGE)" w:date="2022-02-07T14:19:00Z">
              <w:r w:rsidRPr="00A2596A">
                <w:rPr>
                  <w:rFonts w:ascii="Times New Roman" w:eastAsia="Microsoft YaHei UI" w:hAnsi="Times New Roman" w:cs="Times New Roman"/>
                  <w:lang w:val="de-DE"/>
                </w:rPr>
                <w:t>2</w:t>
              </w:r>
            </w:ins>
          </w:p>
        </w:tc>
        <w:tc>
          <w:tcPr>
            <w:tcW w:w="906" w:type="pct"/>
            <w:tcBorders>
              <w:top w:val="single" w:sz="4" w:space="0" w:color="A9A9A9" w:themeColor="accent3"/>
              <w:left w:val="nil"/>
              <w:bottom w:val="single" w:sz="4" w:space="0" w:color="A9A9A9" w:themeColor="accent3"/>
              <w:right w:val="nil"/>
            </w:tcBorders>
            <w:tcPrChange w:id="649" w:author="Qiao, Guan Lun (RC-CN DI FA ST&amp;PM SUP IT&amp;EDGE)" w:date="2022-02-07T14:24:00Z">
              <w:tcPr>
                <w:tcW w:w="1436" w:type="pct"/>
                <w:tcBorders>
                  <w:top w:val="single" w:sz="4" w:space="0" w:color="A9A9A9" w:themeColor="accent3"/>
                  <w:left w:val="nil"/>
                  <w:bottom w:val="single" w:sz="4" w:space="0" w:color="A9A9A9" w:themeColor="accent3"/>
                  <w:right w:val="nil"/>
                </w:tcBorders>
              </w:tcPr>
            </w:tcPrChange>
          </w:tcPr>
          <w:p w14:paraId="1EC7451D" w14:textId="31266419" w:rsidR="004F509F" w:rsidRPr="00A2596A" w:rsidRDefault="00F03E21" w:rsidP="00BC70F3">
            <w:pPr>
              <w:pStyle w:val="TableText"/>
              <w:cnfStyle w:val="000000000000" w:firstRow="0" w:lastRow="0" w:firstColumn="0" w:lastColumn="0" w:oddVBand="0" w:evenVBand="0" w:oddHBand="0" w:evenHBand="0" w:firstRowFirstColumn="0" w:firstRowLastColumn="0" w:lastRowFirstColumn="0" w:lastRowLastColumn="0"/>
              <w:rPr>
                <w:ins w:id="650" w:author="Qiao, Guan Lun (RC-CN DI FA ST&amp;PM SUP IT&amp;EDGE)" w:date="2022-02-07T14:15:00Z"/>
                <w:rFonts w:ascii="Times New Roman" w:eastAsia="Microsoft YaHei UI" w:hAnsi="Times New Roman" w:cs="Times New Roman"/>
                <w:lang w:val="de-DE"/>
                <w:rPrChange w:id="651" w:author="Qiao, Guan Lun (RC-CN DI FA ST&amp;PM SUP IT&amp;EDGE)" w:date="2022-02-07T15:02:00Z">
                  <w:rPr>
                    <w:ins w:id="652" w:author="Qiao, Guan Lun (RC-CN DI FA ST&amp;PM SUP IT&amp;EDGE)" w:date="2022-02-07T14:15:00Z"/>
                    <w:rFonts w:ascii="Times New Roman" w:eastAsia="Microsoft YaHei UI" w:hAnsi="Times New Roman" w:cs="Times New Roman"/>
                    <w:color w:val="FF0000"/>
                    <w:lang w:val="de-DE"/>
                  </w:rPr>
                </w:rPrChange>
              </w:rPr>
            </w:pPr>
            <w:ins w:id="653" w:author="Qiao, Guan Lun (RC-CN DI FA ST&amp;PM SUP IT&amp;EDGE)" w:date="2022-02-07T14:35:00Z">
              <w:r w:rsidRPr="00A2596A">
                <w:rPr>
                  <w:rFonts w:ascii="Times New Roman" w:eastAsia="Microsoft YaHei UI" w:hAnsi="Times New Roman" w:cs="Times New Roman"/>
                  <w:lang w:val="de-DE"/>
                </w:rPr>
                <w:t>ROS Web</w:t>
              </w:r>
            </w:ins>
          </w:p>
        </w:tc>
        <w:tc>
          <w:tcPr>
            <w:tcW w:w="1846" w:type="pct"/>
            <w:tcBorders>
              <w:top w:val="single" w:sz="4" w:space="0" w:color="A9A9A9" w:themeColor="accent3"/>
              <w:left w:val="nil"/>
              <w:bottom w:val="single" w:sz="4" w:space="0" w:color="A9A9A9" w:themeColor="accent3"/>
              <w:right w:val="nil"/>
            </w:tcBorders>
            <w:tcPrChange w:id="654" w:author="Qiao, Guan Lun (RC-CN DI FA ST&amp;PM SUP IT&amp;EDGE)" w:date="2022-02-07T14:24:00Z">
              <w:tcPr>
                <w:tcW w:w="2926" w:type="pct"/>
                <w:tcBorders>
                  <w:top w:val="single" w:sz="4" w:space="0" w:color="A9A9A9" w:themeColor="accent3"/>
                  <w:left w:val="nil"/>
                  <w:bottom w:val="single" w:sz="4" w:space="0" w:color="A9A9A9" w:themeColor="accent3"/>
                  <w:right w:val="nil"/>
                </w:tcBorders>
              </w:tcPr>
            </w:tcPrChange>
          </w:tcPr>
          <w:p w14:paraId="13719317" w14:textId="77777777" w:rsidR="00AB01B4" w:rsidRPr="00A2596A" w:rsidRDefault="00AB01B4">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55" w:author="Qiao, Guan Lun (RC-CN DI FA ST&amp;PM SUP IT&amp;EDGE)" w:date="2022-02-07T14:37:00Z"/>
                <w:rFonts w:ascii="Times New Roman" w:eastAsia="Microsoft YaHei UI" w:hAnsi="Times New Roman" w:cs="Times New Roman"/>
                <w:lang w:val="de-DE"/>
              </w:rPr>
              <w:pPrChange w:id="656" w:author="Unknown" w:date="2022-02-07T14:37:00Z">
                <w:pPr>
                  <w:pStyle w:val="TableText"/>
                  <w:numPr>
                    <w:numId w:val="51"/>
                  </w:numPr>
                  <w:ind w:left="360" w:hanging="360"/>
                  <w:cnfStyle w:val="000000000000" w:firstRow="0" w:lastRow="0" w:firstColumn="0" w:lastColumn="0" w:oddVBand="0" w:evenVBand="0" w:oddHBand="0" w:evenHBand="0" w:firstRowFirstColumn="0" w:firstRowLastColumn="0" w:lastRowFirstColumn="0" w:lastRowLastColumn="0"/>
                </w:pPr>
              </w:pPrChange>
            </w:pPr>
            <w:ins w:id="657" w:author="Qiao, Guan Lun (RC-CN DI FA ST&amp;PM SUP IT&amp;EDGE)" w:date="2022-02-07T14:37:00Z">
              <w:r w:rsidRPr="00A2596A">
                <w:rPr>
                  <w:rFonts w:ascii="Times New Roman" w:eastAsia="Microsoft YaHei UI" w:hAnsi="Times New Roman" w:cs="Times New Roman"/>
                  <w:lang w:val="de-DE"/>
                </w:rPr>
                <w:t>Show nodes, topics and service names.</w:t>
              </w:r>
            </w:ins>
          </w:p>
          <w:p w14:paraId="07248AA9" w14:textId="77777777" w:rsidR="00AB01B4" w:rsidRPr="00A2596A" w:rsidRDefault="00AB01B4">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58" w:author="Qiao, Guan Lun (RC-CN DI FA ST&amp;PM SUP IT&amp;EDGE)" w:date="2022-02-07T14:37:00Z"/>
                <w:rFonts w:ascii="Times New Roman" w:eastAsia="Microsoft YaHei UI" w:hAnsi="Times New Roman" w:cs="Times New Roman"/>
                <w:lang w:val="de-DE"/>
              </w:rPr>
              <w:pPrChange w:id="659" w:author="Unknown" w:date="2022-02-07T14:37:00Z">
                <w:pPr>
                  <w:pStyle w:val="TableText"/>
                  <w:numPr>
                    <w:numId w:val="51"/>
                  </w:numPr>
                  <w:ind w:left="360" w:hanging="360"/>
                  <w:cnfStyle w:val="000000000000" w:firstRow="0" w:lastRow="0" w:firstColumn="0" w:lastColumn="0" w:oddVBand="0" w:evenVBand="0" w:oddHBand="0" w:evenHBand="0" w:firstRowFirstColumn="0" w:firstRowLastColumn="0" w:lastRowFirstColumn="0" w:lastRowLastColumn="0"/>
                </w:pPr>
              </w:pPrChange>
            </w:pPr>
            <w:ins w:id="660" w:author="Qiao, Guan Lun (RC-CN DI FA ST&amp;PM SUP IT&amp;EDGE)" w:date="2022-02-07T14:37:00Z">
              <w:r w:rsidRPr="00A2596A">
                <w:rPr>
                  <w:rFonts w:ascii="Times New Roman" w:eastAsia="Microsoft YaHei UI" w:hAnsi="Times New Roman" w:cs="Times New Roman"/>
                  <w:lang w:val="de-DE"/>
                </w:rPr>
                <w:t>Subscribe and publish messages.</w:t>
              </w:r>
            </w:ins>
          </w:p>
          <w:p w14:paraId="65CA27BC" w14:textId="77777777" w:rsidR="004F509F" w:rsidRPr="00A2596A" w:rsidRDefault="00AB01B4" w:rsidP="00BC70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61" w:author="Qiao, Guan Lun (RC-CN DI FA ST&amp;PM SUP IT&amp;EDGE)" w:date="2022-02-07T14:37:00Z"/>
                <w:rFonts w:ascii="Times New Roman" w:eastAsia="Microsoft YaHei UI" w:hAnsi="Times New Roman" w:cs="Times New Roman"/>
                <w:lang w:val="de-DE"/>
              </w:rPr>
            </w:pPr>
            <w:ins w:id="662" w:author="Qiao, Guan Lun (RC-CN DI FA ST&amp;PM SUP IT&amp;EDGE)" w:date="2022-02-07T14:37:00Z">
              <w:r w:rsidRPr="00A2596A">
                <w:rPr>
                  <w:rFonts w:ascii="Times New Roman" w:eastAsia="Microsoft YaHei UI" w:hAnsi="Times New Roman" w:cs="Times New Roman"/>
                  <w:lang w:val="de-DE"/>
                </w:rPr>
                <w:t>Call services.</w:t>
              </w:r>
            </w:ins>
          </w:p>
          <w:p w14:paraId="6FBEFFC9" w14:textId="2849F3F0" w:rsidR="00B56125" w:rsidRPr="00A2596A" w:rsidRDefault="00B56125" w:rsidP="00BC70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63" w:author="Qiao, Guan Lun (RC-CN DI FA ST&amp;PM SUP IT&amp;EDGE)" w:date="2022-02-07T14:37:00Z"/>
                <w:rFonts w:ascii="Times New Roman" w:eastAsia="Microsoft YaHei UI" w:hAnsi="Times New Roman" w:cs="Times New Roman"/>
                <w:lang w:val="de-DE"/>
              </w:rPr>
            </w:pPr>
            <w:ins w:id="664" w:author="Qiao, Guan Lun (RC-CN DI FA ST&amp;PM SUP IT&amp;EDGE)" w:date="2022-02-07T14:37:00Z">
              <w:r w:rsidRPr="00A2596A">
                <w:rPr>
                  <w:rFonts w:ascii="Times New Roman" w:eastAsia="Microsoft YaHei UI" w:hAnsi="Times New Roman" w:cs="Times New Roman"/>
                  <w:lang w:val="de-DE"/>
                </w:rPr>
                <w:t>Camera viewer</w:t>
              </w:r>
            </w:ins>
            <w:ins w:id="665" w:author="Qiao, Guan Lun (RC-CN DI FA ST&amp;PM SUP IT&amp;EDGE)" w:date="2022-02-07T14:38:00Z">
              <w:r w:rsidR="00454F24" w:rsidRPr="00A2596A">
                <w:rPr>
                  <w:rFonts w:ascii="Times New Roman" w:eastAsia="Microsoft YaHei UI" w:hAnsi="Times New Roman" w:cs="Times New Roman"/>
                  <w:lang w:val="de-DE"/>
                </w:rPr>
                <w:t>.</w:t>
              </w:r>
            </w:ins>
          </w:p>
          <w:p w14:paraId="26A5EE41" w14:textId="77777777" w:rsidR="00B56125" w:rsidRPr="00A2596A" w:rsidRDefault="00B56125" w:rsidP="00BC70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66" w:author="Qiao, Guan Lun (RC-CN DI FA ST&amp;PM SUP IT&amp;EDGE)" w:date="2022-02-07T14:38:00Z"/>
                <w:rFonts w:ascii="Times New Roman" w:eastAsia="Microsoft YaHei UI" w:hAnsi="Times New Roman" w:cs="Times New Roman"/>
                <w:lang w:val="de-DE"/>
              </w:rPr>
            </w:pPr>
            <w:ins w:id="667" w:author="Qiao, Guan Lun (RC-CN DI FA ST&amp;PM SUP IT&amp;EDGE)" w:date="2022-02-07T14:37:00Z">
              <w:r w:rsidRPr="00A2596A">
                <w:rPr>
                  <w:rFonts w:ascii="Times New Roman" w:eastAsia="Microsoft YaHei UI" w:hAnsi="Times New Roman" w:cs="Times New Roman"/>
                  <w:lang w:val="de-DE"/>
                </w:rPr>
                <w:t>Laser scan viewer</w:t>
              </w:r>
            </w:ins>
            <w:ins w:id="668" w:author="Qiao, Guan Lun (RC-CN DI FA ST&amp;PM SUP IT&amp;EDGE)" w:date="2022-02-07T14:38:00Z">
              <w:r w:rsidR="00454F24" w:rsidRPr="00A2596A">
                <w:rPr>
                  <w:rFonts w:ascii="Times New Roman" w:eastAsia="Microsoft YaHei UI" w:hAnsi="Times New Roman" w:cs="Times New Roman"/>
                  <w:lang w:val="de-DE"/>
                </w:rPr>
                <w:t>.</w:t>
              </w:r>
            </w:ins>
          </w:p>
          <w:p w14:paraId="17EBF7BC" w14:textId="12377305" w:rsidR="00454F24" w:rsidRPr="00A2596A" w:rsidRDefault="00454F24" w:rsidP="00BC70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69" w:author="Qiao, Guan Lun (RC-CN DI FA ST&amp;PM SUP IT&amp;EDGE)" w:date="2022-02-07T14:38:00Z"/>
                <w:rFonts w:ascii="Times New Roman" w:eastAsia="Microsoft YaHei UI" w:hAnsi="Times New Roman" w:cs="Times New Roman"/>
                <w:lang w:val="de-DE"/>
              </w:rPr>
            </w:pPr>
            <w:ins w:id="670" w:author="Qiao, Guan Lun (RC-CN DI FA ST&amp;PM SUP IT&amp;EDGE)" w:date="2022-02-07T14:38:00Z">
              <w:r w:rsidRPr="00A2596A">
                <w:rPr>
                  <w:rFonts w:ascii="Times New Roman" w:eastAsia="Microsoft YaHei UI" w:hAnsi="Times New Roman" w:cs="Times New Roman"/>
                  <w:lang w:val="de-DE"/>
                </w:rPr>
                <w:t>ROS 3D viewer</w:t>
              </w:r>
              <w:r w:rsidR="003009E8" w:rsidRPr="00A2596A">
                <w:rPr>
                  <w:rFonts w:ascii="Times New Roman" w:eastAsia="Microsoft YaHei UI" w:hAnsi="Times New Roman" w:cs="Times New Roman"/>
                  <w:lang w:val="de-DE"/>
                </w:rPr>
                <w:t>.</w:t>
              </w:r>
            </w:ins>
          </w:p>
          <w:p w14:paraId="0F26B733" w14:textId="205B7886" w:rsidR="00454F24" w:rsidRPr="00A2596A" w:rsidRDefault="00454F24" w:rsidP="00BC70F3">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71" w:author="Qiao, Guan Lun (RC-CN DI FA ST&amp;PM SUP IT&amp;EDGE)" w:date="2022-02-07T14:38:00Z"/>
                <w:rFonts w:ascii="Times New Roman" w:eastAsia="Microsoft YaHei UI" w:hAnsi="Times New Roman" w:cs="Times New Roman"/>
                <w:lang w:val="de-DE"/>
              </w:rPr>
            </w:pPr>
            <w:ins w:id="672" w:author="Qiao, Guan Lun (RC-CN DI FA ST&amp;PM SUP IT&amp;EDGE)" w:date="2022-02-07T14:38:00Z">
              <w:r w:rsidRPr="00A2596A">
                <w:rPr>
                  <w:rFonts w:ascii="Times New Roman" w:eastAsia="Microsoft YaHei UI" w:hAnsi="Times New Roman" w:cs="Times New Roman"/>
                  <w:lang w:val="de-DE"/>
                </w:rPr>
                <w:t>Diagnostics viewer</w:t>
              </w:r>
              <w:r w:rsidR="003009E8" w:rsidRPr="00A2596A">
                <w:rPr>
                  <w:rFonts w:ascii="Times New Roman" w:eastAsia="Microsoft YaHei UI" w:hAnsi="Times New Roman" w:cs="Times New Roman"/>
                  <w:lang w:val="de-DE"/>
                </w:rPr>
                <w:t>.</w:t>
              </w:r>
            </w:ins>
          </w:p>
          <w:p w14:paraId="5DB3380F" w14:textId="4CCC95F7" w:rsidR="00454F24" w:rsidRPr="00A2596A" w:rsidRDefault="003009E8">
            <w:pPr>
              <w:pStyle w:val="TableText"/>
              <w:numPr>
                <w:ilvl w:val="0"/>
                <w:numId w:val="55"/>
              </w:numPr>
              <w:cnfStyle w:val="000000000000" w:firstRow="0" w:lastRow="0" w:firstColumn="0" w:lastColumn="0" w:oddVBand="0" w:evenVBand="0" w:oddHBand="0" w:evenHBand="0" w:firstRowFirstColumn="0" w:firstRowLastColumn="0" w:lastRowFirstColumn="0" w:lastRowLastColumn="0"/>
              <w:rPr>
                <w:ins w:id="673" w:author="Qiao, Guan Lun (RC-CN DI FA ST&amp;PM SUP IT&amp;EDGE)" w:date="2022-02-07T14:15:00Z"/>
                <w:rFonts w:ascii="Times New Roman" w:eastAsia="Microsoft YaHei UI" w:hAnsi="Times New Roman" w:cs="Times New Roman"/>
                <w:lang w:val="de-DE"/>
                <w:rPrChange w:id="674" w:author="Qiao, Guan Lun (RC-CN DI FA ST&amp;PM SUP IT&amp;EDGE)" w:date="2022-02-07T15:02:00Z">
                  <w:rPr>
                    <w:ins w:id="675" w:author="Qiao, Guan Lun (RC-CN DI FA ST&amp;PM SUP IT&amp;EDGE)" w:date="2022-02-07T14:15:00Z"/>
                    <w:rFonts w:ascii="Times New Roman" w:eastAsia="Microsoft YaHei UI" w:hAnsi="Times New Roman" w:cs="Times New Roman"/>
                    <w:color w:val="FF0000"/>
                    <w:lang w:val="de-DE"/>
                  </w:rPr>
                </w:rPrChange>
              </w:rPr>
              <w:pPrChange w:id="676" w:author="Unknown" w:date="2022-02-07T14:37:00Z">
                <w:pPr>
                  <w:pStyle w:val="TableText"/>
                  <w:cnfStyle w:val="000000000000" w:firstRow="0" w:lastRow="0" w:firstColumn="0" w:lastColumn="0" w:oddVBand="0" w:evenVBand="0" w:oddHBand="0" w:evenHBand="0" w:firstRowFirstColumn="0" w:firstRowLastColumn="0" w:lastRowFirstColumn="0" w:lastRowLastColumn="0"/>
                </w:pPr>
              </w:pPrChange>
            </w:pPr>
            <w:ins w:id="677" w:author="Qiao, Guan Lun (RC-CN DI FA ST&amp;PM SUP IT&amp;EDGE)" w:date="2022-02-07T14:38:00Z">
              <w:r w:rsidRPr="00A2596A">
                <w:rPr>
                  <w:rFonts w:ascii="Times New Roman" w:eastAsia="Microsoft YaHei UI" w:hAnsi="Times New Roman" w:cs="Times New Roman"/>
                  <w:lang w:val="de-DE"/>
                </w:rPr>
                <w:t>Log reader.</w:t>
              </w:r>
            </w:ins>
          </w:p>
        </w:tc>
        <w:tc>
          <w:tcPr>
            <w:tcW w:w="1846" w:type="pct"/>
            <w:tcBorders>
              <w:top w:val="single" w:sz="4" w:space="0" w:color="A9A9A9" w:themeColor="accent3"/>
              <w:left w:val="nil"/>
              <w:bottom w:val="single" w:sz="4" w:space="0" w:color="A9A9A9" w:themeColor="accent3"/>
              <w:right w:val="nil"/>
            </w:tcBorders>
            <w:tcPrChange w:id="678" w:author="Qiao, Guan Lun (RC-CN DI FA ST&amp;PM SUP IT&amp;EDGE)" w:date="2022-02-07T14:24:00Z">
              <w:tcPr>
                <w:tcW w:w="1" w:type="pct"/>
                <w:tcBorders>
                  <w:top w:val="single" w:sz="4" w:space="0" w:color="A9A9A9" w:themeColor="accent3"/>
                  <w:left w:val="nil"/>
                  <w:bottom w:val="single" w:sz="4" w:space="0" w:color="A9A9A9" w:themeColor="accent3"/>
                  <w:right w:val="nil"/>
                </w:tcBorders>
              </w:tcPr>
            </w:tcPrChange>
          </w:tcPr>
          <w:p w14:paraId="4B928A80" w14:textId="77777777" w:rsidR="00454F24" w:rsidRPr="00A2596A" w:rsidRDefault="00B56125" w:rsidP="003009E8">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679" w:author="Qiao, Guan Lun (RC-CN DI FA ST&amp;PM SUP IT&amp;EDGE)" w:date="2022-02-07T14:37:00Z"/>
                <w:rFonts w:ascii="Times New Roman" w:eastAsia="Microsoft YaHei UI" w:hAnsi="Times New Roman" w:cs="Times New Roman"/>
                <w:lang w:val="de-DE"/>
              </w:rPr>
            </w:pPr>
            <w:ins w:id="680" w:author="Qiao, Guan Lun (RC-CN DI FA ST&amp;PM SUP IT&amp;EDGE)" w:date="2022-02-07T14:37:00Z">
              <w:r w:rsidRPr="00A2596A">
                <w:rPr>
                  <w:rFonts w:ascii="Times New Roman" w:eastAsia="Microsoft YaHei UI" w:hAnsi="Times New Roman" w:cs="Times New Roman"/>
                  <w:lang w:val="de-DE"/>
                </w:rPr>
                <w:t>Camera stream view.</w:t>
              </w:r>
            </w:ins>
          </w:p>
          <w:p w14:paraId="6DA1F1AF" w14:textId="4E1C6524" w:rsidR="003F64B9" w:rsidRPr="00A2596A" w:rsidRDefault="00B56125" w:rsidP="003F64B9">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681" w:author="Qiao, Guan Lun (RC-CN DI FA ST&amp;PM SUP IT&amp;EDGE)" w:date="2022-02-07T14:38:00Z"/>
                <w:rFonts w:ascii="Times New Roman" w:eastAsia="Microsoft YaHei UI" w:hAnsi="Times New Roman" w:cs="Times New Roman"/>
                <w:lang w:val="de-DE"/>
              </w:rPr>
            </w:pPr>
            <w:ins w:id="682" w:author="Qiao, Guan Lun (RC-CN DI FA ST&amp;PM SUP IT&amp;EDGE)" w:date="2022-02-07T14:37:00Z">
              <w:r w:rsidRPr="00A2596A">
                <w:rPr>
                  <w:rFonts w:ascii="Times New Roman" w:eastAsia="Microsoft YaHei UI" w:hAnsi="Times New Roman" w:cs="Times New Roman"/>
                  <w:lang w:val="de-DE"/>
                </w:rPr>
                <w:t>AGV control.</w:t>
              </w:r>
            </w:ins>
          </w:p>
          <w:p w14:paraId="5AEB3D38" w14:textId="77777777" w:rsidR="003009E8" w:rsidRPr="00A2596A" w:rsidRDefault="003009E8" w:rsidP="003F64B9">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683" w:author="Qiao, Guan Lun (RC-CN DI FA ST&amp;PM SUP IT&amp;EDGE)" w:date="2022-02-07T14:39:00Z"/>
                <w:rFonts w:ascii="Times New Roman" w:eastAsia="Microsoft YaHei UI" w:hAnsi="Times New Roman" w:cs="Times New Roman"/>
                <w:b/>
                <w:bCs/>
                <w:color w:val="0070C0"/>
                <w:lang w:val="de-DE"/>
                <w:rPrChange w:id="684" w:author="Qiao, Guan Lun (RC-CN DI FA ST&amp;PM SUP IT&amp;EDGE)" w:date="2022-02-07T15:02:00Z">
                  <w:rPr>
                    <w:ins w:id="685" w:author="Qiao, Guan Lun (RC-CN DI FA ST&amp;PM SUP IT&amp;EDGE)" w:date="2022-02-07T14:39:00Z"/>
                    <w:rFonts w:ascii="Times New Roman" w:eastAsia="Microsoft YaHei UI" w:hAnsi="Times New Roman" w:cs="Times New Roman"/>
                    <w:lang w:val="de-DE"/>
                  </w:rPr>
                </w:rPrChange>
              </w:rPr>
            </w:pPr>
            <w:ins w:id="686" w:author="Qiao, Guan Lun (RC-CN DI FA ST&amp;PM SUP IT&amp;EDGE)" w:date="2022-02-07T14:38:00Z">
              <w:r w:rsidRPr="00A2596A">
                <w:rPr>
                  <w:rFonts w:ascii="Times New Roman" w:eastAsia="Microsoft YaHei UI" w:hAnsi="Times New Roman" w:cs="Times New Roman"/>
                  <w:b/>
                  <w:bCs/>
                  <w:color w:val="0070C0"/>
                  <w:lang w:val="de-DE"/>
                  <w:rPrChange w:id="687" w:author="Qiao, Guan Lun (RC-CN DI FA ST&amp;PM SUP IT&amp;EDGE)" w:date="2022-02-07T15:02:00Z">
                    <w:rPr>
                      <w:rFonts w:ascii="Times New Roman" w:eastAsia="Microsoft YaHei UI" w:hAnsi="Times New Roman" w:cs="Times New Roman"/>
                      <w:lang w:val="de-DE"/>
                    </w:rPr>
                  </w:rPrChange>
                </w:rPr>
                <w:t>Laser scan viewer.</w:t>
              </w:r>
            </w:ins>
          </w:p>
          <w:p w14:paraId="13F8442E" w14:textId="6ADA7C9B" w:rsidR="003009E8" w:rsidRPr="00A2596A" w:rsidRDefault="003009E8" w:rsidP="003F64B9">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688" w:author="Qiao, Guan Lun (RC-CN DI FA ST&amp;PM SUP IT&amp;EDGE)" w:date="2022-02-07T14:38:00Z"/>
                <w:rFonts w:ascii="Times New Roman" w:eastAsia="Microsoft YaHei UI" w:hAnsi="Times New Roman" w:cs="Times New Roman"/>
                <w:b/>
                <w:bCs/>
                <w:color w:val="0070C0"/>
                <w:lang w:val="de-DE"/>
                <w:rPrChange w:id="689" w:author="Qiao, Guan Lun (RC-CN DI FA ST&amp;PM SUP IT&amp;EDGE)" w:date="2022-02-07T15:02:00Z">
                  <w:rPr>
                    <w:ins w:id="690" w:author="Qiao, Guan Lun (RC-CN DI FA ST&amp;PM SUP IT&amp;EDGE)" w:date="2022-02-07T14:38:00Z"/>
                    <w:rFonts w:ascii="Times New Roman" w:eastAsia="Microsoft YaHei UI" w:hAnsi="Times New Roman" w:cs="Times New Roman"/>
                    <w:lang w:val="de-DE"/>
                  </w:rPr>
                </w:rPrChange>
              </w:rPr>
            </w:pPr>
            <w:ins w:id="691" w:author="Qiao, Guan Lun (RC-CN DI FA ST&amp;PM SUP IT&amp;EDGE)" w:date="2022-02-07T14:38:00Z">
              <w:r w:rsidRPr="00A2596A">
                <w:rPr>
                  <w:rFonts w:ascii="Times New Roman" w:eastAsia="Microsoft YaHei UI" w:hAnsi="Times New Roman" w:cs="Times New Roman"/>
                  <w:b/>
                  <w:bCs/>
                  <w:color w:val="0070C0"/>
                  <w:lang w:val="de-DE"/>
                  <w:rPrChange w:id="692" w:author="Qiao, Guan Lun (RC-CN DI FA ST&amp;PM SUP IT&amp;EDGE)" w:date="2022-02-07T15:02:00Z">
                    <w:rPr>
                      <w:rFonts w:ascii="Times New Roman" w:eastAsia="Microsoft YaHei UI" w:hAnsi="Times New Roman" w:cs="Times New Roman"/>
                      <w:lang w:val="de-DE"/>
                    </w:rPr>
                  </w:rPrChange>
                </w:rPr>
                <w:t>Diagnostics viewer.</w:t>
              </w:r>
            </w:ins>
          </w:p>
          <w:p w14:paraId="14AB6E02" w14:textId="365C5DA5" w:rsidR="00454F24" w:rsidRPr="00A2596A" w:rsidRDefault="003009E8">
            <w:pPr>
              <w:pStyle w:val="TableText"/>
              <w:numPr>
                <w:ilvl w:val="0"/>
                <w:numId w:val="56"/>
              </w:numPr>
              <w:cnfStyle w:val="000000000000" w:firstRow="0" w:lastRow="0" w:firstColumn="0" w:lastColumn="0" w:oddVBand="0" w:evenVBand="0" w:oddHBand="0" w:evenHBand="0" w:firstRowFirstColumn="0" w:firstRowLastColumn="0" w:lastRowFirstColumn="0" w:lastRowLastColumn="0"/>
              <w:rPr>
                <w:ins w:id="693" w:author="Qiao, Guan Lun (RC-CN DI FA ST&amp;PM SUP IT&amp;EDGE)" w:date="2022-02-07T14:24:00Z"/>
                <w:rFonts w:ascii="Times New Roman" w:eastAsia="Microsoft YaHei UI" w:hAnsi="Times New Roman" w:cs="Times New Roman"/>
                <w:lang w:val="de-DE"/>
              </w:rPr>
              <w:pPrChange w:id="694" w:author="Unknown" w:date="2022-02-07T14:41:00Z">
                <w:pPr>
                  <w:pStyle w:val="TableText"/>
                  <w:cnfStyle w:val="000000000000" w:firstRow="0" w:lastRow="0" w:firstColumn="0" w:lastColumn="0" w:oddVBand="0" w:evenVBand="0" w:oddHBand="0" w:evenHBand="0" w:firstRowFirstColumn="0" w:firstRowLastColumn="0" w:lastRowFirstColumn="0" w:lastRowLastColumn="0"/>
                </w:pPr>
              </w:pPrChange>
            </w:pPr>
            <w:ins w:id="695" w:author="Qiao, Guan Lun (RC-CN DI FA ST&amp;PM SUP IT&amp;EDGE)" w:date="2022-02-07T14:38:00Z">
              <w:r w:rsidRPr="00A2596A">
                <w:rPr>
                  <w:rFonts w:ascii="Times New Roman" w:eastAsia="Microsoft YaHei UI" w:hAnsi="Times New Roman" w:cs="Times New Roman"/>
                  <w:b/>
                  <w:bCs/>
                  <w:color w:val="0070C0"/>
                  <w:lang w:val="de-DE"/>
                  <w:rPrChange w:id="696" w:author="Qiao, Guan Lun (RC-CN DI FA ST&amp;PM SUP IT&amp;EDGE)" w:date="2022-02-07T15:02:00Z">
                    <w:rPr>
                      <w:rFonts w:ascii="Times New Roman" w:eastAsia="Microsoft YaHei UI" w:hAnsi="Times New Roman" w:cs="Times New Roman"/>
                      <w:lang w:val="de-DE"/>
                    </w:rPr>
                  </w:rPrChange>
                </w:rPr>
                <w:t>Log reader.</w:t>
              </w:r>
            </w:ins>
          </w:p>
        </w:tc>
      </w:tr>
      <w:tr w:rsidR="004F509F" w:rsidRPr="00A2596A" w14:paraId="2041C23F" w14:textId="766873A7" w:rsidTr="004F509F">
        <w:trPr>
          <w:ins w:id="697" w:author="Qiao, Guan Lun (RC-CN DI FA ST&amp;PM SUP IT&amp;EDGE)" w:date="2022-02-07T14:15:00Z"/>
        </w:trPr>
        <w:tc>
          <w:tcPr>
            <w:cnfStyle w:val="001000000000" w:firstRow="0" w:lastRow="0" w:firstColumn="1" w:lastColumn="0" w:oddVBand="0" w:evenVBand="0" w:oddHBand="0" w:evenHBand="0" w:firstRowFirstColumn="0" w:firstRowLastColumn="0" w:lastRowFirstColumn="0" w:lastRowLastColumn="0"/>
            <w:tcW w:w="402" w:type="pct"/>
            <w:tcBorders>
              <w:top w:val="single" w:sz="4" w:space="0" w:color="A9A9A9" w:themeColor="accent3"/>
              <w:left w:val="nil"/>
              <w:bottom w:val="single" w:sz="8" w:space="0" w:color="auto"/>
              <w:right w:val="nil"/>
            </w:tcBorders>
            <w:tcPrChange w:id="698" w:author="Qiao, Guan Lun (RC-CN DI FA ST&amp;PM SUP IT&amp;EDGE)" w:date="2022-02-07T14:24:00Z">
              <w:tcPr>
                <w:tcW w:w="638" w:type="pct"/>
                <w:tcBorders>
                  <w:top w:val="single" w:sz="4" w:space="0" w:color="A9A9A9" w:themeColor="accent3"/>
                  <w:left w:val="nil"/>
                  <w:bottom w:val="single" w:sz="8" w:space="0" w:color="auto"/>
                  <w:right w:val="nil"/>
                </w:tcBorders>
              </w:tcPr>
            </w:tcPrChange>
          </w:tcPr>
          <w:p w14:paraId="7C7564A6" w14:textId="292C0CCD" w:rsidR="004F509F" w:rsidRPr="00A2596A" w:rsidRDefault="00C10290" w:rsidP="00BC70F3">
            <w:pPr>
              <w:pStyle w:val="TableText"/>
              <w:rPr>
                <w:ins w:id="699" w:author="Qiao, Guan Lun (RC-CN DI FA ST&amp;PM SUP IT&amp;EDGE)" w:date="2022-02-07T14:15:00Z"/>
                <w:rFonts w:ascii="Times New Roman" w:eastAsia="Microsoft YaHei UI" w:hAnsi="Times New Roman" w:cs="Times New Roman"/>
                <w:lang w:val="de-DE"/>
                <w:rPrChange w:id="700" w:author="Qiao, Guan Lun (RC-CN DI FA ST&amp;PM SUP IT&amp;EDGE)" w:date="2022-02-07T15:02:00Z">
                  <w:rPr>
                    <w:ins w:id="701" w:author="Qiao, Guan Lun (RC-CN DI FA ST&amp;PM SUP IT&amp;EDGE)" w:date="2022-02-07T14:15:00Z"/>
                    <w:rFonts w:ascii="Times New Roman" w:eastAsia="Microsoft YaHei UI" w:hAnsi="Times New Roman" w:cs="Times New Roman"/>
                    <w:color w:val="FF0000"/>
                    <w:lang w:val="de-DE"/>
                  </w:rPr>
                </w:rPrChange>
              </w:rPr>
            </w:pPr>
            <w:ins w:id="702" w:author="Qiao, Guan Lun (RC-CN DI FA ST&amp;PM SUP IT&amp;EDGE)" w:date="2022-02-07T14:27:00Z">
              <w:r w:rsidRPr="00A2596A">
                <w:rPr>
                  <w:rFonts w:ascii="Times New Roman" w:eastAsia="Microsoft YaHei UI" w:hAnsi="Times New Roman" w:cs="Times New Roman"/>
                  <w:lang w:val="de-DE"/>
                </w:rPr>
                <w:t>3</w:t>
              </w:r>
            </w:ins>
          </w:p>
        </w:tc>
        <w:tc>
          <w:tcPr>
            <w:tcW w:w="906" w:type="pct"/>
            <w:tcBorders>
              <w:top w:val="single" w:sz="4" w:space="0" w:color="A9A9A9" w:themeColor="accent3"/>
              <w:left w:val="nil"/>
              <w:bottom w:val="single" w:sz="8" w:space="0" w:color="auto"/>
              <w:right w:val="nil"/>
            </w:tcBorders>
            <w:tcPrChange w:id="703" w:author="Qiao, Guan Lun (RC-CN DI FA ST&amp;PM SUP IT&amp;EDGE)" w:date="2022-02-07T14:24:00Z">
              <w:tcPr>
                <w:tcW w:w="1436" w:type="pct"/>
                <w:tcBorders>
                  <w:top w:val="single" w:sz="4" w:space="0" w:color="A9A9A9" w:themeColor="accent3"/>
                  <w:left w:val="nil"/>
                  <w:bottom w:val="single" w:sz="8" w:space="0" w:color="auto"/>
                  <w:right w:val="nil"/>
                </w:tcBorders>
              </w:tcPr>
            </w:tcPrChange>
          </w:tcPr>
          <w:p w14:paraId="3EA33C3A" w14:textId="4AA042EC" w:rsidR="004F509F" w:rsidRPr="00A2596A" w:rsidRDefault="00833603" w:rsidP="00BC70F3">
            <w:pPr>
              <w:pStyle w:val="TableText"/>
              <w:cnfStyle w:val="000000000000" w:firstRow="0" w:lastRow="0" w:firstColumn="0" w:lastColumn="0" w:oddVBand="0" w:evenVBand="0" w:oddHBand="0" w:evenHBand="0" w:firstRowFirstColumn="0" w:firstRowLastColumn="0" w:lastRowFirstColumn="0" w:lastRowLastColumn="0"/>
              <w:rPr>
                <w:ins w:id="704" w:author="Qiao, Guan Lun (RC-CN DI FA ST&amp;PM SUP IT&amp;EDGE)" w:date="2022-02-07T14:15:00Z"/>
                <w:rFonts w:ascii="Times New Roman" w:eastAsia="Microsoft YaHei UI" w:hAnsi="Times New Roman" w:cs="Times New Roman"/>
                <w:lang w:val="de-DE"/>
                <w:rPrChange w:id="705" w:author="Qiao, Guan Lun (RC-CN DI FA ST&amp;PM SUP IT&amp;EDGE)" w:date="2022-02-07T15:02:00Z">
                  <w:rPr>
                    <w:ins w:id="706" w:author="Qiao, Guan Lun (RC-CN DI FA ST&amp;PM SUP IT&amp;EDGE)" w:date="2022-02-07T14:15:00Z"/>
                    <w:rFonts w:ascii="Times New Roman" w:eastAsia="Microsoft YaHei UI" w:hAnsi="Times New Roman" w:cs="Times New Roman"/>
                    <w:color w:val="FF0000"/>
                    <w:lang w:val="de-DE"/>
                  </w:rPr>
                </w:rPrChange>
              </w:rPr>
            </w:pPr>
            <w:ins w:id="707" w:author="Qiao, Guan Lun (RC-CN DI FA ST&amp;PM SUP IT&amp;EDGE)" w:date="2022-02-07T14:29:00Z">
              <w:r w:rsidRPr="00A2596A">
                <w:rPr>
                  <w:rFonts w:ascii="Times New Roman" w:eastAsia="Microsoft YaHei UI" w:hAnsi="Times New Roman" w:cs="Times New Roman"/>
                  <w:lang w:val="de-DE"/>
                </w:rPr>
                <w:t>webviz</w:t>
              </w:r>
            </w:ins>
          </w:p>
        </w:tc>
        <w:tc>
          <w:tcPr>
            <w:tcW w:w="1846" w:type="pct"/>
            <w:tcBorders>
              <w:top w:val="single" w:sz="4" w:space="0" w:color="A9A9A9" w:themeColor="accent3"/>
              <w:left w:val="nil"/>
              <w:bottom w:val="single" w:sz="8" w:space="0" w:color="auto"/>
              <w:right w:val="nil"/>
            </w:tcBorders>
            <w:tcPrChange w:id="708" w:author="Qiao, Guan Lun (RC-CN DI FA ST&amp;PM SUP IT&amp;EDGE)" w:date="2022-02-07T14:24:00Z">
              <w:tcPr>
                <w:tcW w:w="2926" w:type="pct"/>
                <w:tcBorders>
                  <w:top w:val="single" w:sz="4" w:space="0" w:color="A9A9A9" w:themeColor="accent3"/>
                  <w:left w:val="nil"/>
                  <w:bottom w:val="single" w:sz="8" w:space="0" w:color="auto"/>
                  <w:right w:val="nil"/>
                </w:tcBorders>
              </w:tcPr>
            </w:tcPrChange>
          </w:tcPr>
          <w:p w14:paraId="194FF3D7" w14:textId="704EF70F" w:rsidR="0059480E" w:rsidRPr="00A2596A" w:rsidRDefault="008773DF" w:rsidP="00833603">
            <w:pPr>
              <w:pStyle w:val="TableText"/>
              <w:numPr>
                <w:ilvl w:val="0"/>
                <w:numId w:val="53"/>
              </w:numPr>
              <w:cnfStyle w:val="000000000000" w:firstRow="0" w:lastRow="0" w:firstColumn="0" w:lastColumn="0" w:oddVBand="0" w:evenVBand="0" w:oddHBand="0" w:evenHBand="0" w:firstRowFirstColumn="0" w:firstRowLastColumn="0" w:lastRowFirstColumn="0" w:lastRowLastColumn="0"/>
              <w:rPr>
                <w:ins w:id="709" w:author="Qiao, Guan Lun (RC-CN DI FA ST&amp;PM SUP IT&amp;EDGE)" w:date="2022-02-07T14:34:00Z"/>
                <w:rFonts w:ascii="Times New Roman" w:eastAsia="Microsoft YaHei UI" w:hAnsi="Times New Roman" w:cs="Times New Roman"/>
                <w:lang w:val="de-DE"/>
              </w:rPr>
            </w:pPr>
            <w:ins w:id="710" w:author="Qiao, Guan Lun (RC-CN DI FA ST&amp;PM SUP IT&amp;EDGE)" w:date="2022-02-07T14:36:00Z">
              <w:r w:rsidRPr="00A2596A">
                <w:rPr>
                  <w:rFonts w:ascii="Times New Roman" w:eastAsia="Microsoft YaHei UI" w:hAnsi="Times New Roman" w:cs="Times New Roman"/>
                  <w:lang w:val="de-DE"/>
                </w:rPr>
                <w:t>Show AGV moving path</w:t>
              </w:r>
              <w:r w:rsidR="00AB01B4" w:rsidRPr="00A2596A">
                <w:rPr>
                  <w:rFonts w:ascii="Times New Roman" w:eastAsia="Microsoft YaHei UI" w:hAnsi="Times New Roman" w:cs="Times New Roman"/>
                  <w:lang w:val="de-DE"/>
                </w:rPr>
                <w:t>.</w:t>
              </w:r>
            </w:ins>
          </w:p>
          <w:p w14:paraId="74EB488D" w14:textId="73A197F8" w:rsidR="00833603" w:rsidRPr="00A2596A" w:rsidRDefault="00833603">
            <w:pPr>
              <w:pStyle w:val="TableText"/>
              <w:numPr>
                <w:ilvl w:val="0"/>
                <w:numId w:val="53"/>
              </w:numPr>
              <w:cnfStyle w:val="000000000000" w:firstRow="0" w:lastRow="0" w:firstColumn="0" w:lastColumn="0" w:oddVBand="0" w:evenVBand="0" w:oddHBand="0" w:evenHBand="0" w:firstRowFirstColumn="0" w:firstRowLastColumn="0" w:lastRowFirstColumn="0" w:lastRowLastColumn="0"/>
              <w:rPr>
                <w:ins w:id="711" w:author="Qiao, Guan Lun (RC-CN DI FA ST&amp;PM SUP IT&amp;EDGE)" w:date="2022-02-07T14:30:00Z"/>
                <w:rFonts w:ascii="Times New Roman" w:eastAsia="Microsoft YaHei UI" w:hAnsi="Times New Roman" w:cs="Times New Roman"/>
                <w:lang w:val="de-DE"/>
              </w:rPr>
              <w:pPrChange w:id="712" w:author="Unknown" w:date="2022-02-07T14:30:00Z">
                <w:pPr>
                  <w:pStyle w:val="TableText"/>
                  <w:numPr>
                    <w:numId w:val="51"/>
                  </w:numPr>
                  <w:ind w:left="360" w:hanging="360"/>
                  <w:cnfStyle w:val="000000000000" w:firstRow="0" w:lastRow="0" w:firstColumn="0" w:lastColumn="0" w:oddVBand="0" w:evenVBand="0" w:oddHBand="0" w:evenHBand="0" w:firstRowFirstColumn="0" w:firstRowLastColumn="0" w:lastRowFirstColumn="0" w:lastRowLastColumn="0"/>
                </w:pPr>
              </w:pPrChange>
            </w:pPr>
            <w:ins w:id="713" w:author="Qiao, Guan Lun (RC-CN DI FA ST&amp;PM SUP IT&amp;EDGE)" w:date="2022-02-07T14:30:00Z">
              <w:r w:rsidRPr="00A2596A">
                <w:rPr>
                  <w:rFonts w:ascii="Times New Roman" w:eastAsia="Microsoft YaHei UI" w:hAnsi="Times New Roman" w:cs="Times New Roman"/>
                  <w:lang w:val="de-DE"/>
                </w:rPr>
                <w:t>Show message</w:t>
              </w:r>
              <w:r w:rsidR="007F6921" w:rsidRPr="00A2596A">
                <w:rPr>
                  <w:rFonts w:ascii="Times New Roman" w:eastAsia="Microsoft YaHei UI" w:hAnsi="Times New Roman" w:cs="Times New Roman"/>
                  <w:lang w:val="de-DE"/>
                </w:rPr>
                <w:t xml:space="preserve"> structure</w:t>
              </w:r>
              <w:r w:rsidRPr="00A2596A">
                <w:rPr>
                  <w:rFonts w:ascii="Times New Roman" w:eastAsia="Microsoft YaHei UI" w:hAnsi="Times New Roman" w:cs="Times New Roman"/>
                  <w:lang w:val="de-DE"/>
                </w:rPr>
                <w:t>.</w:t>
              </w:r>
            </w:ins>
          </w:p>
          <w:p w14:paraId="28C6E3E9" w14:textId="24F33971" w:rsidR="007F6921" w:rsidRPr="00A2596A" w:rsidRDefault="007F6921" w:rsidP="007F6921">
            <w:pPr>
              <w:pStyle w:val="TableText"/>
              <w:numPr>
                <w:ilvl w:val="0"/>
                <w:numId w:val="53"/>
              </w:numPr>
              <w:cnfStyle w:val="000000000000" w:firstRow="0" w:lastRow="0" w:firstColumn="0" w:lastColumn="0" w:oddVBand="0" w:evenVBand="0" w:oddHBand="0" w:evenHBand="0" w:firstRowFirstColumn="0" w:firstRowLastColumn="0" w:lastRowFirstColumn="0" w:lastRowLastColumn="0"/>
              <w:rPr>
                <w:ins w:id="714" w:author="Qiao, Guan Lun (RC-CN DI FA ST&amp;PM SUP IT&amp;EDGE)" w:date="2022-02-07T14:30:00Z"/>
                <w:rFonts w:ascii="Times New Roman" w:eastAsia="Microsoft YaHei UI" w:hAnsi="Times New Roman" w:cs="Times New Roman"/>
                <w:lang w:val="de-DE"/>
              </w:rPr>
            </w:pPr>
            <w:ins w:id="715" w:author="Qiao, Guan Lun (RC-CN DI FA ST&amp;PM SUP IT&amp;EDGE)" w:date="2022-02-07T14:30:00Z">
              <w:r w:rsidRPr="00A2596A">
                <w:rPr>
                  <w:rFonts w:ascii="Times New Roman" w:eastAsia="Microsoft YaHei UI" w:hAnsi="Times New Roman" w:cs="Times New Roman"/>
                  <w:lang w:val="de-DE"/>
                </w:rPr>
                <w:t xml:space="preserve">Show topic value in </w:t>
              </w:r>
            </w:ins>
            <w:ins w:id="716" w:author="Qiao, Guan Lun (RC-CN DI FA ST&amp;PM SUP IT&amp;EDGE)" w:date="2022-02-07T14:31:00Z">
              <w:r w:rsidR="005A7FD1" w:rsidRPr="00A2596A">
                <w:rPr>
                  <w:rFonts w:ascii="Times New Roman" w:eastAsia="Microsoft YaHei UI" w:hAnsi="Times New Roman" w:cs="Times New Roman"/>
                  <w:lang w:val="de-DE"/>
                </w:rPr>
                <w:t>the chart.</w:t>
              </w:r>
            </w:ins>
          </w:p>
          <w:p w14:paraId="174A43BB" w14:textId="0869ADEA" w:rsidR="004F509F" w:rsidRPr="00A2596A" w:rsidRDefault="00851A90">
            <w:pPr>
              <w:pStyle w:val="TableText"/>
              <w:numPr>
                <w:ilvl w:val="0"/>
                <w:numId w:val="53"/>
              </w:numPr>
              <w:cnfStyle w:val="000000000000" w:firstRow="0" w:lastRow="0" w:firstColumn="0" w:lastColumn="0" w:oddVBand="0" w:evenVBand="0" w:oddHBand="0" w:evenHBand="0" w:firstRowFirstColumn="0" w:firstRowLastColumn="0" w:lastRowFirstColumn="0" w:lastRowLastColumn="0"/>
              <w:rPr>
                <w:ins w:id="717" w:author="Qiao, Guan Lun (RC-CN DI FA ST&amp;PM SUP IT&amp;EDGE)" w:date="2022-02-07T14:15:00Z"/>
                <w:rFonts w:ascii="Times New Roman" w:eastAsia="Microsoft YaHei UI" w:hAnsi="Times New Roman" w:cs="Times New Roman"/>
                <w:lang w:val="de-DE"/>
                <w:rPrChange w:id="718" w:author="Qiao, Guan Lun (RC-CN DI FA ST&amp;PM SUP IT&amp;EDGE)" w:date="2022-02-07T15:02:00Z">
                  <w:rPr>
                    <w:ins w:id="719" w:author="Qiao, Guan Lun (RC-CN DI FA ST&amp;PM SUP IT&amp;EDGE)" w:date="2022-02-07T14:15:00Z"/>
                    <w:rFonts w:ascii="Times New Roman" w:eastAsia="Microsoft YaHei UI" w:hAnsi="Times New Roman" w:cs="Times New Roman"/>
                    <w:color w:val="FF0000"/>
                    <w:lang w:val="de-DE"/>
                  </w:rPr>
                </w:rPrChange>
              </w:rPr>
              <w:pPrChange w:id="720" w:author="Unknown" w:date="2022-02-07T14:45:00Z">
                <w:pPr>
                  <w:pStyle w:val="TableText"/>
                  <w:cnfStyle w:val="000000000000" w:firstRow="0" w:lastRow="0" w:firstColumn="0" w:lastColumn="0" w:oddVBand="0" w:evenVBand="0" w:oddHBand="0" w:evenHBand="0" w:firstRowFirstColumn="0" w:firstRowLastColumn="0" w:lastRowFirstColumn="0" w:lastRowLastColumn="0"/>
                </w:pPr>
              </w:pPrChange>
            </w:pPr>
            <w:ins w:id="721" w:author="Qiao, Guan Lun (RC-CN DI FA ST&amp;PM SUP IT&amp;EDGE)" w:date="2022-02-07T14:31:00Z">
              <w:r w:rsidRPr="00A2596A">
                <w:rPr>
                  <w:rFonts w:ascii="Times New Roman" w:eastAsia="Microsoft YaHei UI" w:hAnsi="Times New Roman" w:cs="Times New Roman"/>
                  <w:lang w:val="de-DE"/>
                </w:rPr>
                <w:t>Show image message.</w:t>
              </w:r>
            </w:ins>
          </w:p>
        </w:tc>
        <w:tc>
          <w:tcPr>
            <w:tcW w:w="1846" w:type="pct"/>
            <w:tcBorders>
              <w:top w:val="single" w:sz="4" w:space="0" w:color="A9A9A9" w:themeColor="accent3"/>
              <w:left w:val="nil"/>
              <w:bottom w:val="single" w:sz="8" w:space="0" w:color="auto"/>
              <w:right w:val="nil"/>
            </w:tcBorders>
            <w:tcPrChange w:id="722" w:author="Qiao, Guan Lun (RC-CN DI FA ST&amp;PM SUP IT&amp;EDGE)" w:date="2022-02-07T14:24:00Z">
              <w:tcPr>
                <w:tcW w:w="1" w:type="pct"/>
                <w:tcBorders>
                  <w:top w:val="single" w:sz="4" w:space="0" w:color="A9A9A9" w:themeColor="accent3"/>
                  <w:left w:val="nil"/>
                  <w:bottom w:val="single" w:sz="8" w:space="0" w:color="auto"/>
                  <w:right w:val="nil"/>
                </w:tcBorders>
              </w:tcPr>
            </w:tcPrChange>
          </w:tcPr>
          <w:p w14:paraId="09F03379" w14:textId="7EF63C31" w:rsidR="00C6696A" w:rsidRPr="00A2596A" w:rsidRDefault="00AB01B4">
            <w:pPr>
              <w:pStyle w:val="TableText"/>
              <w:numPr>
                <w:ilvl w:val="0"/>
                <w:numId w:val="57"/>
              </w:numPr>
              <w:cnfStyle w:val="000000000000" w:firstRow="0" w:lastRow="0" w:firstColumn="0" w:lastColumn="0" w:oddVBand="0" w:evenVBand="0" w:oddHBand="0" w:evenHBand="0" w:firstRowFirstColumn="0" w:firstRowLastColumn="0" w:lastRowFirstColumn="0" w:lastRowLastColumn="0"/>
              <w:rPr>
                <w:ins w:id="723" w:author="Qiao, Guan Lun (RC-CN DI FA ST&amp;PM SUP IT&amp;EDGE)" w:date="2022-02-07T14:34:00Z"/>
                <w:rFonts w:ascii="Times New Roman" w:eastAsia="Microsoft YaHei UI" w:hAnsi="Times New Roman" w:cs="Times New Roman"/>
                <w:b/>
                <w:bCs/>
                <w:color w:val="0070C0"/>
                <w:lang w:val="de-DE"/>
                <w:rPrChange w:id="724" w:author="Qiao, Guan Lun (RC-CN DI FA ST&amp;PM SUP IT&amp;EDGE)" w:date="2022-02-07T15:02:00Z">
                  <w:rPr>
                    <w:ins w:id="725" w:author="Qiao, Guan Lun (RC-CN DI FA ST&amp;PM SUP IT&amp;EDGE)" w:date="2022-02-07T14:34:00Z"/>
                    <w:rFonts w:ascii="Times New Roman" w:eastAsia="Microsoft YaHei UI" w:hAnsi="Times New Roman" w:cs="Times New Roman"/>
                    <w:lang w:val="de-DE"/>
                  </w:rPr>
                </w:rPrChange>
              </w:rPr>
              <w:pPrChange w:id="726" w:author="Unknown" w:date="2022-02-07T14:41:00Z">
                <w:pPr>
                  <w:pStyle w:val="TableText"/>
                  <w:numPr>
                    <w:numId w:val="54"/>
                  </w:numPr>
                  <w:ind w:left="360" w:hanging="360"/>
                  <w:cnfStyle w:val="000000000000" w:firstRow="0" w:lastRow="0" w:firstColumn="0" w:lastColumn="0" w:oddVBand="0" w:evenVBand="0" w:oddHBand="0" w:evenHBand="0" w:firstRowFirstColumn="0" w:firstRowLastColumn="0" w:lastRowFirstColumn="0" w:lastRowLastColumn="0"/>
                </w:pPr>
              </w:pPrChange>
            </w:pPr>
            <w:ins w:id="727" w:author="Qiao, Guan Lun (RC-CN DI FA ST&amp;PM SUP IT&amp;EDGE)" w:date="2022-02-07T14:36:00Z">
              <w:r w:rsidRPr="00A2596A">
                <w:rPr>
                  <w:rFonts w:ascii="Times New Roman" w:eastAsia="Microsoft YaHei UI" w:hAnsi="Times New Roman" w:cs="Times New Roman"/>
                  <w:b/>
                  <w:bCs/>
                  <w:color w:val="0070C0"/>
                  <w:lang w:val="de-DE"/>
                  <w:rPrChange w:id="728" w:author="Qiao, Guan Lun (RC-CN DI FA ST&amp;PM SUP IT&amp;EDGE)" w:date="2022-02-07T15:02:00Z">
                    <w:rPr>
                      <w:rFonts w:ascii="Times New Roman" w:eastAsia="Microsoft YaHei UI" w:hAnsi="Times New Roman" w:cs="Times New Roman"/>
                      <w:lang w:val="de-DE"/>
                    </w:rPr>
                  </w:rPrChange>
                </w:rPr>
                <w:t>AGV 2D/3D view.</w:t>
              </w:r>
            </w:ins>
          </w:p>
          <w:p w14:paraId="21BFBBB5" w14:textId="49C0F127" w:rsidR="00B4254D" w:rsidRPr="00A2596A" w:rsidRDefault="00B4254D">
            <w:pPr>
              <w:pStyle w:val="TableText"/>
              <w:numPr>
                <w:ilvl w:val="0"/>
                <w:numId w:val="57"/>
              </w:numPr>
              <w:cnfStyle w:val="000000000000" w:firstRow="0" w:lastRow="0" w:firstColumn="0" w:lastColumn="0" w:oddVBand="0" w:evenVBand="0" w:oddHBand="0" w:evenHBand="0" w:firstRowFirstColumn="0" w:firstRowLastColumn="0" w:lastRowFirstColumn="0" w:lastRowLastColumn="0"/>
              <w:rPr>
                <w:ins w:id="729" w:author="Qiao, Guan Lun (RC-CN DI FA ST&amp;PM SUP IT&amp;EDGE)" w:date="2022-02-07T14:32:00Z"/>
                <w:rFonts w:ascii="Times New Roman" w:eastAsia="Microsoft YaHei UI" w:hAnsi="Times New Roman" w:cs="Times New Roman"/>
                <w:b/>
                <w:bCs/>
                <w:color w:val="0070C0"/>
                <w:lang w:val="de-DE"/>
                <w:rPrChange w:id="730" w:author="Qiao, Guan Lun (RC-CN DI FA ST&amp;PM SUP IT&amp;EDGE)" w:date="2022-02-07T15:02:00Z">
                  <w:rPr>
                    <w:ins w:id="731" w:author="Qiao, Guan Lun (RC-CN DI FA ST&amp;PM SUP IT&amp;EDGE)" w:date="2022-02-07T14:32:00Z"/>
                    <w:rFonts w:ascii="Times New Roman" w:eastAsia="Microsoft YaHei UI" w:hAnsi="Times New Roman" w:cs="Times New Roman"/>
                    <w:lang w:val="de-DE"/>
                  </w:rPr>
                </w:rPrChange>
              </w:rPr>
              <w:pPrChange w:id="732" w:author="Unknown" w:date="2022-02-07T14:41:00Z">
                <w:pPr>
                  <w:pStyle w:val="TableText"/>
                  <w:numPr>
                    <w:numId w:val="54"/>
                  </w:numPr>
                  <w:ind w:left="360" w:hanging="360"/>
                  <w:cnfStyle w:val="000000000000" w:firstRow="0" w:lastRow="0" w:firstColumn="0" w:lastColumn="0" w:oddVBand="0" w:evenVBand="0" w:oddHBand="0" w:evenHBand="0" w:firstRowFirstColumn="0" w:firstRowLastColumn="0" w:lastRowFirstColumn="0" w:lastRowLastColumn="0"/>
                </w:pPr>
              </w:pPrChange>
            </w:pPr>
            <w:ins w:id="733" w:author="Qiao, Guan Lun (RC-CN DI FA ST&amp;PM SUP IT&amp;EDGE)" w:date="2022-02-07T14:32:00Z">
              <w:r w:rsidRPr="00A2596A">
                <w:rPr>
                  <w:rFonts w:ascii="Times New Roman" w:eastAsia="Microsoft YaHei UI" w:hAnsi="Times New Roman" w:cs="Times New Roman"/>
                  <w:b/>
                  <w:bCs/>
                  <w:color w:val="0070C0"/>
                  <w:lang w:val="de-DE"/>
                  <w:rPrChange w:id="734" w:author="Qiao, Guan Lun (RC-CN DI FA ST&amp;PM SUP IT&amp;EDGE)" w:date="2022-02-07T15:02:00Z">
                    <w:rPr>
                      <w:rFonts w:ascii="Times New Roman" w:eastAsia="Microsoft YaHei UI" w:hAnsi="Times New Roman" w:cs="Times New Roman"/>
                      <w:lang w:val="de-DE"/>
                    </w:rPr>
                  </w:rPrChange>
                </w:rPr>
                <w:t>Message structure view.</w:t>
              </w:r>
            </w:ins>
          </w:p>
          <w:p w14:paraId="788A3F22" w14:textId="017FDFF7" w:rsidR="00851A90" w:rsidRPr="00A2596A" w:rsidRDefault="00B4254D">
            <w:pPr>
              <w:pStyle w:val="TableText"/>
              <w:numPr>
                <w:ilvl w:val="0"/>
                <w:numId w:val="57"/>
              </w:numPr>
              <w:cnfStyle w:val="000000000000" w:firstRow="0" w:lastRow="0" w:firstColumn="0" w:lastColumn="0" w:oddVBand="0" w:evenVBand="0" w:oddHBand="0" w:evenHBand="0" w:firstRowFirstColumn="0" w:firstRowLastColumn="0" w:lastRowFirstColumn="0" w:lastRowLastColumn="0"/>
              <w:rPr>
                <w:ins w:id="735" w:author="Qiao, Guan Lun (RC-CN DI FA ST&amp;PM SUP IT&amp;EDGE)" w:date="2022-02-07T14:32:00Z"/>
                <w:rFonts w:ascii="Times New Roman" w:eastAsia="Microsoft YaHei UI" w:hAnsi="Times New Roman" w:cs="Times New Roman"/>
                <w:b/>
                <w:bCs/>
                <w:color w:val="0070C0"/>
                <w:lang w:val="de-DE"/>
                <w:rPrChange w:id="736" w:author="Qiao, Guan Lun (RC-CN DI FA ST&amp;PM SUP IT&amp;EDGE)" w:date="2022-02-07T15:02:00Z">
                  <w:rPr>
                    <w:ins w:id="737" w:author="Qiao, Guan Lun (RC-CN DI FA ST&amp;PM SUP IT&amp;EDGE)" w:date="2022-02-07T14:32:00Z"/>
                    <w:rFonts w:ascii="Times New Roman" w:eastAsia="Microsoft YaHei UI" w:hAnsi="Times New Roman" w:cs="Times New Roman"/>
                    <w:lang w:val="de-DE"/>
                  </w:rPr>
                </w:rPrChange>
              </w:rPr>
              <w:pPrChange w:id="738" w:author="Unknown" w:date="2022-02-07T14:41:00Z">
                <w:pPr>
                  <w:pStyle w:val="TableText"/>
                  <w:numPr>
                    <w:numId w:val="52"/>
                  </w:numPr>
                  <w:ind w:left="360" w:hanging="360"/>
                  <w:cnfStyle w:val="000000000000" w:firstRow="0" w:lastRow="0" w:firstColumn="0" w:lastColumn="0" w:oddVBand="0" w:evenVBand="0" w:oddHBand="0" w:evenHBand="0" w:firstRowFirstColumn="0" w:firstRowLastColumn="0" w:lastRowFirstColumn="0" w:lastRowLastColumn="0"/>
                </w:pPr>
              </w:pPrChange>
            </w:pPr>
            <w:ins w:id="739" w:author="Qiao, Guan Lun (RC-CN DI FA ST&amp;PM SUP IT&amp;EDGE)" w:date="2022-02-07T14:32:00Z">
              <w:r w:rsidRPr="00A2596A">
                <w:rPr>
                  <w:rFonts w:ascii="Times New Roman" w:eastAsia="Microsoft YaHei UI" w:hAnsi="Times New Roman" w:cs="Times New Roman"/>
                  <w:b/>
                  <w:bCs/>
                  <w:color w:val="0070C0"/>
                  <w:lang w:val="de-DE"/>
                  <w:rPrChange w:id="740" w:author="Qiao, Guan Lun (RC-CN DI FA ST&amp;PM SUP IT&amp;EDGE)" w:date="2022-02-07T15:02:00Z">
                    <w:rPr>
                      <w:rFonts w:ascii="Times New Roman" w:eastAsia="Microsoft YaHei UI" w:hAnsi="Times New Roman" w:cs="Times New Roman"/>
                      <w:lang w:val="de-DE"/>
                    </w:rPr>
                  </w:rPrChange>
                </w:rPr>
                <w:t>Topic value</w:t>
              </w:r>
              <w:r w:rsidR="00851A90" w:rsidRPr="00A2596A">
                <w:rPr>
                  <w:rFonts w:ascii="Times New Roman" w:eastAsia="Microsoft YaHei UI" w:hAnsi="Times New Roman" w:cs="Times New Roman"/>
                  <w:b/>
                  <w:bCs/>
                  <w:color w:val="0070C0"/>
                  <w:lang w:val="de-DE"/>
                  <w:rPrChange w:id="741" w:author="Qiao, Guan Lun (RC-CN DI FA ST&amp;PM SUP IT&amp;EDGE)" w:date="2022-02-07T15:02:00Z">
                    <w:rPr>
                      <w:rFonts w:ascii="Times New Roman" w:eastAsia="Microsoft YaHei UI" w:hAnsi="Times New Roman" w:cs="Times New Roman"/>
                      <w:lang w:val="de-DE"/>
                    </w:rPr>
                  </w:rPrChange>
                </w:rPr>
                <w:t xml:space="preserve"> view.</w:t>
              </w:r>
            </w:ins>
          </w:p>
          <w:p w14:paraId="2029C661" w14:textId="5B0DDB4A" w:rsidR="004F509F" w:rsidRPr="00A2596A" w:rsidRDefault="00851A90">
            <w:pPr>
              <w:pStyle w:val="TableText"/>
              <w:numPr>
                <w:ilvl w:val="0"/>
                <w:numId w:val="57"/>
              </w:numPr>
              <w:cnfStyle w:val="000000000000" w:firstRow="0" w:lastRow="0" w:firstColumn="0" w:lastColumn="0" w:oddVBand="0" w:evenVBand="0" w:oddHBand="0" w:evenHBand="0" w:firstRowFirstColumn="0" w:firstRowLastColumn="0" w:lastRowFirstColumn="0" w:lastRowLastColumn="0"/>
              <w:rPr>
                <w:ins w:id="742" w:author="Qiao, Guan Lun (RC-CN DI FA ST&amp;PM SUP IT&amp;EDGE)" w:date="2022-02-07T14:24:00Z"/>
                <w:rFonts w:ascii="Times New Roman" w:eastAsia="Microsoft YaHei UI" w:hAnsi="Times New Roman" w:cs="Times New Roman"/>
                <w:lang w:val="de-DE"/>
              </w:rPr>
              <w:pPrChange w:id="743" w:author="Unknown" w:date="2022-02-07T14:41:00Z">
                <w:pPr>
                  <w:pStyle w:val="TableText"/>
                  <w:cnfStyle w:val="000000000000" w:firstRow="0" w:lastRow="0" w:firstColumn="0" w:lastColumn="0" w:oddVBand="0" w:evenVBand="0" w:oddHBand="0" w:evenHBand="0" w:firstRowFirstColumn="0" w:firstRowLastColumn="0" w:lastRowFirstColumn="0" w:lastRowLastColumn="0"/>
                </w:pPr>
              </w:pPrChange>
            </w:pPr>
            <w:ins w:id="744" w:author="Qiao, Guan Lun (RC-CN DI FA ST&amp;PM SUP IT&amp;EDGE)" w:date="2022-02-07T14:32:00Z">
              <w:r w:rsidRPr="00A2596A">
                <w:rPr>
                  <w:rFonts w:ascii="Times New Roman" w:eastAsia="Microsoft YaHei UI" w:hAnsi="Times New Roman" w:cs="Times New Roman"/>
                  <w:lang w:val="de-DE"/>
                </w:rPr>
                <w:t>Camera stream view.</w:t>
              </w:r>
            </w:ins>
          </w:p>
        </w:tc>
      </w:tr>
    </w:tbl>
    <w:p w14:paraId="241EE882" w14:textId="088E6234" w:rsidR="00BE2024" w:rsidRPr="002F5EB2" w:rsidDel="0005257E" w:rsidRDefault="0005257E" w:rsidP="0005257E">
      <w:pPr>
        <w:pStyle w:val="Num1"/>
        <w:numPr>
          <w:ilvl w:val="0"/>
          <w:numId w:val="0"/>
        </w:numPr>
        <w:ind w:left="284" w:hanging="284"/>
        <w:rPr>
          <w:del w:id="745" w:author="Qiao, Guan Lun (RC-CN DI FA ST&amp;PM SUP IT&amp;EDGE)" w:date="2022-02-07T14:27:00Z"/>
          <w:rFonts w:ascii="Times New Roman" w:eastAsia="Microsoft YaHei UI" w:hAnsi="Times New Roman" w:cs="Times New Roman"/>
          <w:highlight w:val="yellow"/>
          <w:lang w:eastAsia="zh-CN"/>
          <w:rPrChange w:id="746" w:author="Qiao, Guan Lun (RC-CN DI FA ST&amp;PM SUP IT&amp;EDGE)" w:date="2022-02-07T15:43:00Z">
            <w:rPr>
              <w:del w:id="747" w:author="Qiao, Guan Lun (RC-CN DI FA ST&amp;PM SUP IT&amp;EDGE)" w:date="2022-02-07T14:27:00Z"/>
              <w:rFonts w:ascii="Times New Roman" w:eastAsia="Microsoft YaHei UI" w:hAnsi="Times New Roman" w:cs="Times New Roman"/>
              <w:lang w:eastAsia="zh-CN"/>
            </w:rPr>
          </w:rPrChange>
        </w:rPr>
      </w:pPr>
      <w:ins w:id="748" w:author="Qiao, Guan Lun (RC-CN DI FA ST&amp;PM SUP IT&amp;EDGE)" w:date="2022-02-07T14:45:00Z">
        <w:r w:rsidRPr="002F5EB2">
          <w:rPr>
            <w:rFonts w:ascii="Times New Roman" w:eastAsia="Microsoft YaHei UI" w:hAnsi="Times New Roman" w:cs="Times New Roman" w:hint="eastAsia"/>
            <w:highlight w:val="yellow"/>
            <w:lang w:eastAsia="zh-CN"/>
            <w:rPrChange w:id="749" w:author="Qiao, Guan Lun (RC-CN DI FA ST&amp;PM SUP IT&amp;EDGE)" w:date="2022-02-07T15:43:00Z">
              <w:rPr>
                <w:rFonts w:ascii="Times New Roman" w:eastAsia="Microsoft YaHei UI" w:hAnsi="Times New Roman" w:cs="Times New Roman" w:hint="eastAsia"/>
                <w:lang w:eastAsia="zh-CN"/>
              </w:rPr>
            </w:rPrChange>
          </w:rPr>
          <w:t>注：</w:t>
        </w:r>
      </w:ins>
    </w:p>
    <w:p w14:paraId="595A12E5" w14:textId="77777777" w:rsidR="0005257E" w:rsidRPr="002F5EB2" w:rsidRDefault="0005257E">
      <w:pPr>
        <w:pStyle w:val="Num1"/>
        <w:numPr>
          <w:ilvl w:val="0"/>
          <w:numId w:val="0"/>
        </w:numPr>
        <w:ind w:left="284"/>
        <w:rPr>
          <w:ins w:id="750" w:author="Qiao, Guan Lun (RC-CN DI FA ST&amp;PM SUP IT&amp;EDGE)" w:date="2022-02-07T14:45:00Z"/>
          <w:rFonts w:ascii="Times New Roman" w:eastAsia="Microsoft YaHei UI" w:hAnsi="Times New Roman" w:cs="Times New Roman"/>
          <w:highlight w:val="yellow"/>
          <w:lang w:eastAsia="zh-CN"/>
          <w:rPrChange w:id="751" w:author="Qiao, Guan Lun (RC-CN DI FA ST&amp;PM SUP IT&amp;EDGE)" w:date="2022-02-07T15:43:00Z">
            <w:rPr>
              <w:ins w:id="752" w:author="Qiao, Guan Lun (RC-CN DI FA ST&amp;PM SUP IT&amp;EDGE)" w:date="2022-02-07T14:45:00Z"/>
              <w:rFonts w:ascii="Times New Roman" w:eastAsia="Microsoft YaHei UI" w:hAnsi="Times New Roman" w:cs="Times New Roman"/>
              <w:lang w:eastAsia="zh-CN"/>
            </w:rPr>
          </w:rPrChange>
        </w:rPr>
        <w:pPrChange w:id="753" w:author="Qiao, Guan Lun (RC-CN DI FA ST&amp;PM SUP IT&amp;EDGE)" w:date="2022-02-07T14:45:00Z">
          <w:pPr>
            <w:pStyle w:val="Num1"/>
            <w:numPr>
              <w:numId w:val="0"/>
            </w:numPr>
            <w:tabs>
              <w:tab w:val="clear" w:pos="284"/>
            </w:tabs>
            <w:ind w:left="0" w:firstLine="0"/>
          </w:pPr>
        </w:pPrChange>
      </w:pPr>
    </w:p>
    <w:p w14:paraId="7D8B5483" w14:textId="2E2D5BF7" w:rsidR="0005257E" w:rsidRPr="002F5EB2" w:rsidRDefault="0005257E" w:rsidP="0005257E">
      <w:pPr>
        <w:pStyle w:val="Num1"/>
        <w:numPr>
          <w:ilvl w:val="0"/>
          <w:numId w:val="60"/>
        </w:numPr>
        <w:rPr>
          <w:ins w:id="754" w:author="Qiao, Guan Lun (RC-CN DI FA ST&amp;PM SUP IT&amp;EDGE)" w:date="2022-02-07T15:41:00Z"/>
          <w:rFonts w:ascii="Times New Roman" w:eastAsia="Microsoft YaHei UI" w:hAnsi="Times New Roman" w:cs="Times New Roman"/>
          <w:highlight w:val="yellow"/>
          <w:lang w:eastAsia="zh-CN"/>
          <w:rPrChange w:id="755" w:author="Qiao, Guan Lun (RC-CN DI FA ST&amp;PM SUP IT&amp;EDGE)" w:date="2022-02-07T15:43:00Z">
            <w:rPr>
              <w:ins w:id="756" w:author="Qiao, Guan Lun (RC-CN DI FA ST&amp;PM SUP IT&amp;EDGE)" w:date="2022-02-07T15:41:00Z"/>
              <w:rFonts w:ascii="Times New Roman" w:eastAsia="Microsoft YaHei UI" w:hAnsi="Times New Roman" w:cs="Times New Roman"/>
              <w:lang w:eastAsia="zh-CN"/>
            </w:rPr>
          </w:rPrChange>
        </w:rPr>
      </w:pPr>
      <w:ins w:id="757" w:author="Qiao, Guan Lun (RC-CN DI FA ST&amp;PM SUP IT&amp;EDGE)" w:date="2022-02-07T14:45:00Z">
        <w:r w:rsidRPr="002F5EB2">
          <w:rPr>
            <w:rFonts w:ascii="Times New Roman" w:eastAsia="Microsoft YaHei UI" w:hAnsi="Times New Roman" w:cs="Times New Roman" w:hint="eastAsia"/>
            <w:highlight w:val="yellow"/>
            <w:lang w:eastAsia="zh-CN"/>
            <w:rPrChange w:id="758" w:author="Qiao, Guan Lun (RC-CN DI FA ST&amp;PM SUP IT&amp;EDGE)" w:date="2022-02-07T15:43:00Z">
              <w:rPr>
                <w:rFonts w:ascii="Times New Roman" w:eastAsia="Microsoft YaHei UI" w:hAnsi="Times New Roman" w:cs="Times New Roman" w:hint="eastAsia"/>
                <w:lang w:eastAsia="zh-CN"/>
              </w:rPr>
            </w:rPrChange>
          </w:rPr>
          <w:t>可借助该部分资源的源码进行</w:t>
        </w:r>
        <w:r w:rsidRPr="002F5EB2">
          <w:rPr>
            <w:rFonts w:ascii="Times New Roman" w:eastAsia="Microsoft YaHei UI" w:hAnsi="Times New Roman" w:cs="Times New Roman"/>
            <w:highlight w:val="yellow"/>
            <w:lang w:eastAsia="zh-CN"/>
            <w:rPrChange w:id="759" w:author="Qiao, Guan Lun (RC-CN DI FA ST&amp;PM SUP IT&amp;EDGE)" w:date="2022-02-07T15:43:00Z">
              <w:rPr>
                <w:rFonts w:ascii="Times New Roman" w:eastAsia="Microsoft YaHei UI" w:hAnsi="Times New Roman" w:cs="Times New Roman"/>
                <w:lang w:eastAsia="zh-CN"/>
              </w:rPr>
            </w:rPrChange>
          </w:rPr>
          <w:t>AGV APP</w:t>
        </w:r>
        <w:r w:rsidRPr="002F5EB2">
          <w:rPr>
            <w:rFonts w:ascii="Times New Roman" w:eastAsia="Microsoft YaHei UI" w:hAnsi="Times New Roman" w:cs="Times New Roman" w:hint="eastAsia"/>
            <w:highlight w:val="yellow"/>
            <w:lang w:eastAsia="zh-CN"/>
            <w:rPrChange w:id="760" w:author="Qiao, Guan Lun (RC-CN DI FA ST&amp;PM SUP IT&amp;EDGE)" w:date="2022-02-07T15:43:00Z">
              <w:rPr>
                <w:rFonts w:ascii="Times New Roman" w:eastAsia="Microsoft YaHei UI" w:hAnsi="Times New Roman" w:cs="Times New Roman" w:hint="eastAsia"/>
                <w:lang w:eastAsia="zh-CN"/>
              </w:rPr>
            </w:rPrChange>
          </w:rPr>
          <w:t>的开发</w:t>
        </w:r>
      </w:ins>
      <w:ins w:id="761" w:author="Qiao, Guan Lun (RC-CN DI FA ST&amp;PM SUP IT&amp;EDGE)" w:date="2022-02-07T15:37:00Z">
        <w:r w:rsidR="008D0112" w:rsidRPr="002F5EB2">
          <w:rPr>
            <w:rFonts w:ascii="Times New Roman" w:eastAsia="Microsoft YaHei UI" w:hAnsi="Times New Roman" w:cs="Times New Roman" w:hint="eastAsia"/>
            <w:highlight w:val="yellow"/>
            <w:lang w:eastAsia="zh-CN"/>
          </w:rPr>
          <w:t>，</w:t>
        </w:r>
        <w:r w:rsidR="002E3C93" w:rsidRPr="002F5EB2">
          <w:rPr>
            <w:rFonts w:ascii="Times New Roman" w:eastAsia="Microsoft YaHei UI" w:hAnsi="Times New Roman" w:cs="Times New Roman" w:hint="eastAsia"/>
            <w:highlight w:val="yellow"/>
            <w:lang w:eastAsia="zh-CN"/>
          </w:rPr>
          <w:t>蓝色字体标注的功能是</w:t>
        </w:r>
      </w:ins>
      <w:ins w:id="762" w:author="Qiao, Guan Lun (RC-CN DI FA ST&amp;PM SUP IT&amp;EDGE)" w:date="2022-02-07T15:38:00Z">
        <w:r w:rsidR="002E3C93" w:rsidRPr="002F5EB2">
          <w:rPr>
            <w:rFonts w:ascii="Times New Roman" w:eastAsia="Microsoft YaHei UI" w:hAnsi="Times New Roman" w:cs="Times New Roman" w:hint="eastAsia"/>
            <w:highlight w:val="yellow"/>
            <w:lang w:eastAsia="zh-CN"/>
          </w:rPr>
          <w:t>上述</w:t>
        </w:r>
        <w:r w:rsidR="002E3C93" w:rsidRPr="002F5EB2">
          <w:rPr>
            <w:rFonts w:ascii="Times New Roman" w:eastAsia="Microsoft YaHei UI" w:hAnsi="Times New Roman" w:cs="Times New Roman" w:hint="eastAsia"/>
            <w:highlight w:val="yellow"/>
            <w:lang w:eastAsia="zh-CN"/>
          </w:rPr>
          <w:t>3</w:t>
        </w:r>
        <w:r w:rsidR="002E3C93" w:rsidRPr="002F5EB2">
          <w:rPr>
            <w:rFonts w:ascii="Times New Roman" w:eastAsia="Microsoft YaHei UI" w:hAnsi="Times New Roman" w:cs="Times New Roman" w:hint="eastAsia"/>
            <w:highlight w:val="yellow"/>
            <w:lang w:eastAsia="zh-CN"/>
          </w:rPr>
          <w:t>个工具可差异化实现的所有功能项</w:t>
        </w:r>
        <w:r w:rsidR="00337A03" w:rsidRPr="002F5EB2">
          <w:rPr>
            <w:rFonts w:ascii="Times New Roman" w:eastAsia="Microsoft YaHei UI" w:hAnsi="Times New Roman" w:cs="Times New Roman" w:hint="eastAsia"/>
            <w:highlight w:val="yellow"/>
            <w:lang w:eastAsia="zh-CN"/>
            <w:rPrChange w:id="763" w:author="Qiao, Guan Lun (RC-CN DI FA ST&amp;PM SUP IT&amp;EDGE)" w:date="2022-02-07T15:43:00Z">
              <w:rPr>
                <w:rFonts w:ascii="Times New Roman" w:eastAsia="Microsoft YaHei UI" w:hAnsi="Times New Roman" w:cs="Times New Roman" w:hint="eastAsia"/>
                <w:lang w:eastAsia="zh-CN"/>
              </w:rPr>
            </w:rPrChange>
          </w:rPr>
          <w:t>。具体开发阶段可根据各工具开发的便捷程度，选择</w:t>
        </w:r>
      </w:ins>
      <w:ins w:id="764" w:author="Qiao, Guan Lun (RC-CN DI FA ST&amp;PM SUP IT&amp;EDGE)" w:date="2022-02-07T15:39:00Z">
        <w:r w:rsidR="00337A03" w:rsidRPr="002F5EB2">
          <w:rPr>
            <w:rFonts w:ascii="Times New Roman" w:eastAsia="Microsoft YaHei UI" w:hAnsi="Times New Roman" w:cs="Times New Roman" w:hint="eastAsia"/>
            <w:highlight w:val="yellow"/>
            <w:lang w:eastAsia="zh-CN"/>
            <w:rPrChange w:id="765" w:author="Qiao, Guan Lun (RC-CN DI FA ST&amp;PM SUP IT&amp;EDGE)" w:date="2022-02-07T15:43:00Z">
              <w:rPr>
                <w:rFonts w:ascii="Times New Roman" w:eastAsia="Microsoft YaHei UI" w:hAnsi="Times New Roman" w:cs="Times New Roman" w:hint="eastAsia"/>
                <w:lang w:eastAsia="zh-CN"/>
              </w:rPr>
            </w:rPrChange>
          </w:rPr>
          <w:t>合适的工具进行集成开发</w:t>
        </w:r>
      </w:ins>
    </w:p>
    <w:p w14:paraId="1D2DE587" w14:textId="5B0509F4" w:rsidR="00466406" w:rsidRPr="002F5EB2" w:rsidRDefault="00466406" w:rsidP="0005257E">
      <w:pPr>
        <w:pStyle w:val="Num1"/>
        <w:numPr>
          <w:ilvl w:val="0"/>
          <w:numId w:val="60"/>
        </w:numPr>
        <w:rPr>
          <w:ins w:id="766" w:author="Qiao, Guan Lun (RC-CN DI FA ST&amp;PM SUP IT&amp;EDGE)" w:date="2022-02-07T15:39:00Z"/>
          <w:rFonts w:ascii="Times New Roman" w:eastAsia="Microsoft YaHei UI" w:hAnsi="Times New Roman" w:cs="Times New Roman"/>
          <w:highlight w:val="yellow"/>
          <w:lang w:eastAsia="zh-CN"/>
          <w:rPrChange w:id="767" w:author="Qiao, Guan Lun (RC-CN DI FA ST&amp;PM SUP IT&amp;EDGE)" w:date="2022-02-07T15:43:00Z">
            <w:rPr>
              <w:ins w:id="768" w:author="Qiao, Guan Lun (RC-CN DI FA ST&amp;PM SUP IT&amp;EDGE)" w:date="2022-02-07T15:39:00Z"/>
              <w:rFonts w:ascii="Times New Roman" w:eastAsia="Microsoft YaHei UI" w:hAnsi="Times New Roman" w:cs="Times New Roman"/>
              <w:lang w:eastAsia="zh-CN"/>
            </w:rPr>
          </w:rPrChange>
        </w:rPr>
      </w:pPr>
      <w:ins w:id="769" w:author="Qiao, Guan Lun (RC-CN DI FA ST&amp;PM SUP IT&amp;EDGE)" w:date="2022-02-07T15:41:00Z">
        <w:r w:rsidRPr="002F5EB2">
          <w:rPr>
            <w:rFonts w:ascii="Times New Roman" w:eastAsia="Microsoft YaHei UI" w:hAnsi="Times New Roman" w:cs="Times New Roman" w:hint="eastAsia"/>
            <w:highlight w:val="yellow"/>
            <w:lang w:eastAsia="zh-CN"/>
            <w:rPrChange w:id="770" w:author="Qiao, Guan Lun (RC-CN DI FA ST&amp;PM SUP IT&amp;EDGE)" w:date="2022-02-07T15:43:00Z">
              <w:rPr>
                <w:rFonts w:ascii="Times New Roman" w:eastAsia="Microsoft YaHei UI" w:hAnsi="Times New Roman" w:cs="Times New Roman" w:hint="eastAsia"/>
                <w:lang w:eastAsia="zh-CN"/>
              </w:rPr>
            </w:rPrChange>
          </w:rPr>
          <w:t>基于各个工具的基础功能，还有哪些</w:t>
        </w:r>
        <w:r w:rsidR="00164648" w:rsidRPr="002F5EB2">
          <w:rPr>
            <w:rFonts w:ascii="Times New Roman" w:eastAsia="Microsoft YaHei UI" w:hAnsi="Times New Roman" w:cs="Times New Roman" w:hint="eastAsia"/>
            <w:highlight w:val="yellow"/>
            <w:lang w:eastAsia="zh-CN"/>
            <w:rPrChange w:id="771" w:author="Qiao, Guan Lun (RC-CN DI FA ST&amp;PM SUP IT&amp;EDGE)" w:date="2022-02-07T15:43:00Z">
              <w:rPr>
                <w:rFonts w:ascii="Times New Roman" w:eastAsia="Microsoft YaHei UI" w:hAnsi="Times New Roman" w:cs="Times New Roman" w:hint="eastAsia"/>
                <w:lang w:eastAsia="zh-CN"/>
              </w:rPr>
            </w:rPrChange>
          </w:rPr>
          <w:t>高级功能</w:t>
        </w:r>
      </w:ins>
      <w:ins w:id="772" w:author="Qiao, Guan Lun (RC-CN DI FA ST&amp;PM SUP IT&amp;EDGE)" w:date="2022-02-07T15:42:00Z">
        <w:r w:rsidR="002F5EB2" w:rsidRPr="002F5EB2">
          <w:rPr>
            <w:rFonts w:ascii="Times New Roman" w:eastAsia="Microsoft YaHei UI" w:hAnsi="Times New Roman" w:cs="Times New Roman" w:hint="eastAsia"/>
            <w:highlight w:val="yellow"/>
            <w:lang w:eastAsia="zh-CN"/>
            <w:rPrChange w:id="773" w:author="Qiao, Guan Lun (RC-CN DI FA ST&amp;PM SUP IT&amp;EDGE)" w:date="2022-02-07T15:43:00Z">
              <w:rPr>
                <w:rFonts w:ascii="Times New Roman" w:eastAsia="Microsoft YaHei UI" w:hAnsi="Times New Roman" w:cs="Times New Roman" w:hint="eastAsia"/>
                <w:lang w:eastAsia="zh-CN"/>
              </w:rPr>
            </w:rPrChange>
          </w:rPr>
          <w:t>项</w:t>
        </w:r>
      </w:ins>
      <w:ins w:id="774" w:author="Qiao, Guan Lun (RC-CN DI FA ST&amp;PM SUP IT&amp;EDGE)" w:date="2022-02-07T15:41:00Z">
        <w:r w:rsidR="00164648" w:rsidRPr="002F5EB2">
          <w:rPr>
            <w:rFonts w:ascii="Times New Roman" w:eastAsia="Microsoft YaHei UI" w:hAnsi="Times New Roman" w:cs="Times New Roman" w:hint="eastAsia"/>
            <w:highlight w:val="yellow"/>
            <w:lang w:eastAsia="zh-CN"/>
            <w:rPrChange w:id="775" w:author="Qiao, Guan Lun (RC-CN DI FA ST&amp;PM SUP IT&amp;EDGE)" w:date="2022-02-07T15:43:00Z">
              <w:rPr>
                <w:rFonts w:ascii="Times New Roman" w:eastAsia="Microsoft YaHei UI" w:hAnsi="Times New Roman" w:cs="Times New Roman" w:hint="eastAsia"/>
                <w:lang w:eastAsia="zh-CN"/>
              </w:rPr>
            </w:rPrChange>
          </w:rPr>
          <w:t>应用可以开发，</w:t>
        </w:r>
      </w:ins>
      <w:ins w:id="776" w:author="Qiao, Guan Lun (RC-CN DI FA ST&amp;PM SUP IT&amp;EDGE)" w:date="2022-02-07T15:42:00Z">
        <w:r w:rsidR="00164648" w:rsidRPr="002F5EB2">
          <w:rPr>
            <w:rFonts w:ascii="Times New Roman" w:eastAsia="Microsoft YaHei UI" w:hAnsi="Times New Roman" w:cs="Times New Roman" w:hint="eastAsia"/>
            <w:highlight w:val="yellow"/>
            <w:lang w:eastAsia="zh-CN"/>
            <w:rPrChange w:id="777" w:author="Qiao, Guan Lun (RC-CN DI FA ST&amp;PM SUP IT&amp;EDGE)" w:date="2022-02-07T15:43:00Z">
              <w:rPr>
                <w:rFonts w:ascii="Times New Roman" w:eastAsia="Microsoft YaHei UI" w:hAnsi="Times New Roman" w:cs="Times New Roman" w:hint="eastAsia"/>
                <w:lang w:eastAsia="zh-CN"/>
              </w:rPr>
            </w:rPrChange>
          </w:rPr>
          <w:t>可以在</w:t>
        </w:r>
        <w:r w:rsidR="002F5EB2" w:rsidRPr="002F5EB2">
          <w:rPr>
            <w:rFonts w:ascii="Times New Roman" w:eastAsia="Microsoft YaHei UI" w:hAnsi="Times New Roman" w:cs="Times New Roman" w:hint="eastAsia"/>
            <w:highlight w:val="yellow"/>
            <w:lang w:eastAsia="zh-CN"/>
            <w:rPrChange w:id="778" w:author="Qiao, Guan Lun (RC-CN DI FA ST&amp;PM SUP IT&amp;EDGE)" w:date="2022-02-07T15:43:00Z">
              <w:rPr>
                <w:rFonts w:ascii="Times New Roman" w:eastAsia="Microsoft YaHei UI" w:hAnsi="Times New Roman" w:cs="Times New Roman" w:hint="eastAsia"/>
                <w:lang w:eastAsia="zh-CN"/>
              </w:rPr>
            </w:rPrChange>
          </w:rPr>
          <w:t>“</w:t>
        </w:r>
        <w:r w:rsidR="002F5EB2" w:rsidRPr="002F5EB2">
          <w:rPr>
            <w:rFonts w:ascii="Times New Roman" w:eastAsia="Microsoft YaHei UI" w:hAnsi="Times New Roman" w:cs="Times New Roman"/>
            <w:highlight w:val="yellow"/>
            <w:lang w:eastAsia="zh-CN"/>
            <w:rPrChange w:id="779" w:author="Qiao, Guan Lun (RC-CN DI FA ST&amp;PM SUP IT&amp;EDGE)" w:date="2022-02-07T15:43:00Z">
              <w:rPr>
                <w:rFonts w:ascii="Times New Roman" w:eastAsia="Microsoft YaHei UI" w:hAnsi="Times New Roman" w:cs="Times New Roman"/>
                <w:lang w:eastAsia="zh-CN"/>
              </w:rPr>
            </w:rPrChange>
          </w:rPr>
          <w:t xml:space="preserve">3.3 AGV APP </w:t>
        </w:r>
        <w:r w:rsidR="002F5EB2" w:rsidRPr="002F5EB2">
          <w:rPr>
            <w:rFonts w:ascii="Times New Roman" w:eastAsia="Microsoft YaHei UI" w:hAnsi="Times New Roman" w:cs="Times New Roman" w:hint="eastAsia"/>
            <w:highlight w:val="yellow"/>
            <w:lang w:eastAsia="zh-CN"/>
            <w:rPrChange w:id="780" w:author="Qiao, Guan Lun (RC-CN DI FA ST&amp;PM SUP IT&amp;EDGE)" w:date="2022-02-07T15:43:00Z">
              <w:rPr>
                <w:rFonts w:ascii="Times New Roman" w:eastAsia="Microsoft YaHei UI" w:hAnsi="Times New Roman" w:cs="Times New Roman" w:hint="eastAsia"/>
                <w:lang w:eastAsia="zh-CN"/>
              </w:rPr>
            </w:rPrChange>
          </w:rPr>
          <w:t>功能规划”中进行讨论、添加</w:t>
        </w:r>
      </w:ins>
    </w:p>
    <w:p w14:paraId="307DFDB5" w14:textId="4CB713E7" w:rsidR="00466406" w:rsidRPr="002F5EB2" w:rsidRDefault="00C06227">
      <w:pPr>
        <w:pStyle w:val="Num1"/>
        <w:numPr>
          <w:ilvl w:val="0"/>
          <w:numId w:val="60"/>
        </w:numPr>
        <w:rPr>
          <w:ins w:id="781" w:author="Qiao, Guan Lun (RC-CN DI FA ST&amp;PM SUP IT&amp;EDGE)" w:date="2022-02-07T14:44:00Z"/>
          <w:rFonts w:ascii="Times New Roman" w:eastAsia="Microsoft YaHei UI" w:hAnsi="Times New Roman" w:cs="Times New Roman"/>
          <w:highlight w:val="yellow"/>
          <w:lang w:eastAsia="zh-CN"/>
          <w:rPrChange w:id="782" w:author="Qiao, Guan Lun (RC-CN DI FA ST&amp;PM SUP IT&amp;EDGE)" w:date="2022-02-07T15:43:00Z">
            <w:rPr>
              <w:ins w:id="783" w:author="Qiao, Guan Lun (RC-CN DI FA ST&amp;PM SUP IT&amp;EDGE)" w:date="2022-02-07T14:44:00Z"/>
              <w:rFonts w:ascii="Times New Roman" w:eastAsia="Microsoft YaHei UI" w:hAnsi="Times New Roman" w:cs="Times New Roman"/>
              <w:lang w:eastAsia="zh-CN"/>
            </w:rPr>
          </w:rPrChange>
        </w:rPr>
        <w:pPrChange w:id="784" w:author="Qiao, Guan Lun (RC-CN DI FA ST&amp;PM SUP IT&amp;EDGE)" w:date="2022-02-07T15:42:00Z">
          <w:pPr>
            <w:pStyle w:val="Num1"/>
            <w:numPr>
              <w:numId w:val="0"/>
            </w:numPr>
            <w:tabs>
              <w:tab w:val="clear" w:pos="284"/>
            </w:tabs>
            <w:ind w:left="0" w:firstLine="0"/>
          </w:pPr>
        </w:pPrChange>
      </w:pPr>
      <w:ins w:id="785" w:author="Qiao, Guan Lun (RC-CN DI FA ST&amp;PM SUP IT&amp;EDGE)" w:date="2022-02-07T15:39:00Z">
        <w:r w:rsidRPr="002F5EB2">
          <w:rPr>
            <w:rFonts w:ascii="Times New Roman" w:eastAsia="Microsoft YaHei UI" w:hAnsi="Times New Roman" w:cs="Times New Roman" w:hint="eastAsia"/>
            <w:highlight w:val="yellow"/>
            <w:lang w:eastAsia="zh-CN"/>
            <w:rPrChange w:id="786" w:author="Qiao, Guan Lun (RC-CN DI FA ST&amp;PM SUP IT&amp;EDGE)" w:date="2022-02-07T15:43:00Z">
              <w:rPr>
                <w:rFonts w:ascii="Times New Roman" w:eastAsia="Microsoft YaHei UI" w:hAnsi="Times New Roman" w:cs="Times New Roman" w:hint="eastAsia"/>
                <w:lang w:eastAsia="zh-CN"/>
              </w:rPr>
            </w:rPrChange>
          </w:rPr>
          <w:t>上述部分功能项不属于</w:t>
        </w:r>
        <w:r w:rsidRPr="002F5EB2">
          <w:rPr>
            <w:rFonts w:ascii="Times New Roman" w:eastAsia="Microsoft YaHei UI" w:hAnsi="Times New Roman" w:cs="Times New Roman"/>
            <w:highlight w:val="yellow"/>
            <w:lang w:eastAsia="zh-CN"/>
            <w:rPrChange w:id="787" w:author="Qiao, Guan Lun (RC-CN DI FA ST&amp;PM SUP IT&amp;EDGE)" w:date="2022-02-07T15:43:00Z">
              <w:rPr>
                <w:rFonts w:ascii="Times New Roman" w:eastAsia="Microsoft YaHei UI" w:hAnsi="Times New Roman" w:cs="Times New Roman"/>
                <w:lang w:eastAsia="zh-CN"/>
              </w:rPr>
            </w:rPrChange>
          </w:rPr>
          <w:t>APP</w:t>
        </w:r>
        <w:r w:rsidRPr="002F5EB2">
          <w:rPr>
            <w:rFonts w:ascii="Times New Roman" w:eastAsia="Microsoft YaHei UI" w:hAnsi="Times New Roman" w:cs="Times New Roman" w:hint="eastAsia"/>
            <w:highlight w:val="yellow"/>
            <w:lang w:eastAsia="zh-CN"/>
            <w:rPrChange w:id="788" w:author="Qiao, Guan Lun (RC-CN DI FA ST&amp;PM SUP IT&amp;EDGE)" w:date="2022-02-07T15:43:00Z">
              <w:rPr>
                <w:rFonts w:ascii="Times New Roman" w:eastAsia="Microsoft YaHei UI" w:hAnsi="Times New Roman" w:cs="Times New Roman" w:hint="eastAsia"/>
                <w:lang w:eastAsia="zh-CN"/>
              </w:rPr>
            </w:rPrChange>
          </w:rPr>
          <w:t>前期开发的必须项，</w:t>
        </w:r>
      </w:ins>
      <w:ins w:id="789" w:author="Qiao, Guan Lun (RC-CN DI FA ST&amp;PM SUP IT&amp;EDGE)" w:date="2022-02-07T15:40:00Z">
        <w:r w:rsidR="001E5588" w:rsidRPr="002F5EB2">
          <w:rPr>
            <w:rFonts w:ascii="Times New Roman" w:eastAsia="Microsoft YaHei UI" w:hAnsi="Times New Roman" w:cs="Times New Roman" w:hint="eastAsia"/>
            <w:highlight w:val="yellow"/>
            <w:lang w:eastAsia="zh-CN"/>
            <w:rPrChange w:id="790" w:author="Qiao, Guan Lun (RC-CN DI FA ST&amp;PM SUP IT&amp;EDGE)" w:date="2022-02-07T15:43:00Z">
              <w:rPr>
                <w:rFonts w:ascii="Times New Roman" w:eastAsia="Microsoft YaHei UI" w:hAnsi="Times New Roman" w:cs="Times New Roman" w:hint="eastAsia"/>
                <w:lang w:eastAsia="zh-CN"/>
              </w:rPr>
            </w:rPrChange>
          </w:rPr>
          <w:t>具体哪部分功能</w:t>
        </w:r>
      </w:ins>
      <w:ins w:id="791" w:author="Qiao, Guan Lun (RC-CN DI FA ST&amp;PM SUP IT&amp;EDGE)" w:date="2022-02-07T15:42:00Z">
        <w:r w:rsidR="00164648" w:rsidRPr="002F5EB2">
          <w:rPr>
            <w:rFonts w:ascii="Times New Roman" w:eastAsia="Microsoft YaHei UI" w:hAnsi="Times New Roman" w:cs="Times New Roman" w:hint="eastAsia"/>
            <w:highlight w:val="yellow"/>
            <w:lang w:eastAsia="zh-CN"/>
            <w:rPrChange w:id="792" w:author="Qiao, Guan Lun (RC-CN DI FA ST&amp;PM SUP IT&amp;EDGE)" w:date="2022-02-07T15:43:00Z">
              <w:rPr>
                <w:rFonts w:ascii="Times New Roman" w:eastAsia="Microsoft YaHei UI" w:hAnsi="Times New Roman" w:cs="Times New Roman" w:hint="eastAsia"/>
                <w:lang w:eastAsia="zh-CN"/>
              </w:rPr>
            </w:rPrChange>
          </w:rPr>
          <w:t>在</w:t>
        </w:r>
        <w:r w:rsidR="00164648" w:rsidRPr="002F5EB2">
          <w:rPr>
            <w:rFonts w:ascii="Times New Roman" w:eastAsia="Microsoft YaHei UI" w:hAnsi="Times New Roman" w:cs="Times New Roman"/>
            <w:highlight w:val="yellow"/>
            <w:lang w:eastAsia="zh-CN"/>
            <w:rPrChange w:id="793" w:author="Qiao, Guan Lun (RC-CN DI FA ST&amp;PM SUP IT&amp;EDGE)" w:date="2022-02-07T15:43:00Z">
              <w:rPr>
                <w:rFonts w:ascii="Times New Roman" w:eastAsia="Microsoft YaHei UI" w:hAnsi="Times New Roman" w:cs="Times New Roman"/>
                <w:lang w:eastAsia="zh-CN"/>
              </w:rPr>
            </w:rPrChange>
          </w:rPr>
          <w:t>APP</w:t>
        </w:r>
        <w:r w:rsidR="00164648" w:rsidRPr="002F5EB2">
          <w:rPr>
            <w:rFonts w:ascii="Times New Roman" w:eastAsia="Microsoft YaHei UI" w:hAnsi="Times New Roman" w:cs="Times New Roman" w:hint="eastAsia"/>
            <w:highlight w:val="yellow"/>
            <w:lang w:eastAsia="zh-CN"/>
            <w:rPrChange w:id="794" w:author="Qiao, Guan Lun (RC-CN DI FA ST&amp;PM SUP IT&amp;EDGE)" w:date="2022-02-07T15:43:00Z">
              <w:rPr>
                <w:rFonts w:ascii="Times New Roman" w:eastAsia="Microsoft YaHei UI" w:hAnsi="Times New Roman" w:cs="Times New Roman" w:hint="eastAsia"/>
                <w:lang w:eastAsia="zh-CN"/>
              </w:rPr>
            </w:rPrChange>
          </w:rPr>
          <w:t>前期阶段</w:t>
        </w:r>
      </w:ins>
      <w:ins w:id="795" w:author="Qiao, Guan Lun (RC-CN DI FA ST&amp;PM SUP IT&amp;EDGE)" w:date="2022-02-07T15:40:00Z">
        <w:r w:rsidR="001E5588" w:rsidRPr="002F5EB2">
          <w:rPr>
            <w:rFonts w:ascii="Times New Roman" w:eastAsia="Microsoft YaHei UI" w:hAnsi="Times New Roman" w:cs="Times New Roman" w:hint="eastAsia"/>
            <w:highlight w:val="yellow"/>
            <w:lang w:eastAsia="zh-CN"/>
            <w:rPrChange w:id="796" w:author="Qiao, Guan Lun (RC-CN DI FA ST&amp;PM SUP IT&amp;EDGE)" w:date="2022-02-07T15:43:00Z">
              <w:rPr>
                <w:rFonts w:ascii="Times New Roman" w:eastAsia="Microsoft YaHei UI" w:hAnsi="Times New Roman" w:cs="Times New Roman" w:hint="eastAsia"/>
                <w:lang w:eastAsia="zh-CN"/>
              </w:rPr>
            </w:rPrChange>
          </w:rPr>
          <w:t>亟待开发，在“</w:t>
        </w:r>
        <w:r w:rsidR="001E5588" w:rsidRPr="002F5EB2">
          <w:rPr>
            <w:rFonts w:ascii="Times New Roman" w:eastAsia="Microsoft YaHei UI" w:hAnsi="Times New Roman" w:cs="Times New Roman"/>
            <w:highlight w:val="yellow"/>
            <w:lang w:eastAsia="zh-CN"/>
            <w:rPrChange w:id="797" w:author="Qiao, Guan Lun (RC-CN DI FA ST&amp;PM SUP IT&amp;EDGE)" w:date="2022-02-07T15:43:00Z">
              <w:rPr>
                <w:rFonts w:ascii="Times New Roman" w:eastAsia="Microsoft YaHei UI" w:hAnsi="Times New Roman" w:cs="Times New Roman"/>
                <w:lang w:eastAsia="zh-CN"/>
              </w:rPr>
            </w:rPrChange>
          </w:rPr>
          <w:t xml:space="preserve">3.3 AGV APP </w:t>
        </w:r>
        <w:r w:rsidR="001E5588" w:rsidRPr="002F5EB2">
          <w:rPr>
            <w:rFonts w:ascii="Times New Roman" w:eastAsia="Microsoft YaHei UI" w:hAnsi="Times New Roman" w:cs="Times New Roman" w:hint="eastAsia"/>
            <w:highlight w:val="yellow"/>
            <w:lang w:eastAsia="zh-CN"/>
            <w:rPrChange w:id="798" w:author="Qiao, Guan Lun (RC-CN DI FA ST&amp;PM SUP IT&amp;EDGE)" w:date="2022-02-07T15:43:00Z">
              <w:rPr>
                <w:rFonts w:ascii="Times New Roman" w:eastAsia="Microsoft YaHei UI" w:hAnsi="Times New Roman" w:cs="Times New Roman" w:hint="eastAsia"/>
                <w:lang w:eastAsia="zh-CN"/>
              </w:rPr>
            </w:rPrChange>
          </w:rPr>
          <w:t>功能规划”中进行</w:t>
        </w:r>
        <w:r w:rsidR="00466406" w:rsidRPr="002F5EB2">
          <w:rPr>
            <w:rFonts w:ascii="Times New Roman" w:eastAsia="Microsoft YaHei UI" w:hAnsi="Times New Roman" w:cs="Times New Roman" w:hint="eastAsia"/>
            <w:highlight w:val="yellow"/>
            <w:lang w:eastAsia="zh-CN"/>
            <w:rPrChange w:id="799" w:author="Qiao, Guan Lun (RC-CN DI FA ST&amp;PM SUP IT&amp;EDGE)" w:date="2022-02-07T15:43:00Z">
              <w:rPr>
                <w:rFonts w:ascii="Times New Roman" w:eastAsia="Microsoft YaHei UI" w:hAnsi="Times New Roman" w:cs="Times New Roman" w:hint="eastAsia"/>
                <w:lang w:eastAsia="zh-CN"/>
              </w:rPr>
            </w:rPrChange>
          </w:rPr>
          <w:t>讨论、排序</w:t>
        </w:r>
      </w:ins>
    </w:p>
    <w:p w14:paraId="67F3AC97" w14:textId="77777777" w:rsidR="00ED29B1" w:rsidRPr="00A2596A" w:rsidRDefault="00FB44E5" w:rsidP="0005257E">
      <w:pPr>
        <w:pStyle w:val="Num1"/>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ROS Mobile</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开源</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安卓手机</w:t>
      </w:r>
      <w:r w:rsidR="002745E4" w:rsidRPr="00A2596A">
        <w:rPr>
          <w:rFonts w:ascii="Times New Roman" w:eastAsia="Microsoft YaHei UI" w:hAnsi="Times New Roman" w:cs="Times New Roman"/>
          <w:lang w:eastAsia="zh-CN"/>
        </w:rPr>
        <w:t>APP</w:t>
      </w:r>
    </w:p>
    <w:p w14:paraId="175EC424" w14:textId="2C9CA2D6" w:rsidR="0038399E" w:rsidRPr="00A2596A" w:rsidRDefault="00ED29B1" w:rsidP="00ED29B1">
      <w:pPr>
        <w:pStyle w:val="Num1"/>
        <w:numPr>
          <w:ilvl w:val="0"/>
          <w:numId w:val="0"/>
        </w:numPr>
        <w:ind w:left="284"/>
        <w:rPr>
          <w:ins w:id="800" w:author="Qiao, Guan Lun (RC-CN DI FA ST&amp;PM SUP IT&amp;EDGE)" w:date="2022-01-25T13:49:00Z"/>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实现了</w:t>
      </w:r>
      <w:ins w:id="801" w:author="Qiao, Guan Lun (RC-CN DI FA ST&amp;PM SUP IT&amp;EDGE)" w:date="2022-02-07T14:46:00Z">
        <w:r w:rsidR="00FF6517" w:rsidRPr="00A2596A">
          <w:rPr>
            <w:rFonts w:ascii="Times New Roman" w:eastAsia="Microsoft YaHei UI" w:hAnsi="Times New Roman" w:cs="Times New Roman"/>
            <w:lang w:eastAsia="zh-CN"/>
          </w:rPr>
          <w:t>AGV</w:t>
        </w:r>
        <w:r w:rsidR="00FF6517" w:rsidRPr="00A2596A">
          <w:rPr>
            <w:rFonts w:ascii="Times New Roman" w:eastAsia="Microsoft YaHei UI" w:hAnsi="Times New Roman" w:cs="Times New Roman" w:hint="eastAsia"/>
            <w:lang w:eastAsia="zh-CN"/>
          </w:rPr>
          <w:t>的调试、控制</w:t>
        </w:r>
      </w:ins>
      <w:del w:id="802" w:author="Qiao, Guan Lun (RC-CN DI FA ST&amp;PM SUP IT&amp;EDGE)" w:date="2022-02-07T14:46:00Z">
        <w:r w:rsidRPr="00A2596A" w:rsidDel="00FF6517">
          <w:rPr>
            <w:rFonts w:ascii="Times New Roman" w:eastAsia="Microsoft YaHei UI" w:hAnsi="Times New Roman" w:cs="Times New Roman"/>
            <w:lang w:eastAsia="zh-CN"/>
          </w:rPr>
          <w:delText>遥控</w:delText>
        </w:r>
      </w:del>
      <w:ins w:id="803" w:author="Qiao, Guan Lun (RC-CN DI FA ST&amp;PM SUP IT&amp;EDGE)" w:date="2022-02-07T14:46:00Z">
        <w:r w:rsidR="00FF6517" w:rsidRPr="00A2596A">
          <w:rPr>
            <w:rFonts w:ascii="Times New Roman" w:eastAsia="Microsoft YaHei UI" w:hAnsi="Times New Roman" w:cs="Times New Roman" w:hint="eastAsia"/>
            <w:lang w:eastAsia="zh-CN"/>
          </w:rPr>
          <w:t>、</w:t>
        </w:r>
      </w:ins>
      <w:del w:id="804" w:author="Qiao, Guan Lun (RC-CN DI FA ST&amp;PM SUP IT&amp;EDGE)" w:date="2022-02-07T14:46:00Z">
        <w:r w:rsidRPr="00A2596A" w:rsidDel="00FF6517">
          <w:rPr>
            <w:rFonts w:ascii="Times New Roman" w:eastAsia="Microsoft YaHei UI" w:hAnsi="Times New Roman" w:cs="Times New Roman"/>
            <w:lang w:eastAsia="zh-CN"/>
          </w:rPr>
          <w:delText>，</w:delText>
        </w:r>
      </w:del>
      <w:r w:rsidRPr="00A2596A">
        <w:rPr>
          <w:rFonts w:ascii="Times New Roman" w:eastAsia="Microsoft YaHei UI" w:hAnsi="Times New Roman" w:cs="Times New Roman"/>
          <w:lang w:eastAsia="zh-CN"/>
        </w:rPr>
        <w:t>GPS</w:t>
      </w:r>
      <w:ins w:id="805" w:author="Qiao, Guan Lun (RC-CN DI FA ST&amp;PM SUP IT&amp;EDGE)" w:date="2022-02-07T14:46:00Z">
        <w:r w:rsidR="00FF6517" w:rsidRPr="00A2596A">
          <w:rPr>
            <w:rFonts w:ascii="Times New Roman" w:eastAsia="Microsoft YaHei UI" w:hAnsi="Times New Roman" w:cs="Times New Roman" w:hint="eastAsia"/>
            <w:lang w:eastAsia="zh-CN"/>
          </w:rPr>
          <w:t>定位</w:t>
        </w:r>
      </w:ins>
      <w:ins w:id="806" w:author="Qiao, Guan Lun (RC-CN DI FA ST&amp;PM SUP IT&amp;EDGE)" w:date="2022-02-07T14:49:00Z">
        <w:r w:rsidR="00D33E1E" w:rsidRPr="00A2596A">
          <w:rPr>
            <w:rFonts w:ascii="Times New Roman" w:eastAsia="Microsoft YaHei UI" w:hAnsi="Times New Roman" w:cs="Times New Roman" w:hint="eastAsia"/>
            <w:lang w:eastAsia="zh-CN"/>
          </w:rPr>
          <w:t>、</w:t>
        </w:r>
      </w:ins>
      <w:del w:id="807" w:author="Qiao, Guan Lun (RC-CN DI FA ST&amp;PM SUP IT&amp;EDGE)" w:date="2022-02-07T14:46:00Z">
        <w:r w:rsidRPr="00A2596A" w:rsidDel="00FF6517">
          <w:rPr>
            <w:rFonts w:ascii="Times New Roman" w:eastAsia="Microsoft YaHei UI" w:hAnsi="Times New Roman" w:cs="Times New Roman"/>
            <w:lang w:eastAsia="zh-CN"/>
          </w:rPr>
          <w:delText xml:space="preserve">, </w:delText>
        </w:r>
      </w:del>
      <w:r w:rsidRPr="00A2596A">
        <w:rPr>
          <w:rFonts w:ascii="Times New Roman" w:eastAsia="Microsoft YaHei UI" w:hAnsi="Times New Roman" w:cs="Times New Roman"/>
          <w:lang w:eastAsia="zh-CN"/>
        </w:rPr>
        <w:t>建图导航</w:t>
      </w:r>
      <w:ins w:id="808" w:author="Qiao, Guan Lun (RC-CN DI FA ST&amp;PM SUP IT&amp;EDGE)" w:date="2022-02-07T14:49:00Z">
        <w:r w:rsidR="00D33E1E" w:rsidRPr="00A2596A">
          <w:rPr>
            <w:rFonts w:ascii="Times New Roman" w:eastAsia="Microsoft YaHei UI" w:hAnsi="Times New Roman" w:cs="Times New Roman" w:hint="eastAsia"/>
            <w:lang w:eastAsia="zh-CN"/>
          </w:rPr>
          <w:t>、</w:t>
        </w:r>
      </w:ins>
      <w:del w:id="809" w:author="Qiao, Guan Lun (RC-CN DI FA ST&amp;PM SUP IT&amp;EDGE)" w:date="2022-02-07T14:46:00Z">
        <w:r w:rsidRPr="00A2596A" w:rsidDel="00FF6517">
          <w:rPr>
            <w:rFonts w:ascii="Times New Roman" w:eastAsia="Microsoft YaHei UI" w:hAnsi="Times New Roman" w:cs="Times New Roman"/>
            <w:lang w:eastAsia="zh-CN"/>
          </w:rPr>
          <w:delText>，</w:delText>
        </w:r>
      </w:del>
      <w:r w:rsidRPr="00A2596A">
        <w:rPr>
          <w:rFonts w:ascii="Times New Roman" w:eastAsia="Microsoft YaHei UI" w:hAnsi="Times New Roman" w:cs="Times New Roman"/>
          <w:lang w:eastAsia="zh-CN"/>
        </w:rPr>
        <w:t>图传</w:t>
      </w:r>
      <w:ins w:id="810" w:author="Qiao, Guan Lun (RC-CN DI FA ST&amp;PM SUP IT&amp;EDGE)" w:date="2022-02-07T14:49:00Z">
        <w:r w:rsidR="00D33E1E" w:rsidRPr="00A2596A">
          <w:rPr>
            <w:rFonts w:ascii="Times New Roman" w:eastAsia="Microsoft YaHei UI" w:hAnsi="Times New Roman" w:cs="Times New Roman" w:hint="eastAsia"/>
            <w:lang w:eastAsia="zh-CN"/>
          </w:rPr>
          <w:t>和日志记录</w:t>
        </w:r>
      </w:ins>
      <w:del w:id="811" w:author="Qiao, Guan Lun (RC-CN DI FA ST&amp;PM SUP IT&amp;EDGE)" w:date="2022-02-07T14:46:00Z">
        <w:r w:rsidRPr="00A2596A" w:rsidDel="00FF6517">
          <w:rPr>
            <w:rFonts w:ascii="Times New Roman" w:eastAsia="Microsoft YaHei UI" w:hAnsi="Times New Roman" w:cs="Times New Roman"/>
            <w:lang w:eastAsia="zh-CN"/>
          </w:rPr>
          <w:delText>,debug</w:delText>
        </w:r>
      </w:del>
    </w:p>
    <w:p w14:paraId="299D28EE" w14:textId="438BAFBF" w:rsidR="002773FE" w:rsidRPr="00A2596A" w:rsidRDefault="002773FE" w:rsidP="00ED29B1">
      <w:pPr>
        <w:pStyle w:val="Num1"/>
        <w:numPr>
          <w:ilvl w:val="0"/>
          <w:numId w:val="0"/>
        </w:numPr>
        <w:ind w:left="284"/>
        <w:rPr>
          <w:ins w:id="812" w:author="Qiao, Guan Lun (RC-CN DI FA ST&amp;PM SUP IT&amp;EDGE)" w:date="2022-02-07T14:50:00Z"/>
          <w:rFonts w:ascii="Times New Roman" w:eastAsia="Microsoft YaHei UI" w:hAnsi="Times New Roman" w:cs="Times New Roman"/>
          <w:lang w:eastAsia="zh-CN"/>
        </w:rPr>
      </w:pPr>
      <w:ins w:id="813" w:author="Qiao, Guan Lun (RC-CN DI FA ST&amp;PM SUP IT&amp;EDGE)" w:date="2022-01-25T13:49:00Z">
        <w:r w:rsidRPr="00A2596A">
          <w:rPr>
            <w:rFonts w:ascii="Times New Roman" w:eastAsia="Microsoft YaHei UI" w:hAnsi="Times New Roman" w:cs="Times New Roman" w:hint="eastAsia"/>
            <w:lang w:eastAsia="zh-CN"/>
          </w:rPr>
          <w:t>链接：</w:t>
        </w:r>
      </w:ins>
      <w:ins w:id="814" w:author="Qiao, Guan Lun (RC-CN DI FA ST&amp;PM SUP IT&amp;EDGE)" w:date="2022-02-07T14:50:00Z">
        <w:r w:rsidR="009C1910" w:rsidRPr="00A2596A">
          <w:rPr>
            <w:rFonts w:ascii="Times New Roman" w:eastAsia="Microsoft YaHei UI" w:hAnsi="Times New Roman" w:cs="Times New Roman"/>
            <w:lang w:eastAsia="zh-CN"/>
          </w:rPr>
          <w:fldChar w:fldCharType="begin"/>
        </w:r>
        <w:r w:rsidR="009C1910" w:rsidRPr="00A2596A">
          <w:rPr>
            <w:rFonts w:ascii="Times New Roman" w:eastAsia="Microsoft YaHei UI" w:hAnsi="Times New Roman" w:cs="Times New Roman"/>
            <w:lang w:eastAsia="zh-CN"/>
          </w:rPr>
          <w:instrText xml:space="preserve"> HYPERLINK "</w:instrText>
        </w:r>
      </w:ins>
      <w:ins w:id="815" w:author="Sun, Qingyi (EXT) (RC-CN DI FA ST&amp;PM SUP IT&amp;EDGE)" w:date="2022-01-26T14:19:00Z">
        <w:r w:rsidR="009C1910" w:rsidRPr="00A2596A">
          <w:rPr>
            <w:rFonts w:ascii="Times New Roman" w:eastAsia="Microsoft YaHei UI" w:hAnsi="Times New Roman" w:cs="Times New Roman"/>
            <w:lang w:eastAsia="zh-CN"/>
          </w:rPr>
          <w:instrText>https://github.com/ROS-Mobile/ROS-Mobile-Android/wiki/ROS-Nodes</w:instrText>
        </w:r>
      </w:ins>
      <w:ins w:id="816" w:author="Qiao, Guan Lun (RC-CN DI FA ST&amp;PM SUP IT&amp;EDGE)" w:date="2022-02-07T14:50:00Z">
        <w:r w:rsidR="009C1910" w:rsidRPr="00A2596A">
          <w:rPr>
            <w:rFonts w:ascii="Times New Roman" w:eastAsia="Microsoft YaHei UI" w:hAnsi="Times New Roman" w:cs="Times New Roman"/>
            <w:lang w:eastAsia="zh-CN"/>
          </w:rPr>
          <w:instrText xml:space="preserve">" </w:instrText>
        </w:r>
        <w:r w:rsidR="009C1910" w:rsidRPr="00A2596A">
          <w:rPr>
            <w:rFonts w:ascii="Times New Roman" w:eastAsia="Microsoft YaHei UI" w:hAnsi="Times New Roman" w:cs="Times New Roman"/>
            <w:lang w:eastAsia="zh-CN"/>
          </w:rPr>
          <w:fldChar w:fldCharType="separate"/>
        </w:r>
      </w:ins>
      <w:ins w:id="817" w:author="Sun, Qingyi (EXT) (RC-CN DI FA ST&amp;PM SUP IT&amp;EDGE)" w:date="2022-01-26T14:19:00Z">
        <w:r w:rsidR="009C1910" w:rsidRPr="00A2596A">
          <w:rPr>
            <w:rStyle w:val="Hyperlink"/>
            <w:rFonts w:ascii="Times New Roman" w:eastAsia="Microsoft YaHei UI" w:hAnsi="Times New Roman" w:cs="Times New Roman"/>
            <w:color w:val="auto"/>
            <w:lang w:eastAsia="zh-CN"/>
            <w:rPrChange w:id="818" w:author="Qiao, Guan Lun (RC-CN DI FA ST&amp;PM SUP IT&amp;EDGE)" w:date="2022-02-07T15:02:00Z">
              <w:rPr>
                <w:rStyle w:val="Hyperlink"/>
                <w:rFonts w:ascii="Times New Roman" w:eastAsia="Microsoft YaHei UI" w:hAnsi="Times New Roman" w:cs="Times New Roman"/>
                <w:lang w:eastAsia="zh-CN"/>
              </w:rPr>
            </w:rPrChange>
          </w:rPr>
          <w:t>https://github.com/ROS-Mobile/ROS-Mobile-Android/wiki/ROS-Nodes</w:t>
        </w:r>
      </w:ins>
      <w:ins w:id="819" w:author="Qiao, Guan Lun (RC-CN DI FA ST&amp;PM SUP IT&amp;EDGE)" w:date="2022-02-07T14:50:00Z">
        <w:r w:rsidR="009C1910" w:rsidRPr="00A2596A">
          <w:rPr>
            <w:rFonts w:ascii="Times New Roman" w:eastAsia="Microsoft YaHei UI" w:hAnsi="Times New Roman" w:cs="Times New Roman"/>
            <w:lang w:eastAsia="zh-CN"/>
          </w:rPr>
          <w:fldChar w:fldCharType="end"/>
        </w:r>
      </w:ins>
    </w:p>
    <w:p w14:paraId="666B410A" w14:textId="1459C7A5" w:rsidR="00796350" w:rsidRPr="00A2596A" w:rsidRDefault="005D1495">
      <w:pPr>
        <w:pStyle w:val="Num1"/>
        <w:numPr>
          <w:ilvl w:val="0"/>
          <w:numId w:val="0"/>
        </w:numPr>
        <w:ind w:left="284"/>
        <w:jc w:val="center"/>
        <w:rPr>
          <w:ins w:id="820" w:author="Qiao, Guan Lun (RC-CN DI FA ST&amp;PM SUP IT&amp;EDGE)" w:date="2022-02-07T14:59:00Z"/>
          <w:rFonts w:ascii="Times New Roman" w:eastAsia="Microsoft YaHei UI" w:hAnsi="Times New Roman" w:cs="Times New Roman"/>
          <w:noProof/>
          <w:lang w:eastAsia="zh-CN"/>
        </w:rPr>
        <w:pPrChange w:id="821" w:author="Qiao, Guan Lun (RC-CN DI FA ST&amp;PM SUP IT&amp;EDGE)" w:date="2022-02-07T14:59:00Z">
          <w:pPr>
            <w:pStyle w:val="Num1"/>
            <w:numPr>
              <w:numId w:val="0"/>
            </w:numPr>
            <w:tabs>
              <w:tab w:val="clear" w:pos="284"/>
            </w:tabs>
            <w:ind w:left="0" w:firstLine="0"/>
          </w:pPr>
        </w:pPrChange>
      </w:pPr>
      <w:ins w:id="822" w:author="Qiao, Guan Lun (RC-CN DI FA ST&amp;PM SUP IT&amp;EDGE)" w:date="2022-02-07T14:56:00Z">
        <w:r w:rsidRPr="00A2596A">
          <w:rPr>
            <w:rFonts w:ascii="Times New Roman" w:eastAsia="Microsoft YaHei UI" w:hAnsi="Times New Roman" w:cs="Times New Roman"/>
            <w:noProof/>
            <w:lang w:eastAsia="zh-CN"/>
          </w:rPr>
          <w:drawing>
            <wp:inline distT="0" distB="0" distL="0" distR="0" wp14:anchorId="427D55D8" wp14:editId="18BB3C57">
              <wp:extent cx="1631950" cy="32639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1950" cy="3263900"/>
                      </a:xfrm>
                      <a:prstGeom prst="rect">
                        <a:avLst/>
                      </a:prstGeom>
                      <a:noFill/>
                      <a:ln>
                        <a:noFill/>
                      </a:ln>
                    </pic:spPr>
                  </pic:pic>
                </a:graphicData>
              </a:graphic>
            </wp:inline>
          </w:drawing>
        </w:r>
      </w:ins>
    </w:p>
    <w:p w14:paraId="534CC12F" w14:textId="3FF9356C" w:rsidR="00796350" w:rsidRPr="00230F26" w:rsidRDefault="00796350">
      <w:pPr>
        <w:pStyle w:val="Num1"/>
        <w:numPr>
          <w:ilvl w:val="0"/>
          <w:numId w:val="0"/>
        </w:numPr>
        <w:ind w:left="284"/>
        <w:jc w:val="center"/>
        <w:rPr>
          <w:ins w:id="823" w:author="Qiao, Guan Lun (RC-CN DI FA ST&amp;PM SUP IT&amp;EDGE)" w:date="2022-02-07T14:58:00Z"/>
          <w:rFonts w:ascii="Times New Roman" w:eastAsia="Microsoft YaHei UI" w:hAnsi="Times New Roman" w:cs="Times New Roman"/>
          <w:b/>
          <w:bCs/>
          <w:color w:val="0070C0"/>
          <w:lang w:eastAsia="zh-CN"/>
          <w:rPrChange w:id="824" w:author="Qiao, Guan Lun (RC-CN DI FA ST&amp;PM SUP IT&amp;EDGE)" w:date="2022-02-07T15:05:00Z">
            <w:rPr>
              <w:ins w:id="825" w:author="Qiao, Guan Lun (RC-CN DI FA ST&amp;PM SUP IT&amp;EDGE)" w:date="2022-02-07T14:58:00Z"/>
              <w:rFonts w:ascii="Times New Roman" w:eastAsia="Microsoft YaHei UI" w:hAnsi="Times New Roman" w:cs="Times New Roman"/>
              <w:lang w:eastAsia="zh-CN"/>
            </w:rPr>
          </w:rPrChange>
        </w:rPr>
        <w:pPrChange w:id="826" w:author="Qiao, Guan Lun (RC-CN DI FA ST&amp;PM SUP IT&amp;EDGE)" w:date="2022-02-07T14:59:00Z">
          <w:pPr>
            <w:pStyle w:val="Num1"/>
            <w:numPr>
              <w:numId w:val="0"/>
            </w:numPr>
            <w:tabs>
              <w:tab w:val="clear" w:pos="284"/>
            </w:tabs>
            <w:ind w:left="0" w:firstLine="0"/>
          </w:pPr>
        </w:pPrChange>
      </w:pPr>
      <w:ins w:id="827" w:author="Qiao, Guan Lun (RC-CN DI FA ST&amp;PM SUP IT&amp;EDGE)" w:date="2022-02-07T14:59:00Z">
        <w:r w:rsidRPr="00230F26">
          <w:rPr>
            <w:rFonts w:ascii="Times New Roman" w:eastAsia="Microsoft YaHei UI" w:hAnsi="Times New Roman" w:cs="Times New Roman"/>
            <w:b/>
            <w:bCs/>
            <w:color w:val="0070C0"/>
            <w:lang w:eastAsia="zh-CN"/>
            <w:rPrChange w:id="828" w:author="Qiao, Guan Lun (RC-CN DI FA ST&amp;PM SUP IT&amp;EDGE)" w:date="2022-02-07T15:05:00Z">
              <w:rPr>
                <w:rFonts w:ascii="Times New Roman" w:eastAsia="Microsoft YaHei UI" w:hAnsi="Times New Roman" w:cs="Times New Roman"/>
                <w:lang w:eastAsia="zh-CN"/>
              </w:rPr>
            </w:rPrChange>
          </w:rPr>
          <w:t>AGV Connection</w:t>
        </w:r>
      </w:ins>
    </w:p>
    <w:p w14:paraId="12E217F3" w14:textId="06AEBE95" w:rsidR="00796350" w:rsidRPr="00A2596A" w:rsidRDefault="005D1495">
      <w:pPr>
        <w:pStyle w:val="Num1"/>
        <w:numPr>
          <w:ilvl w:val="0"/>
          <w:numId w:val="0"/>
        </w:numPr>
        <w:ind w:left="284"/>
        <w:jc w:val="center"/>
        <w:rPr>
          <w:ins w:id="829" w:author="Qiao, Guan Lun (RC-CN DI FA ST&amp;PM SUP IT&amp;EDGE)" w:date="2022-02-07T14:59:00Z"/>
          <w:rFonts w:ascii="Times New Roman" w:eastAsia="Microsoft YaHei UI" w:hAnsi="Times New Roman" w:cs="Times New Roman"/>
          <w:noProof/>
          <w:lang w:eastAsia="zh-CN"/>
        </w:rPr>
        <w:pPrChange w:id="830" w:author="Qiao, Guan Lun (RC-CN DI FA ST&amp;PM SUP IT&amp;EDGE)" w:date="2022-02-07T15:00:00Z">
          <w:pPr>
            <w:pStyle w:val="Num1"/>
            <w:numPr>
              <w:numId w:val="0"/>
            </w:numPr>
            <w:tabs>
              <w:tab w:val="clear" w:pos="284"/>
            </w:tabs>
            <w:ind w:left="0" w:firstLine="0"/>
          </w:pPr>
        </w:pPrChange>
      </w:pPr>
      <w:ins w:id="831" w:author="Qiao, Guan Lun (RC-CN DI FA ST&amp;PM SUP IT&amp;EDGE)" w:date="2022-02-07T14:56:00Z">
        <w:r w:rsidRPr="00A2596A">
          <w:rPr>
            <w:rFonts w:ascii="Times New Roman" w:eastAsia="Microsoft YaHei UI" w:hAnsi="Times New Roman" w:cs="Times New Roman"/>
            <w:noProof/>
            <w:lang w:eastAsia="zh-CN"/>
          </w:rPr>
          <w:drawing>
            <wp:inline distT="0" distB="0" distL="0" distR="0" wp14:anchorId="431A8E10" wp14:editId="50AA62EF">
              <wp:extent cx="1625600" cy="3251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5600" cy="3251200"/>
                      </a:xfrm>
                      <a:prstGeom prst="rect">
                        <a:avLst/>
                      </a:prstGeom>
                      <a:noFill/>
                      <a:ln>
                        <a:noFill/>
                      </a:ln>
                    </pic:spPr>
                  </pic:pic>
                </a:graphicData>
              </a:graphic>
            </wp:inline>
          </w:drawing>
        </w:r>
      </w:ins>
      <w:ins w:id="832" w:author="Qiao, Guan Lun (RC-CN DI FA ST&amp;PM SUP IT&amp;EDGE)" w:date="2022-02-07T15:00:00Z">
        <w:r w:rsidR="009F0E88" w:rsidRPr="00A2596A">
          <w:rPr>
            <w:rFonts w:ascii="Times New Roman" w:eastAsia="Microsoft YaHei UI" w:hAnsi="Times New Roman" w:cs="Times New Roman"/>
            <w:noProof/>
            <w:lang w:eastAsia="zh-CN"/>
          </w:rPr>
          <w:t xml:space="preserve"> </w:t>
        </w:r>
      </w:ins>
      <w:ins w:id="833" w:author="Qiao, Guan Lun (RC-CN DI FA ST&amp;PM SUP IT&amp;EDGE)" w:date="2022-02-07T14:56:00Z">
        <w:r w:rsidRPr="00A2596A">
          <w:rPr>
            <w:rFonts w:ascii="Times New Roman" w:eastAsia="Microsoft YaHei UI" w:hAnsi="Times New Roman" w:cs="Times New Roman"/>
            <w:noProof/>
            <w:lang w:eastAsia="zh-CN"/>
          </w:rPr>
          <w:drawing>
            <wp:inline distT="0" distB="0" distL="0" distR="0" wp14:anchorId="0991E7ED" wp14:editId="56FD850C">
              <wp:extent cx="1631950" cy="32639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1950" cy="3263900"/>
                      </a:xfrm>
                      <a:prstGeom prst="rect">
                        <a:avLst/>
                      </a:prstGeom>
                      <a:noFill/>
                      <a:ln>
                        <a:noFill/>
                      </a:ln>
                    </pic:spPr>
                  </pic:pic>
                </a:graphicData>
              </a:graphic>
            </wp:inline>
          </w:drawing>
        </w:r>
      </w:ins>
    </w:p>
    <w:p w14:paraId="28825F8F" w14:textId="6F002651" w:rsidR="00796350" w:rsidRPr="00A2596A" w:rsidRDefault="009F0E88">
      <w:pPr>
        <w:pStyle w:val="Num1"/>
        <w:numPr>
          <w:ilvl w:val="0"/>
          <w:numId w:val="0"/>
        </w:numPr>
        <w:ind w:left="284"/>
        <w:jc w:val="center"/>
        <w:rPr>
          <w:ins w:id="834" w:author="Qiao, Guan Lun (RC-CN DI FA ST&amp;PM SUP IT&amp;EDGE)" w:date="2022-02-07T14:58:00Z"/>
          <w:rFonts w:ascii="Times New Roman" w:eastAsia="Microsoft YaHei UI" w:hAnsi="Times New Roman" w:cs="Times New Roman"/>
          <w:noProof/>
          <w:lang w:eastAsia="zh-CN"/>
        </w:rPr>
        <w:pPrChange w:id="835" w:author="Qiao, Guan Lun (RC-CN DI FA ST&amp;PM SUP IT&amp;EDGE)" w:date="2022-02-07T15:00:00Z">
          <w:pPr>
            <w:pStyle w:val="Num1"/>
            <w:numPr>
              <w:numId w:val="0"/>
            </w:numPr>
            <w:tabs>
              <w:tab w:val="clear" w:pos="284"/>
            </w:tabs>
            <w:ind w:left="0" w:firstLine="0"/>
          </w:pPr>
        </w:pPrChange>
      </w:pPr>
      <w:ins w:id="836" w:author="Qiao, Guan Lun (RC-CN DI FA ST&amp;PM SUP IT&amp;EDGE)" w:date="2022-02-07T14:59:00Z">
        <w:r w:rsidRPr="00A2596A">
          <w:rPr>
            <w:rFonts w:ascii="Times New Roman" w:eastAsia="Microsoft YaHei UI" w:hAnsi="Times New Roman" w:cs="Times New Roman"/>
            <w:noProof/>
            <w:lang w:eastAsia="zh-CN"/>
          </w:rPr>
          <w:t>Wid</w:t>
        </w:r>
      </w:ins>
      <w:ins w:id="837" w:author="Qiao, Guan Lun (RC-CN DI FA ST&amp;PM SUP IT&amp;EDGE)" w:date="2022-02-07T15:00:00Z">
        <w:r w:rsidRPr="00A2596A">
          <w:rPr>
            <w:rFonts w:ascii="Times New Roman" w:eastAsia="Microsoft YaHei UI" w:hAnsi="Times New Roman" w:cs="Times New Roman"/>
            <w:noProof/>
            <w:lang w:eastAsia="zh-CN"/>
          </w:rPr>
          <w:t>get configuration</w:t>
        </w:r>
      </w:ins>
    </w:p>
    <w:p w14:paraId="146262ED" w14:textId="572811F5" w:rsidR="00796350" w:rsidRPr="00A2596A" w:rsidRDefault="00A2596A" w:rsidP="00A2596A">
      <w:pPr>
        <w:pStyle w:val="Num1"/>
        <w:numPr>
          <w:ilvl w:val="0"/>
          <w:numId w:val="0"/>
        </w:numPr>
        <w:ind w:left="284"/>
        <w:jc w:val="center"/>
        <w:rPr>
          <w:ins w:id="838" w:author="Qiao, Guan Lun (RC-CN DI FA ST&amp;PM SUP IT&amp;EDGE)" w:date="2022-02-07T15:02:00Z"/>
          <w:rFonts w:ascii="Times New Roman" w:hAnsi="Times New Roman" w:cs="Times New Roman" w:hint="eastAsia"/>
          <w:noProof/>
          <w:rPrChange w:id="839" w:author="Qiao, Guan Lun (RC-CN DI FA ST&amp;PM SUP IT&amp;EDGE)" w:date="2022-02-07T15:02:00Z">
            <w:rPr>
              <w:ins w:id="840" w:author="Qiao, Guan Lun (RC-CN DI FA ST&amp;PM SUP IT&amp;EDGE)" w:date="2022-02-07T15:02:00Z"/>
              <w:rFonts w:hint="eastAsia"/>
              <w:noProof/>
            </w:rPr>
          </w:rPrChange>
        </w:rPr>
      </w:pPr>
      <w:ins w:id="841" w:author="Qiao, Guan Lun (RC-CN DI FA ST&amp;PM SUP IT&amp;EDGE)" w:date="2022-02-07T15:01:00Z">
        <w:r w:rsidRPr="00A2596A">
          <w:rPr>
            <w:rFonts w:ascii="Times New Roman" w:hAnsi="Times New Roman" w:cs="Times New Roman" w:hint="eastAsia"/>
            <w:noProof/>
            <w:rPrChange w:id="842" w:author="Qiao, Guan Lun (RC-CN DI FA ST&amp;PM SUP IT&amp;EDGE)" w:date="2022-02-07T15:02:00Z">
              <w:rPr>
                <w:rFonts w:hint="eastAsia"/>
                <w:noProof/>
              </w:rPr>
            </w:rPrChange>
          </w:rPr>
          <w:drawing>
            <wp:inline distT="0" distB="0" distL="0" distR="0" wp14:anchorId="2DC657AD" wp14:editId="297BF775">
              <wp:extent cx="1873250" cy="374623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4235" cy="3748207"/>
                      </a:xfrm>
                      <a:prstGeom prst="rect">
                        <a:avLst/>
                      </a:prstGeom>
                      <a:noFill/>
                      <a:ln>
                        <a:noFill/>
                      </a:ln>
                    </pic:spPr>
                  </pic:pic>
                </a:graphicData>
              </a:graphic>
            </wp:inline>
          </w:drawing>
        </w:r>
        <w:r w:rsidRPr="00A2596A">
          <w:rPr>
            <w:rFonts w:ascii="Times New Roman" w:hAnsi="Times New Roman" w:cs="Times New Roman" w:hint="eastAsia"/>
            <w:noProof/>
            <w:rPrChange w:id="843" w:author="Qiao, Guan Lun (RC-CN DI FA ST&amp;PM SUP IT&amp;EDGE)" w:date="2022-02-07T15:02:00Z">
              <w:rPr>
                <w:rFonts w:hint="eastAsia"/>
                <w:noProof/>
              </w:rPr>
            </w:rPrChange>
          </w:rPr>
          <w:t xml:space="preserve"> </w:t>
        </w:r>
        <w:r w:rsidRPr="00A2596A">
          <w:rPr>
            <w:rFonts w:ascii="Times New Roman" w:hAnsi="Times New Roman" w:cs="Times New Roman" w:hint="eastAsia"/>
            <w:noProof/>
            <w:rPrChange w:id="844" w:author="Qiao, Guan Lun (RC-CN DI FA ST&amp;PM SUP IT&amp;EDGE)" w:date="2022-02-07T15:02:00Z">
              <w:rPr>
                <w:rFonts w:hint="eastAsia"/>
                <w:noProof/>
              </w:rPr>
            </w:rPrChange>
          </w:rPr>
          <w:drawing>
            <wp:inline distT="0" distB="0" distL="0" distR="0" wp14:anchorId="1405F5FB" wp14:editId="5CCB50C9">
              <wp:extent cx="1879600" cy="375893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1656" cy="3763047"/>
                      </a:xfrm>
                      <a:prstGeom prst="rect">
                        <a:avLst/>
                      </a:prstGeom>
                      <a:noFill/>
                      <a:ln>
                        <a:noFill/>
                      </a:ln>
                    </pic:spPr>
                  </pic:pic>
                </a:graphicData>
              </a:graphic>
            </wp:inline>
          </w:drawing>
        </w:r>
      </w:ins>
    </w:p>
    <w:p w14:paraId="3745B993" w14:textId="3445D078" w:rsidR="00A2596A" w:rsidRPr="00230F26" w:rsidRDefault="00A2596A" w:rsidP="00A2596A">
      <w:pPr>
        <w:pStyle w:val="Num1"/>
        <w:numPr>
          <w:ilvl w:val="0"/>
          <w:numId w:val="0"/>
        </w:numPr>
        <w:ind w:left="284"/>
        <w:jc w:val="center"/>
        <w:rPr>
          <w:ins w:id="845" w:author="Qiao, Guan Lun (RC-CN DI FA ST&amp;PM SUP IT&amp;EDGE)" w:date="2022-02-07T15:02:00Z"/>
          <w:rFonts w:ascii="Times New Roman" w:eastAsia="Microsoft YaHei UI" w:hAnsi="Times New Roman" w:cs="Times New Roman"/>
          <w:b/>
          <w:bCs/>
          <w:color w:val="0070C0"/>
          <w:lang w:eastAsia="zh-CN"/>
          <w:rPrChange w:id="846" w:author="Qiao, Guan Lun (RC-CN DI FA ST&amp;PM SUP IT&amp;EDGE)" w:date="2022-02-07T15:05:00Z">
            <w:rPr>
              <w:ins w:id="847" w:author="Qiao, Guan Lun (RC-CN DI FA ST&amp;PM SUP IT&amp;EDGE)" w:date="2022-02-07T15:02:00Z"/>
              <w:rFonts w:ascii="Times New Roman" w:hAnsi="Times New Roman" w:cs="Times New Roman"/>
              <w:noProof/>
            </w:rPr>
          </w:rPrChange>
        </w:rPr>
      </w:pPr>
      <w:ins w:id="848" w:author="Qiao, Guan Lun (RC-CN DI FA ST&amp;PM SUP IT&amp;EDGE)" w:date="2022-02-07T15:02:00Z">
        <w:r w:rsidRPr="00230F26">
          <w:rPr>
            <w:rFonts w:ascii="Times New Roman" w:eastAsia="Microsoft YaHei UI" w:hAnsi="Times New Roman" w:cs="Times New Roman" w:hint="eastAsia"/>
            <w:b/>
            <w:bCs/>
            <w:color w:val="0070C0"/>
            <w:lang w:eastAsia="zh-CN"/>
            <w:rPrChange w:id="849" w:author="Qiao, Guan Lun (RC-CN DI FA ST&amp;PM SUP IT&amp;EDGE)" w:date="2022-02-07T15:05:00Z">
              <w:rPr>
                <w:rFonts w:hint="eastAsia"/>
                <w:noProof/>
              </w:rPr>
            </w:rPrChange>
          </w:rPr>
          <w:t>Gridmap config</w:t>
        </w:r>
      </w:ins>
      <w:ins w:id="850" w:author="Qiao, Guan Lun (RC-CN DI FA ST&amp;PM SUP IT&amp;EDGE)" w:date="2022-02-07T15:05:00Z">
        <w:r w:rsidR="00230F26">
          <w:rPr>
            <w:rFonts w:ascii="Times New Roman" w:eastAsia="Microsoft YaHei UI" w:hAnsi="Times New Roman" w:cs="Times New Roman"/>
            <w:b/>
            <w:bCs/>
            <w:color w:val="0070C0"/>
            <w:lang w:eastAsia="zh-CN"/>
          </w:rPr>
          <w:t>u</w:t>
        </w:r>
      </w:ins>
      <w:ins w:id="851" w:author="Qiao, Guan Lun (RC-CN DI FA ST&amp;PM SUP IT&amp;EDGE)" w:date="2022-02-07T15:02:00Z">
        <w:r w:rsidRPr="00230F26">
          <w:rPr>
            <w:rFonts w:ascii="Times New Roman" w:eastAsia="Microsoft YaHei UI" w:hAnsi="Times New Roman" w:cs="Times New Roman" w:hint="eastAsia"/>
            <w:b/>
            <w:bCs/>
            <w:color w:val="0070C0"/>
            <w:lang w:eastAsia="zh-CN"/>
            <w:rPrChange w:id="852" w:author="Qiao, Guan Lun (RC-CN DI FA ST&amp;PM SUP IT&amp;EDGE)" w:date="2022-02-07T15:05:00Z">
              <w:rPr>
                <w:rFonts w:hint="eastAsia"/>
                <w:noProof/>
              </w:rPr>
            </w:rPrChange>
          </w:rPr>
          <w:t>ration and view</w:t>
        </w:r>
      </w:ins>
    </w:p>
    <w:p w14:paraId="45F54F06" w14:textId="2D9F3ED3" w:rsidR="0095034D" w:rsidRDefault="0095034D" w:rsidP="00A2596A">
      <w:pPr>
        <w:pStyle w:val="Num1"/>
        <w:numPr>
          <w:ilvl w:val="0"/>
          <w:numId w:val="0"/>
        </w:numPr>
        <w:ind w:left="284"/>
        <w:jc w:val="center"/>
        <w:rPr>
          <w:ins w:id="853" w:author="Qiao, Guan Lun (RC-CN DI FA ST&amp;PM SUP IT&amp;EDGE)" w:date="2022-02-07T15:05:00Z"/>
          <w:rFonts w:hint="eastAsia"/>
        </w:rPr>
      </w:pPr>
      <w:ins w:id="854" w:author="Qiao, Guan Lun (RC-CN DI FA ST&amp;PM SUP IT&amp;EDGE)" w:date="2022-02-07T15:02:00Z">
        <w:r w:rsidRPr="00A2596A">
          <w:rPr>
            <w:rFonts w:ascii="Times New Roman" w:hAnsi="Times New Roman" w:cs="Times New Roman" w:hint="eastAsia"/>
            <w:noProof/>
            <w:rPrChange w:id="855" w:author="Qiao, Guan Lun (RC-CN DI FA ST&amp;PM SUP IT&amp;EDGE)" w:date="2022-02-07T15:02:00Z">
              <w:rPr>
                <w:rFonts w:hint="eastAsia"/>
                <w:noProof/>
              </w:rPr>
            </w:rPrChange>
          </w:rPr>
          <w:drawing>
            <wp:inline distT="0" distB="0" distL="0" distR="0" wp14:anchorId="36AD5068" wp14:editId="19E9EF33">
              <wp:extent cx="1901825" cy="3803381"/>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295" cy="3810321"/>
                      </a:xfrm>
                      <a:prstGeom prst="rect">
                        <a:avLst/>
                      </a:prstGeom>
                      <a:noFill/>
                      <a:ln>
                        <a:noFill/>
                      </a:ln>
                    </pic:spPr>
                  </pic:pic>
                </a:graphicData>
              </a:graphic>
            </wp:inline>
          </w:drawing>
        </w:r>
      </w:ins>
      <w:ins w:id="856" w:author="Qiao, Guan Lun (RC-CN DI FA ST&amp;PM SUP IT&amp;EDGE)" w:date="2022-02-07T15:04:00Z">
        <w:r w:rsidR="00230F26" w:rsidRPr="00230F26">
          <w:t xml:space="preserve"> </w:t>
        </w:r>
        <w:r w:rsidR="00230F26">
          <w:rPr>
            <w:noProof/>
          </w:rPr>
          <w:drawing>
            <wp:inline distT="0" distB="0" distL="0" distR="0" wp14:anchorId="10F20B60" wp14:editId="4E77A90F">
              <wp:extent cx="1911350" cy="382243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5557" cy="3850842"/>
                      </a:xfrm>
                      <a:prstGeom prst="rect">
                        <a:avLst/>
                      </a:prstGeom>
                      <a:noFill/>
                      <a:ln>
                        <a:noFill/>
                      </a:ln>
                    </pic:spPr>
                  </pic:pic>
                </a:graphicData>
              </a:graphic>
            </wp:inline>
          </w:drawing>
        </w:r>
      </w:ins>
    </w:p>
    <w:p w14:paraId="5B93C9C7" w14:textId="1509D25B" w:rsidR="00230F26" w:rsidRPr="00BC13F3" w:rsidRDefault="00230F26" w:rsidP="00230F26">
      <w:pPr>
        <w:pStyle w:val="Num1"/>
        <w:numPr>
          <w:ilvl w:val="0"/>
          <w:numId w:val="0"/>
        </w:numPr>
        <w:ind w:left="284"/>
        <w:jc w:val="center"/>
        <w:rPr>
          <w:ins w:id="857" w:author="Qiao, Guan Lun (RC-CN DI FA ST&amp;PM SUP IT&amp;EDGE)" w:date="2022-02-07T15:05:00Z"/>
          <w:rFonts w:ascii="Times New Roman" w:eastAsia="Microsoft YaHei UI" w:hAnsi="Times New Roman" w:cs="Times New Roman"/>
          <w:b/>
          <w:bCs/>
          <w:color w:val="0070C0"/>
          <w:lang w:eastAsia="zh-CN"/>
        </w:rPr>
      </w:pPr>
      <w:ins w:id="858" w:author="Qiao, Guan Lun (RC-CN DI FA ST&amp;PM SUP IT&amp;EDGE)" w:date="2022-02-07T15:05:00Z">
        <w:r>
          <w:rPr>
            <w:rFonts w:ascii="Times New Roman" w:eastAsia="Microsoft YaHei UI" w:hAnsi="Times New Roman" w:cs="Times New Roman"/>
            <w:b/>
            <w:bCs/>
            <w:color w:val="0070C0"/>
            <w:lang w:eastAsia="zh-CN"/>
          </w:rPr>
          <w:t>J</w:t>
        </w:r>
        <w:r>
          <w:rPr>
            <w:rFonts w:ascii="Times New Roman" w:eastAsia="Microsoft YaHei UI" w:hAnsi="Times New Roman" w:cs="Times New Roman" w:hint="eastAsia"/>
            <w:b/>
            <w:bCs/>
            <w:color w:val="0070C0"/>
            <w:lang w:eastAsia="zh-CN"/>
          </w:rPr>
          <w:t>oy</w:t>
        </w:r>
        <w:r>
          <w:rPr>
            <w:rFonts w:ascii="Times New Roman" w:eastAsia="Microsoft YaHei UI" w:hAnsi="Times New Roman" w:cs="Times New Roman"/>
            <w:b/>
            <w:bCs/>
            <w:color w:val="0070C0"/>
            <w:lang w:eastAsia="zh-CN"/>
          </w:rPr>
          <w:t>stick</w:t>
        </w:r>
        <w:r w:rsidRPr="00BC13F3">
          <w:rPr>
            <w:rFonts w:ascii="Times New Roman" w:eastAsia="Microsoft YaHei UI" w:hAnsi="Times New Roman" w:cs="Times New Roman"/>
            <w:b/>
            <w:bCs/>
            <w:color w:val="0070C0"/>
            <w:lang w:eastAsia="zh-CN"/>
          </w:rPr>
          <w:t xml:space="preserve"> config</w:t>
        </w:r>
        <w:r>
          <w:rPr>
            <w:rFonts w:ascii="Times New Roman" w:eastAsia="Microsoft YaHei UI" w:hAnsi="Times New Roman" w:cs="Times New Roman"/>
            <w:b/>
            <w:bCs/>
            <w:color w:val="0070C0"/>
            <w:lang w:eastAsia="zh-CN"/>
          </w:rPr>
          <w:t>u</w:t>
        </w:r>
        <w:r w:rsidRPr="00BC13F3">
          <w:rPr>
            <w:rFonts w:ascii="Times New Roman" w:eastAsia="Microsoft YaHei UI" w:hAnsi="Times New Roman" w:cs="Times New Roman"/>
            <w:b/>
            <w:bCs/>
            <w:color w:val="0070C0"/>
            <w:lang w:eastAsia="zh-CN"/>
          </w:rPr>
          <w:t>ration and view</w:t>
        </w:r>
      </w:ins>
    </w:p>
    <w:p w14:paraId="5139E132" w14:textId="04F27FE4" w:rsidR="00230F26" w:rsidRDefault="009214D7" w:rsidP="009214D7">
      <w:pPr>
        <w:pStyle w:val="Num1"/>
        <w:numPr>
          <w:ilvl w:val="0"/>
          <w:numId w:val="0"/>
        </w:numPr>
        <w:ind w:left="284" w:hanging="284"/>
        <w:jc w:val="center"/>
        <w:rPr>
          <w:ins w:id="859" w:author="Qiao, Guan Lun (RC-CN DI FA ST&amp;PM SUP IT&amp;EDGE)" w:date="2022-02-07T15:07:00Z"/>
          <w:rFonts w:ascii="Times New Roman" w:eastAsia="Microsoft YaHei UI" w:hAnsi="Times New Roman" w:cs="Times New Roman"/>
          <w:noProof/>
          <w:lang w:eastAsia="zh-CN"/>
        </w:rPr>
      </w:pPr>
      <w:ins w:id="860" w:author="Qiao, Guan Lun (RC-CN DI FA ST&amp;PM SUP IT&amp;EDGE)" w:date="2022-02-07T15:06:00Z">
        <w:r>
          <w:rPr>
            <w:noProof/>
          </w:rPr>
          <w:drawing>
            <wp:inline distT="0" distB="0" distL="0" distR="0" wp14:anchorId="1BE091FC" wp14:editId="5375AC72">
              <wp:extent cx="1854013" cy="3707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6154" cy="3732045"/>
                      </a:xfrm>
                      <a:prstGeom prst="rect">
                        <a:avLst/>
                      </a:prstGeom>
                      <a:noFill/>
                      <a:ln>
                        <a:noFill/>
                      </a:ln>
                    </pic:spPr>
                  </pic:pic>
                </a:graphicData>
              </a:graphic>
            </wp:inline>
          </w:drawing>
        </w:r>
      </w:ins>
      <w:ins w:id="861" w:author="Qiao, Guan Lun (RC-CN DI FA ST&amp;PM SUP IT&amp;EDGE)" w:date="2022-02-07T15:07:00Z">
        <w:r>
          <w:rPr>
            <w:rFonts w:ascii="Times New Roman" w:eastAsia="Microsoft YaHei UI" w:hAnsi="Times New Roman" w:cs="Times New Roman"/>
            <w:noProof/>
            <w:lang w:eastAsia="zh-CN"/>
          </w:rPr>
          <w:t xml:space="preserve"> </w:t>
        </w:r>
      </w:ins>
      <w:ins w:id="862" w:author="Qiao, Guan Lun (RC-CN DI FA ST&amp;PM SUP IT&amp;EDGE)" w:date="2022-02-07T15:06:00Z">
        <w:r>
          <w:rPr>
            <w:noProof/>
          </w:rPr>
          <w:drawing>
            <wp:inline distT="0" distB="0" distL="0" distR="0" wp14:anchorId="114D4153" wp14:editId="2ADDCFE4">
              <wp:extent cx="1844805" cy="368935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7729" cy="3695198"/>
                      </a:xfrm>
                      <a:prstGeom prst="rect">
                        <a:avLst/>
                      </a:prstGeom>
                      <a:noFill/>
                      <a:ln>
                        <a:noFill/>
                      </a:ln>
                    </pic:spPr>
                  </pic:pic>
                </a:graphicData>
              </a:graphic>
            </wp:inline>
          </w:drawing>
        </w:r>
      </w:ins>
    </w:p>
    <w:p w14:paraId="66210CFE" w14:textId="5C118445" w:rsidR="009214D7" w:rsidRPr="009214D7" w:rsidRDefault="009214D7">
      <w:pPr>
        <w:pStyle w:val="Num1"/>
        <w:numPr>
          <w:ilvl w:val="0"/>
          <w:numId w:val="0"/>
        </w:numPr>
        <w:ind w:left="284"/>
        <w:jc w:val="center"/>
        <w:rPr>
          <w:ins w:id="863" w:author="Qiao, Guan Lun (RC-CN DI FA ST&amp;PM SUP IT&amp;EDGE)" w:date="2022-02-07T14:58:00Z"/>
          <w:rFonts w:ascii="Times New Roman" w:eastAsia="Microsoft YaHei UI" w:hAnsi="Times New Roman" w:cs="Times New Roman"/>
          <w:b/>
          <w:bCs/>
          <w:color w:val="0070C0"/>
          <w:lang w:eastAsia="zh-CN"/>
          <w:rPrChange w:id="864" w:author="Qiao, Guan Lun (RC-CN DI FA ST&amp;PM SUP IT&amp;EDGE)" w:date="2022-02-07T15:07:00Z">
            <w:rPr>
              <w:ins w:id="865" w:author="Qiao, Guan Lun (RC-CN DI FA ST&amp;PM SUP IT&amp;EDGE)" w:date="2022-02-07T14:58:00Z"/>
              <w:rFonts w:ascii="Times New Roman" w:eastAsia="Microsoft YaHei UI" w:hAnsi="Times New Roman" w:cs="Times New Roman"/>
              <w:noProof/>
              <w:lang w:eastAsia="zh-CN"/>
            </w:rPr>
          </w:rPrChange>
        </w:rPr>
        <w:pPrChange w:id="866" w:author="Qiao, Guan Lun (RC-CN DI FA ST&amp;PM SUP IT&amp;EDGE)" w:date="2022-02-07T15:07:00Z">
          <w:pPr>
            <w:pStyle w:val="Num1"/>
            <w:numPr>
              <w:numId w:val="0"/>
            </w:numPr>
            <w:tabs>
              <w:tab w:val="clear" w:pos="284"/>
            </w:tabs>
            <w:ind w:left="0" w:firstLine="0"/>
          </w:pPr>
        </w:pPrChange>
      </w:pPr>
      <w:ins w:id="867" w:author="Qiao, Guan Lun (RC-CN DI FA ST&amp;PM SUP IT&amp;EDGE)" w:date="2022-02-07T15:07:00Z">
        <w:r>
          <w:rPr>
            <w:rFonts w:ascii="Times New Roman" w:eastAsia="Microsoft YaHei UI" w:hAnsi="Times New Roman" w:cs="Times New Roman"/>
            <w:b/>
            <w:bCs/>
            <w:color w:val="0070C0"/>
            <w:lang w:eastAsia="zh-CN"/>
          </w:rPr>
          <w:t>C</w:t>
        </w:r>
        <w:r>
          <w:rPr>
            <w:rFonts w:ascii="Times New Roman" w:eastAsia="Microsoft YaHei UI" w:hAnsi="Times New Roman" w:cs="Times New Roman" w:hint="eastAsia"/>
            <w:b/>
            <w:bCs/>
            <w:color w:val="0070C0"/>
            <w:lang w:eastAsia="zh-CN"/>
          </w:rPr>
          <w:t>amera</w:t>
        </w:r>
        <w:r w:rsidRPr="00BC13F3">
          <w:rPr>
            <w:rFonts w:ascii="Times New Roman" w:eastAsia="Microsoft YaHei UI" w:hAnsi="Times New Roman" w:cs="Times New Roman"/>
            <w:b/>
            <w:bCs/>
            <w:color w:val="0070C0"/>
            <w:lang w:eastAsia="zh-CN"/>
          </w:rPr>
          <w:t xml:space="preserve"> config</w:t>
        </w:r>
        <w:r>
          <w:rPr>
            <w:rFonts w:ascii="Times New Roman" w:eastAsia="Microsoft YaHei UI" w:hAnsi="Times New Roman" w:cs="Times New Roman"/>
            <w:b/>
            <w:bCs/>
            <w:color w:val="0070C0"/>
            <w:lang w:eastAsia="zh-CN"/>
          </w:rPr>
          <w:t>u</w:t>
        </w:r>
        <w:r w:rsidRPr="00BC13F3">
          <w:rPr>
            <w:rFonts w:ascii="Times New Roman" w:eastAsia="Microsoft YaHei UI" w:hAnsi="Times New Roman" w:cs="Times New Roman"/>
            <w:b/>
            <w:bCs/>
            <w:color w:val="0070C0"/>
            <w:lang w:eastAsia="zh-CN"/>
          </w:rPr>
          <w:t>ration and view</w:t>
        </w:r>
      </w:ins>
    </w:p>
    <w:p w14:paraId="7944226A" w14:textId="77777777" w:rsidR="0095034D" w:rsidRPr="00D06237" w:rsidRDefault="0095034D" w:rsidP="0095034D">
      <w:pPr>
        <w:pStyle w:val="Num1"/>
        <w:numPr>
          <w:ilvl w:val="0"/>
          <w:numId w:val="0"/>
        </w:numPr>
        <w:ind w:left="284"/>
        <w:rPr>
          <w:ins w:id="868" w:author="Qiao, Guan Lun (RC-CN DI FA ST&amp;PM SUP IT&amp;EDGE)" w:date="2022-02-07T15:02:00Z"/>
          <w:rFonts w:ascii="Times New Roman" w:eastAsia="Microsoft YaHei UI" w:hAnsi="Times New Roman" w:cs="Times New Roman"/>
          <w:highlight w:val="yellow"/>
          <w:lang w:eastAsia="zh-CN"/>
        </w:rPr>
      </w:pPr>
      <w:ins w:id="869" w:author="Qiao, Guan Lun (RC-CN DI FA ST&amp;PM SUP IT&amp;EDGE)" w:date="2022-02-07T15:02:00Z">
        <w:r w:rsidRPr="00D06237">
          <w:rPr>
            <w:rFonts w:ascii="Times New Roman" w:eastAsia="Microsoft YaHei UI" w:hAnsi="Times New Roman" w:cs="Times New Roman"/>
            <w:highlight w:val="yellow"/>
            <w:lang w:eastAsia="zh-CN"/>
          </w:rPr>
          <w:t>注：</w:t>
        </w:r>
      </w:ins>
    </w:p>
    <w:p w14:paraId="575316B4" w14:textId="270015AD" w:rsidR="009C1910" w:rsidRPr="00D06237" w:rsidRDefault="00BA06C6" w:rsidP="00A97DE7">
      <w:pPr>
        <w:pStyle w:val="Num1"/>
        <w:numPr>
          <w:ilvl w:val="0"/>
          <w:numId w:val="62"/>
        </w:numPr>
        <w:rPr>
          <w:ins w:id="870" w:author="Qiao, Guan Lun (RC-CN DI FA ST&amp;PM SUP IT&amp;EDGE)" w:date="2022-02-07T15:43:00Z"/>
          <w:rFonts w:ascii="Times New Roman" w:eastAsia="Microsoft YaHei UI" w:hAnsi="Times New Roman" w:cs="Times New Roman"/>
          <w:highlight w:val="yellow"/>
          <w:lang w:eastAsia="zh-CN"/>
          <w:rPrChange w:id="871" w:author="Qiao, Guan Lun (RC-CN DI FA ST&amp;PM SUP IT&amp;EDGE)" w:date="2022-02-07T15:48:00Z">
            <w:rPr>
              <w:ins w:id="872" w:author="Qiao, Guan Lun (RC-CN DI FA ST&amp;PM SUP IT&amp;EDGE)" w:date="2022-02-07T15:43:00Z"/>
              <w:rFonts w:ascii="Times New Roman" w:eastAsia="Microsoft YaHei UI" w:hAnsi="Times New Roman" w:cs="Times New Roman"/>
              <w:lang w:eastAsia="zh-CN"/>
            </w:rPr>
          </w:rPrChange>
        </w:rPr>
      </w:pPr>
      <w:ins w:id="873" w:author="Qiao, Guan Lun (RC-CN DI FA ST&amp;PM SUP IT&amp;EDGE)" w:date="2022-02-07T15:45:00Z">
        <w:r w:rsidRPr="00D06237">
          <w:rPr>
            <w:rFonts w:ascii="Times New Roman" w:eastAsia="Microsoft YaHei UI" w:hAnsi="Times New Roman" w:cs="Times New Roman" w:hint="eastAsia"/>
            <w:highlight w:val="yellow"/>
            <w:lang w:eastAsia="zh-CN"/>
            <w:rPrChange w:id="874" w:author="Qiao, Guan Lun (RC-CN DI FA ST&amp;PM SUP IT&amp;EDGE)" w:date="2022-02-07T15:48:00Z">
              <w:rPr>
                <w:rFonts w:ascii="Times New Roman" w:eastAsia="Microsoft YaHei UI" w:hAnsi="Times New Roman" w:cs="Times New Roman" w:hint="eastAsia"/>
                <w:lang w:eastAsia="zh-CN"/>
              </w:rPr>
            </w:rPrChange>
          </w:rPr>
          <w:t>该</w:t>
        </w:r>
        <w:r w:rsidR="009E2928" w:rsidRPr="00D06237">
          <w:rPr>
            <w:rFonts w:ascii="Times New Roman" w:eastAsia="Microsoft YaHei UI" w:hAnsi="Times New Roman" w:cs="Times New Roman"/>
            <w:highlight w:val="yellow"/>
            <w:lang w:eastAsia="zh-CN"/>
            <w:rPrChange w:id="875" w:author="Qiao, Guan Lun (RC-CN DI FA ST&amp;PM SUP IT&amp;EDGE)" w:date="2022-02-07T15:48:00Z">
              <w:rPr>
                <w:rFonts w:ascii="Times New Roman" w:eastAsia="Microsoft YaHei UI" w:hAnsi="Times New Roman" w:cs="Times New Roman"/>
                <w:lang w:eastAsia="zh-CN"/>
              </w:rPr>
            </w:rPrChange>
          </w:rPr>
          <w:t>APP</w:t>
        </w:r>
        <w:r w:rsidR="009E2928" w:rsidRPr="00D06237">
          <w:rPr>
            <w:rFonts w:ascii="Times New Roman" w:eastAsia="Microsoft YaHei UI" w:hAnsi="Times New Roman" w:cs="Times New Roman" w:hint="eastAsia"/>
            <w:highlight w:val="yellow"/>
            <w:lang w:eastAsia="zh-CN"/>
            <w:rPrChange w:id="876" w:author="Qiao, Guan Lun (RC-CN DI FA ST&amp;PM SUP IT&amp;EDGE)" w:date="2022-02-07T15:48:00Z">
              <w:rPr>
                <w:rFonts w:ascii="Times New Roman" w:eastAsia="Microsoft YaHei UI" w:hAnsi="Times New Roman" w:cs="Times New Roman" w:hint="eastAsia"/>
                <w:lang w:eastAsia="zh-CN"/>
              </w:rPr>
            </w:rPrChange>
          </w:rPr>
          <w:t>不是以网页版形式进行设计开发的，不适用</w:t>
        </w:r>
        <w:r w:rsidRPr="00D06237">
          <w:rPr>
            <w:rFonts w:ascii="Times New Roman" w:eastAsia="Microsoft YaHei UI" w:hAnsi="Times New Roman" w:cs="Times New Roman" w:hint="eastAsia"/>
            <w:highlight w:val="yellow"/>
            <w:lang w:eastAsia="zh-CN"/>
            <w:rPrChange w:id="877" w:author="Qiao, Guan Lun (RC-CN DI FA ST&amp;PM SUP IT&amp;EDGE)" w:date="2022-02-07T15:48:00Z">
              <w:rPr>
                <w:rFonts w:ascii="Times New Roman" w:eastAsia="Microsoft YaHei UI" w:hAnsi="Times New Roman" w:cs="Times New Roman" w:hint="eastAsia"/>
                <w:lang w:eastAsia="zh-CN"/>
              </w:rPr>
            </w:rPrChange>
          </w:rPr>
          <w:t>于当前</w:t>
        </w:r>
        <w:r w:rsidRPr="00D06237">
          <w:rPr>
            <w:rFonts w:ascii="Times New Roman" w:eastAsia="Microsoft YaHei UI" w:hAnsi="Times New Roman" w:cs="Times New Roman"/>
            <w:highlight w:val="yellow"/>
            <w:lang w:eastAsia="zh-CN"/>
            <w:rPrChange w:id="878" w:author="Qiao, Guan Lun (RC-CN DI FA ST&amp;PM SUP IT&amp;EDGE)" w:date="2022-02-07T15:48:00Z">
              <w:rPr>
                <w:rFonts w:ascii="Times New Roman" w:eastAsia="Microsoft YaHei UI" w:hAnsi="Times New Roman" w:cs="Times New Roman"/>
                <w:lang w:eastAsia="zh-CN"/>
              </w:rPr>
            </w:rPrChange>
          </w:rPr>
          <w:t>AGV APP</w:t>
        </w:r>
        <w:r w:rsidRPr="00D06237">
          <w:rPr>
            <w:rFonts w:ascii="Times New Roman" w:eastAsia="Microsoft YaHei UI" w:hAnsi="Times New Roman" w:cs="Times New Roman" w:hint="eastAsia"/>
            <w:highlight w:val="yellow"/>
            <w:lang w:eastAsia="zh-CN"/>
            <w:rPrChange w:id="879" w:author="Qiao, Guan Lun (RC-CN DI FA ST&amp;PM SUP IT&amp;EDGE)" w:date="2022-02-07T15:48:00Z">
              <w:rPr>
                <w:rFonts w:ascii="Times New Roman" w:eastAsia="Microsoft YaHei UI" w:hAnsi="Times New Roman" w:cs="Times New Roman" w:hint="eastAsia"/>
                <w:lang w:eastAsia="zh-CN"/>
              </w:rPr>
            </w:rPrChange>
          </w:rPr>
          <w:t>的开发形式</w:t>
        </w:r>
      </w:ins>
      <w:ins w:id="880" w:author="Qiao, Guan Lun (RC-CN DI FA ST&amp;PM SUP IT&amp;EDGE)" w:date="2022-02-07T15:46:00Z">
        <w:r w:rsidRPr="00D06237">
          <w:rPr>
            <w:rFonts w:ascii="Times New Roman" w:eastAsia="Microsoft YaHei UI" w:hAnsi="Times New Roman" w:cs="Times New Roman" w:hint="eastAsia"/>
            <w:highlight w:val="yellow"/>
            <w:lang w:eastAsia="zh-CN"/>
            <w:rPrChange w:id="881" w:author="Qiao, Guan Lun (RC-CN DI FA ST&amp;PM SUP IT&amp;EDGE)" w:date="2022-02-07T15:48:00Z">
              <w:rPr>
                <w:rFonts w:ascii="Times New Roman" w:eastAsia="Microsoft YaHei UI" w:hAnsi="Times New Roman" w:cs="Times New Roman" w:hint="eastAsia"/>
                <w:lang w:eastAsia="zh-CN"/>
              </w:rPr>
            </w:rPrChange>
          </w:rPr>
          <w:t>，</w:t>
        </w:r>
      </w:ins>
      <w:ins w:id="882" w:author="Qiao, Guan Lun (RC-CN DI FA ST&amp;PM SUP IT&amp;EDGE)" w:date="2022-02-07T15:44:00Z">
        <w:r w:rsidR="00A97DE7" w:rsidRPr="00D06237">
          <w:rPr>
            <w:rFonts w:ascii="Times New Roman" w:eastAsia="Microsoft YaHei UI" w:hAnsi="Times New Roman" w:cs="Times New Roman" w:hint="eastAsia"/>
            <w:highlight w:val="yellow"/>
            <w:lang w:eastAsia="zh-CN"/>
            <w:rPrChange w:id="883" w:author="Qiao, Guan Lun (RC-CN DI FA ST&amp;PM SUP IT&amp;EDGE)" w:date="2022-02-07T15:48:00Z">
              <w:rPr>
                <w:rFonts w:ascii="Times New Roman" w:eastAsia="Microsoft YaHei UI" w:hAnsi="Times New Roman" w:cs="Times New Roman" w:hint="eastAsia"/>
                <w:lang w:eastAsia="zh-CN"/>
              </w:rPr>
            </w:rPrChange>
          </w:rPr>
          <w:t>旨在参考该部分资源的功能逻辑和功能界面布局进行</w:t>
        </w:r>
        <w:r w:rsidR="00A97DE7" w:rsidRPr="00D06237">
          <w:rPr>
            <w:rFonts w:ascii="Times New Roman" w:eastAsia="Microsoft YaHei UI" w:hAnsi="Times New Roman" w:cs="Times New Roman"/>
            <w:highlight w:val="yellow"/>
            <w:lang w:eastAsia="zh-CN"/>
            <w:rPrChange w:id="884" w:author="Qiao, Guan Lun (RC-CN DI FA ST&amp;PM SUP IT&amp;EDGE)" w:date="2022-02-07T15:48:00Z">
              <w:rPr>
                <w:rFonts w:ascii="Times New Roman" w:eastAsia="Microsoft YaHei UI" w:hAnsi="Times New Roman" w:cs="Times New Roman"/>
                <w:lang w:eastAsia="zh-CN"/>
              </w:rPr>
            </w:rPrChange>
          </w:rPr>
          <w:t>AGV APP</w:t>
        </w:r>
        <w:r w:rsidR="00A97DE7" w:rsidRPr="00D06237">
          <w:rPr>
            <w:rFonts w:ascii="Times New Roman" w:eastAsia="Microsoft YaHei UI" w:hAnsi="Times New Roman" w:cs="Times New Roman" w:hint="eastAsia"/>
            <w:highlight w:val="yellow"/>
            <w:lang w:eastAsia="zh-CN"/>
            <w:rPrChange w:id="885" w:author="Qiao, Guan Lun (RC-CN DI FA ST&amp;PM SUP IT&amp;EDGE)" w:date="2022-02-07T15:48:00Z">
              <w:rPr>
                <w:rFonts w:ascii="Times New Roman" w:eastAsia="Microsoft YaHei UI" w:hAnsi="Times New Roman" w:cs="Times New Roman" w:hint="eastAsia"/>
                <w:lang w:eastAsia="zh-CN"/>
              </w:rPr>
            </w:rPrChange>
          </w:rPr>
          <w:t>的开发</w:t>
        </w:r>
      </w:ins>
    </w:p>
    <w:p w14:paraId="5A11B698" w14:textId="7681D361" w:rsidR="00E903B5" w:rsidRPr="00D06237" w:rsidRDefault="00BA06C6" w:rsidP="00057B24">
      <w:pPr>
        <w:pStyle w:val="Num1"/>
        <w:numPr>
          <w:ilvl w:val="0"/>
          <w:numId w:val="62"/>
        </w:numPr>
        <w:rPr>
          <w:ins w:id="886" w:author="Qiao, Guan Lun (RC-CN DI FA ST&amp;PM SUP IT&amp;EDGE)" w:date="2022-02-07T15:46:00Z"/>
          <w:rFonts w:ascii="Times New Roman" w:eastAsia="Microsoft YaHei UI" w:hAnsi="Times New Roman" w:cs="Times New Roman"/>
          <w:highlight w:val="yellow"/>
          <w:lang w:eastAsia="zh-CN"/>
          <w:rPrChange w:id="887" w:author="Qiao, Guan Lun (RC-CN DI FA ST&amp;PM SUP IT&amp;EDGE)" w:date="2022-02-07T15:48:00Z">
            <w:rPr>
              <w:ins w:id="888" w:author="Qiao, Guan Lun (RC-CN DI FA ST&amp;PM SUP IT&amp;EDGE)" w:date="2022-02-07T15:46:00Z"/>
              <w:rFonts w:ascii="Times New Roman" w:eastAsia="Microsoft YaHei UI" w:hAnsi="Times New Roman" w:cs="Times New Roman"/>
              <w:lang w:eastAsia="zh-CN"/>
            </w:rPr>
          </w:rPrChange>
        </w:rPr>
      </w:pPr>
      <w:ins w:id="889" w:author="Qiao, Guan Lun (RC-CN DI FA ST&amp;PM SUP IT&amp;EDGE)" w:date="2022-02-07T15:46:00Z">
        <w:r w:rsidRPr="00D06237">
          <w:rPr>
            <w:rFonts w:ascii="Times New Roman" w:eastAsia="Microsoft YaHei UI" w:hAnsi="Times New Roman" w:cs="Times New Roman" w:hint="eastAsia"/>
            <w:highlight w:val="yellow"/>
            <w:lang w:eastAsia="zh-CN"/>
            <w:rPrChange w:id="890" w:author="Qiao, Guan Lun (RC-CN DI FA ST&amp;PM SUP IT&amp;EDGE)" w:date="2022-02-07T15:48:00Z">
              <w:rPr>
                <w:rFonts w:ascii="Times New Roman" w:eastAsia="Microsoft YaHei UI" w:hAnsi="Times New Roman" w:cs="Times New Roman" w:hint="eastAsia"/>
                <w:lang w:eastAsia="zh-CN"/>
              </w:rPr>
            </w:rPrChange>
          </w:rPr>
          <w:t>上述蓝色字体描述的</w:t>
        </w:r>
        <w:r w:rsidR="00F13E0B" w:rsidRPr="00D06237">
          <w:rPr>
            <w:rFonts w:ascii="Times New Roman" w:eastAsia="Microsoft YaHei UI" w:hAnsi="Times New Roman" w:cs="Times New Roman" w:hint="eastAsia"/>
            <w:highlight w:val="yellow"/>
            <w:lang w:eastAsia="zh-CN"/>
            <w:rPrChange w:id="891" w:author="Qiao, Guan Lun (RC-CN DI FA ST&amp;PM SUP IT&amp;EDGE)" w:date="2022-02-07T15:48:00Z">
              <w:rPr>
                <w:rFonts w:ascii="Times New Roman" w:eastAsia="Microsoft YaHei UI" w:hAnsi="Times New Roman" w:cs="Times New Roman" w:hint="eastAsia"/>
                <w:lang w:eastAsia="zh-CN"/>
              </w:rPr>
            </w:rPrChange>
          </w:rPr>
          <w:t>功能和“</w:t>
        </w:r>
        <w:r w:rsidR="00F13E0B" w:rsidRPr="00D06237">
          <w:rPr>
            <w:rFonts w:ascii="Times New Roman" w:eastAsia="Microsoft YaHei UI" w:hAnsi="Times New Roman" w:cs="Times New Roman"/>
            <w:highlight w:val="yellow"/>
            <w:lang w:eastAsia="zh-CN"/>
            <w:rPrChange w:id="892" w:author="Qiao, Guan Lun (RC-CN DI FA ST&amp;PM SUP IT&amp;EDGE)" w:date="2022-02-07T15:48:00Z">
              <w:rPr>
                <w:rFonts w:ascii="Times New Roman" w:eastAsia="Microsoft YaHei UI" w:hAnsi="Times New Roman" w:cs="Times New Roman"/>
                <w:lang w:eastAsia="zh-CN"/>
              </w:rPr>
            </w:rPrChange>
          </w:rPr>
          <w:t xml:space="preserve">3.1 1 ROS Web Tools </w:t>
        </w:r>
        <w:r w:rsidR="00F13E0B" w:rsidRPr="00D06237">
          <w:rPr>
            <w:rFonts w:ascii="Times New Roman" w:eastAsia="Microsoft YaHei UI" w:hAnsi="Times New Roman" w:cs="Times New Roman" w:hint="eastAsia"/>
            <w:highlight w:val="yellow"/>
            <w:lang w:eastAsia="zh-CN"/>
            <w:rPrChange w:id="893" w:author="Qiao, Guan Lun (RC-CN DI FA ST&amp;PM SUP IT&amp;EDGE)" w:date="2022-02-07T15:48:00Z">
              <w:rPr>
                <w:rFonts w:ascii="Times New Roman" w:eastAsia="Microsoft YaHei UI" w:hAnsi="Times New Roman" w:cs="Times New Roman" w:hint="eastAsia"/>
                <w:lang w:eastAsia="zh-CN"/>
              </w:rPr>
            </w:rPrChange>
          </w:rPr>
          <w:t>开源</w:t>
        </w:r>
        <w:r w:rsidR="00F13E0B" w:rsidRPr="00D06237">
          <w:rPr>
            <w:rFonts w:ascii="Times New Roman" w:eastAsia="Microsoft YaHei UI" w:hAnsi="Times New Roman" w:cs="Times New Roman"/>
            <w:highlight w:val="yellow"/>
            <w:lang w:eastAsia="zh-CN"/>
            <w:rPrChange w:id="894" w:author="Qiao, Guan Lun (RC-CN DI FA ST&amp;PM SUP IT&amp;EDGE)" w:date="2022-02-07T15:48:00Z">
              <w:rPr>
                <w:rFonts w:ascii="Times New Roman" w:eastAsia="Microsoft YaHei UI" w:hAnsi="Times New Roman" w:cs="Times New Roman"/>
                <w:lang w:eastAsia="zh-CN"/>
              </w:rPr>
            </w:rPrChange>
          </w:rPr>
          <w:t xml:space="preserve"> HTML</w:t>
        </w:r>
        <w:r w:rsidR="00F13E0B" w:rsidRPr="00D06237">
          <w:rPr>
            <w:rFonts w:ascii="Times New Roman" w:eastAsia="Microsoft YaHei UI" w:hAnsi="Times New Roman" w:cs="Times New Roman" w:hint="eastAsia"/>
            <w:highlight w:val="yellow"/>
            <w:lang w:eastAsia="zh-CN"/>
            <w:rPrChange w:id="895" w:author="Qiao, Guan Lun (RC-CN DI FA ST&amp;PM SUP IT&amp;EDGE)" w:date="2022-02-07T15:48:00Z">
              <w:rPr>
                <w:rFonts w:ascii="Times New Roman" w:eastAsia="Microsoft YaHei UI" w:hAnsi="Times New Roman" w:cs="Times New Roman" w:hint="eastAsia"/>
                <w:lang w:eastAsia="zh-CN"/>
              </w:rPr>
            </w:rPrChange>
          </w:rPr>
          <w:t>网页”中的功能项有所重复，可重点参考</w:t>
        </w:r>
      </w:ins>
    </w:p>
    <w:p w14:paraId="66BE446A" w14:textId="322E089B" w:rsidR="0060795A" w:rsidRPr="00D06237" w:rsidRDefault="0060795A">
      <w:pPr>
        <w:pStyle w:val="Num1"/>
        <w:numPr>
          <w:ilvl w:val="0"/>
          <w:numId w:val="62"/>
        </w:numPr>
        <w:rPr>
          <w:rFonts w:ascii="Times New Roman" w:eastAsia="Microsoft YaHei UI" w:hAnsi="Times New Roman" w:cs="Times New Roman"/>
          <w:highlight w:val="yellow"/>
          <w:lang w:eastAsia="zh-CN"/>
          <w:rPrChange w:id="896" w:author="Qiao, Guan Lun (RC-CN DI FA ST&amp;PM SUP IT&amp;EDGE)" w:date="2022-02-07T15:48:00Z">
            <w:rPr>
              <w:rFonts w:ascii="Times New Roman" w:eastAsia="Microsoft YaHei UI" w:hAnsi="Times New Roman" w:cs="Times New Roman"/>
              <w:lang w:eastAsia="zh-CN"/>
            </w:rPr>
          </w:rPrChange>
        </w:rPr>
        <w:pPrChange w:id="897" w:author="Qiao, Guan Lun (RC-CN DI FA ST&amp;PM SUP IT&amp;EDGE)" w:date="2022-02-07T15:08:00Z">
          <w:pPr>
            <w:pStyle w:val="Num1"/>
            <w:numPr>
              <w:numId w:val="0"/>
            </w:numPr>
            <w:tabs>
              <w:tab w:val="clear" w:pos="284"/>
            </w:tabs>
            <w:ind w:left="0" w:firstLine="0"/>
          </w:pPr>
        </w:pPrChange>
      </w:pPr>
      <w:ins w:id="898" w:author="Qiao, Guan Lun (RC-CN DI FA ST&amp;PM SUP IT&amp;EDGE)" w:date="2022-02-07T15:47:00Z">
        <w:r w:rsidRPr="00D06237">
          <w:rPr>
            <w:rFonts w:ascii="Times New Roman" w:eastAsia="Microsoft YaHei UI" w:hAnsi="Times New Roman" w:cs="Times New Roman" w:hint="eastAsia"/>
            <w:highlight w:val="yellow"/>
            <w:lang w:eastAsia="zh-CN"/>
            <w:rPrChange w:id="899" w:author="Qiao, Guan Lun (RC-CN DI FA ST&amp;PM SUP IT&amp;EDGE)" w:date="2022-02-07T15:48:00Z">
              <w:rPr>
                <w:rFonts w:ascii="Times New Roman" w:eastAsia="Microsoft YaHei UI" w:hAnsi="Times New Roman" w:cs="Times New Roman" w:hint="eastAsia"/>
                <w:lang w:eastAsia="zh-CN"/>
              </w:rPr>
            </w:rPrChange>
          </w:rPr>
          <w:t>上述</w:t>
        </w:r>
        <w:r w:rsidRPr="00D06237">
          <w:rPr>
            <w:rFonts w:ascii="Times New Roman" w:eastAsia="Microsoft YaHei UI" w:hAnsi="Times New Roman" w:cs="Times New Roman"/>
            <w:highlight w:val="yellow"/>
            <w:lang w:eastAsia="zh-CN"/>
            <w:rPrChange w:id="900" w:author="Qiao, Guan Lun (RC-CN DI FA ST&amp;PM SUP IT&amp;EDGE)" w:date="2022-02-07T15:48:00Z">
              <w:rPr>
                <w:rFonts w:ascii="Times New Roman" w:eastAsia="Microsoft YaHei UI" w:hAnsi="Times New Roman" w:cs="Times New Roman"/>
                <w:lang w:eastAsia="zh-CN"/>
              </w:rPr>
            </w:rPrChange>
          </w:rPr>
          <w:t>APP</w:t>
        </w:r>
        <w:r w:rsidRPr="00D06237">
          <w:rPr>
            <w:rFonts w:ascii="Times New Roman" w:eastAsia="Microsoft YaHei UI" w:hAnsi="Times New Roman" w:cs="Times New Roman" w:hint="eastAsia"/>
            <w:highlight w:val="yellow"/>
            <w:lang w:eastAsia="zh-CN"/>
            <w:rPrChange w:id="901" w:author="Qiao, Guan Lun (RC-CN DI FA ST&amp;PM SUP IT&amp;EDGE)" w:date="2022-02-07T15:48:00Z">
              <w:rPr>
                <w:rFonts w:ascii="Times New Roman" w:eastAsia="Microsoft YaHei UI" w:hAnsi="Times New Roman" w:cs="Times New Roman" w:hint="eastAsia"/>
                <w:lang w:eastAsia="zh-CN"/>
              </w:rPr>
            </w:rPrChange>
          </w:rPr>
          <w:t>的配置项</w:t>
        </w:r>
        <w:r w:rsidR="00D06237" w:rsidRPr="00D06237">
          <w:rPr>
            <w:rFonts w:ascii="Times New Roman" w:eastAsia="Microsoft YaHei UI" w:hAnsi="Times New Roman" w:cs="Times New Roman" w:hint="eastAsia"/>
            <w:highlight w:val="yellow"/>
            <w:lang w:eastAsia="zh-CN"/>
            <w:rPrChange w:id="902" w:author="Qiao, Guan Lun (RC-CN DI FA ST&amp;PM SUP IT&amp;EDGE)" w:date="2022-02-07T15:48:00Z">
              <w:rPr>
                <w:rFonts w:ascii="Times New Roman" w:eastAsia="Microsoft YaHei UI" w:hAnsi="Times New Roman" w:cs="Times New Roman" w:hint="eastAsia"/>
                <w:lang w:eastAsia="zh-CN"/>
              </w:rPr>
            </w:rPrChange>
          </w:rPr>
          <w:t>增删</w:t>
        </w:r>
        <w:r w:rsidRPr="00D06237">
          <w:rPr>
            <w:rFonts w:ascii="Times New Roman" w:eastAsia="Microsoft YaHei UI" w:hAnsi="Times New Roman" w:cs="Times New Roman" w:hint="eastAsia"/>
            <w:highlight w:val="yellow"/>
            <w:lang w:eastAsia="zh-CN"/>
            <w:rPrChange w:id="903" w:author="Qiao, Guan Lun (RC-CN DI FA ST&amp;PM SUP IT&amp;EDGE)" w:date="2022-02-07T15:48:00Z">
              <w:rPr>
                <w:rFonts w:ascii="Times New Roman" w:eastAsia="Microsoft YaHei UI" w:hAnsi="Times New Roman" w:cs="Times New Roman" w:hint="eastAsia"/>
                <w:lang w:eastAsia="zh-CN"/>
              </w:rPr>
            </w:rPrChange>
          </w:rPr>
          <w:t>较为灵活，</w:t>
        </w:r>
        <w:r w:rsidR="00D06237" w:rsidRPr="00D06237">
          <w:rPr>
            <w:rFonts w:ascii="Times New Roman" w:eastAsia="Microsoft YaHei UI" w:hAnsi="Times New Roman" w:cs="Times New Roman" w:hint="eastAsia"/>
            <w:highlight w:val="yellow"/>
            <w:lang w:eastAsia="zh-CN"/>
            <w:rPrChange w:id="904" w:author="Qiao, Guan Lun (RC-CN DI FA ST&amp;PM SUP IT&amp;EDGE)" w:date="2022-02-07T15:48:00Z">
              <w:rPr>
                <w:rFonts w:ascii="Times New Roman" w:eastAsia="Microsoft YaHei UI" w:hAnsi="Times New Roman" w:cs="Times New Roman" w:hint="eastAsia"/>
                <w:lang w:eastAsia="zh-CN"/>
              </w:rPr>
            </w:rPrChange>
          </w:rPr>
          <w:t>是否以该模式进行设计开发，有待商榷</w:t>
        </w:r>
      </w:ins>
    </w:p>
    <w:p w14:paraId="3581080F" w14:textId="1808F365" w:rsidR="00A56B88" w:rsidRPr="00A2596A" w:rsidRDefault="00FB44E5" w:rsidP="00A56B88">
      <w:pPr>
        <w:pStyle w:val="Num1"/>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Wheeltec App</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未开源</w:t>
      </w:r>
      <w:r w:rsidR="002745E4" w:rsidRPr="00A2596A">
        <w:rPr>
          <w:rFonts w:ascii="Times New Roman" w:eastAsia="Microsoft YaHei UI" w:hAnsi="Times New Roman" w:cs="Times New Roman"/>
          <w:lang w:eastAsia="zh-CN"/>
        </w:rPr>
        <w:t xml:space="preserve"> </w:t>
      </w:r>
      <w:r w:rsidR="002745E4" w:rsidRPr="00A2596A">
        <w:rPr>
          <w:rFonts w:ascii="Times New Roman" w:eastAsia="Microsoft YaHei UI" w:hAnsi="Times New Roman" w:cs="Times New Roman"/>
          <w:lang w:eastAsia="zh-CN"/>
        </w:rPr>
        <w:t>安卓手机</w:t>
      </w:r>
      <w:r w:rsidR="002745E4" w:rsidRPr="00A2596A">
        <w:rPr>
          <w:rFonts w:ascii="Times New Roman" w:eastAsia="Microsoft YaHei UI" w:hAnsi="Times New Roman" w:cs="Times New Roman"/>
          <w:lang w:eastAsia="zh-CN"/>
        </w:rPr>
        <w:t>APP</w:t>
      </w:r>
    </w:p>
    <w:p w14:paraId="5CD8C925" w14:textId="18A92B63" w:rsidR="00A56B88" w:rsidRPr="00A2596A" w:rsidRDefault="00A56B88" w:rsidP="00A56B88">
      <w:pPr>
        <w:pStyle w:val="Num1"/>
        <w:numPr>
          <w:ilvl w:val="0"/>
          <w:numId w:val="0"/>
        </w:numPr>
        <w:ind w:left="284"/>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实现了</w:t>
      </w:r>
      <w:ins w:id="905" w:author="Qiao, Guan Lun (RC-CN DI FA ST&amp;PM SUP IT&amp;EDGE)" w:date="2022-02-07T15:26:00Z">
        <w:r w:rsidR="006B3737">
          <w:rPr>
            <w:rFonts w:ascii="Times New Roman" w:eastAsia="Microsoft YaHei UI" w:hAnsi="Times New Roman" w:cs="Times New Roman"/>
            <w:lang w:eastAsia="zh-CN"/>
          </w:rPr>
          <w:t>AGV</w:t>
        </w:r>
        <w:r w:rsidR="002F4ACD">
          <w:rPr>
            <w:rFonts w:ascii="Times New Roman" w:eastAsia="Microsoft YaHei UI" w:hAnsi="Times New Roman" w:cs="Times New Roman" w:hint="eastAsia"/>
            <w:lang w:eastAsia="zh-CN"/>
          </w:rPr>
          <w:t>的调试、</w:t>
        </w:r>
        <w:r w:rsidR="006B3737">
          <w:rPr>
            <w:rFonts w:ascii="Times New Roman" w:eastAsia="Microsoft YaHei UI" w:hAnsi="Times New Roman" w:cs="Times New Roman" w:hint="eastAsia"/>
            <w:lang w:eastAsia="zh-CN"/>
          </w:rPr>
          <w:t>控制、</w:t>
        </w:r>
      </w:ins>
      <w:del w:id="906" w:author="Qiao, Guan Lun (RC-CN DI FA ST&amp;PM SUP IT&amp;EDGE)" w:date="2022-02-07T15:26:00Z">
        <w:r w:rsidRPr="00A2596A" w:rsidDel="006B3737">
          <w:rPr>
            <w:rFonts w:ascii="Times New Roman" w:eastAsia="Microsoft YaHei UI" w:hAnsi="Times New Roman" w:cs="Times New Roman"/>
            <w:lang w:eastAsia="zh-CN"/>
          </w:rPr>
          <w:delText>遥控</w:delText>
        </w:r>
        <w:r w:rsidRPr="00A2596A" w:rsidDel="006B3737">
          <w:rPr>
            <w:rFonts w:ascii="Times New Roman" w:eastAsia="Microsoft YaHei UI" w:hAnsi="Times New Roman" w:cs="Times New Roman"/>
            <w:lang w:eastAsia="zh-CN"/>
          </w:rPr>
          <w:delText xml:space="preserve">, </w:delText>
        </w:r>
        <w:r w:rsidRPr="00A2596A" w:rsidDel="002F4ACD">
          <w:rPr>
            <w:rFonts w:ascii="Times New Roman" w:eastAsia="Microsoft YaHei UI" w:hAnsi="Times New Roman" w:cs="Times New Roman"/>
            <w:lang w:eastAsia="zh-CN"/>
          </w:rPr>
          <w:delText>建图导航，</w:delText>
        </w:r>
      </w:del>
      <w:del w:id="907" w:author="Qiao, Guan Lun (RC-CN DI FA ST&amp;PM SUP IT&amp;EDGE)" w:date="2022-02-07T15:27:00Z">
        <w:r w:rsidRPr="00A2596A" w:rsidDel="00AA0EC9">
          <w:rPr>
            <w:rFonts w:ascii="Times New Roman" w:eastAsia="Microsoft YaHei UI" w:hAnsi="Times New Roman" w:cs="Times New Roman"/>
            <w:lang w:eastAsia="zh-CN"/>
          </w:rPr>
          <w:delText>图传</w:delText>
        </w:r>
        <w:r w:rsidRPr="00A2596A" w:rsidDel="00AA0EC9">
          <w:rPr>
            <w:rFonts w:ascii="Times New Roman" w:eastAsia="Microsoft YaHei UI" w:hAnsi="Times New Roman" w:cs="Times New Roman"/>
            <w:lang w:eastAsia="zh-CN"/>
          </w:rPr>
          <w:delText xml:space="preserve">,debug, </w:delText>
        </w:r>
        <w:r w:rsidRPr="00A2596A" w:rsidDel="00AA0EC9">
          <w:rPr>
            <w:rFonts w:ascii="Times New Roman" w:eastAsia="Microsoft YaHei UI" w:hAnsi="Times New Roman" w:cs="Times New Roman"/>
            <w:lang w:eastAsia="zh-CN"/>
          </w:rPr>
          <w:delText>显示</w:delText>
        </w:r>
      </w:del>
      <w:r w:rsidRPr="00A2596A">
        <w:rPr>
          <w:rFonts w:ascii="Times New Roman" w:eastAsia="Microsoft YaHei UI" w:hAnsi="Times New Roman" w:cs="Times New Roman"/>
          <w:lang w:eastAsia="zh-CN"/>
        </w:rPr>
        <w:t>波形</w:t>
      </w:r>
      <w:ins w:id="908" w:author="Qiao, Guan Lun (RC-CN DI FA ST&amp;PM SUP IT&amp;EDGE)" w:date="2022-02-07T15:27:00Z">
        <w:r w:rsidR="00AA0EC9">
          <w:rPr>
            <w:rFonts w:ascii="Times New Roman" w:eastAsia="Microsoft YaHei UI" w:hAnsi="Times New Roman" w:cs="Times New Roman" w:hint="eastAsia"/>
            <w:lang w:eastAsia="zh-CN"/>
          </w:rPr>
          <w:t>监测</w:t>
        </w:r>
      </w:ins>
      <w:del w:id="909" w:author="Qiao, Guan Lun (RC-CN DI FA ST&amp;PM SUP IT&amp;EDGE)" w:date="2022-02-07T15:27:00Z">
        <w:r w:rsidRPr="00A2596A" w:rsidDel="00AA0EC9">
          <w:rPr>
            <w:rFonts w:ascii="Times New Roman" w:eastAsia="Microsoft YaHei UI" w:hAnsi="Times New Roman" w:cs="Times New Roman"/>
            <w:lang w:eastAsia="zh-CN"/>
          </w:rPr>
          <w:delText>（传感器参数）</w:delText>
        </w:r>
      </w:del>
    </w:p>
    <w:p w14:paraId="74400602" w14:textId="51282182" w:rsidR="0038399E" w:rsidRPr="003504B7" w:rsidRDefault="002773FE" w:rsidP="0038399E">
      <w:pPr>
        <w:pStyle w:val="Num1"/>
        <w:numPr>
          <w:ilvl w:val="0"/>
          <w:numId w:val="0"/>
        </w:numPr>
        <w:ind w:left="284"/>
        <w:rPr>
          <w:ins w:id="910" w:author="Qiao, Guan Lun (RC-CN DI FA ST&amp;PM SUP IT&amp;EDGE)" w:date="2022-02-07T15:11:00Z"/>
          <w:rFonts w:ascii="Times New Roman" w:eastAsia="Microsoft YaHei UI" w:hAnsi="Times New Roman" w:cs="Times New Roman"/>
          <w:lang w:eastAsia="zh-CN"/>
        </w:rPr>
      </w:pPr>
      <w:ins w:id="911" w:author="Qiao, Guan Lun (RC-CN DI FA ST&amp;PM SUP IT&amp;EDGE)" w:date="2022-01-25T13:49:00Z">
        <w:r w:rsidRPr="00A2596A">
          <w:rPr>
            <w:rFonts w:ascii="Times New Roman" w:eastAsia="Microsoft YaHei UI" w:hAnsi="Times New Roman" w:cs="Times New Roman" w:hint="eastAsia"/>
            <w:lang w:eastAsia="zh-CN"/>
          </w:rPr>
          <w:t>链接：</w:t>
        </w:r>
      </w:ins>
      <w:ins w:id="912" w:author="Qiao, Guan Lun (RC-CN DI FA ST&amp;PM SUP IT&amp;EDGE)" w:date="2022-02-07T15:11:00Z">
        <w:r w:rsidR="003504B7" w:rsidRPr="003504B7">
          <w:rPr>
            <w:rFonts w:ascii="Times New Roman" w:eastAsia="Microsoft YaHei UI" w:hAnsi="Times New Roman" w:cs="Times New Roman"/>
            <w:lang w:eastAsia="zh-CN"/>
          </w:rPr>
          <w:fldChar w:fldCharType="begin"/>
        </w:r>
        <w:r w:rsidR="003504B7" w:rsidRPr="003504B7">
          <w:rPr>
            <w:rFonts w:ascii="Times New Roman" w:eastAsia="Microsoft YaHei UI" w:hAnsi="Times New Roman" w:cs="Times New Roman"/>
            <w:lang w:eastAsia="zh-CN"/>
          </w:rPr>
          <w:instrText xml:space="preserve"> HYPERLINK "https://www.bilibili.com/video/BV13541147cW?spm_id_from=333.999.0.0" </w:instrText>
        </w:r>
        <w:r w:rsidR="003504B7" w:rsidRPr="003504B7">
          <w:rPr>
            <w:rFonts w:ascii="Times New Roman" w:eastAsia="Microsoft YaHei UI" w:hAnsi="Times New Roman" w:cs="Times New Roman"/>
            <w:lang w:eastAsia="zh-CN"/>
          </w:rPr>
          <w:fldChar w:fldCharType="separate"/>
        </w:r>
        <w:r w:rsidR="003504B7" w:rsidRPr="003504B7">
          <w:rPr>
            <w:rStyle w:val="Hyperlink"/>
            <w:rFonts w:ascii="Times New Roman" w:eastAsia="Microsoft YaHei UI" w:hAnsi="Times New Roman" w:cs="Times New Roman"/>
            <w:color w:val="auto"/>
            <w:lang w:eastAsia="zh-CN"/>
            <w:rPrChange w:id="913" w:author="Qiao, Guan Lun (RC-CN DI FA ST&amp;PM SUP IT&amp;EDGE)" w:date="2022-02-07T15:11:00Z">
              <w:rPr>
                <w:rStyle w:val="Hyperlink"/>
                <w:rFonts w:ascii="Times New Roman" w:eastAsia="Microsoft YaHei UI" w:hAnsi="Times New Roman" w:cs="Times New Roman"/>
                <w:lang w:eastAsia="zh-CN"/>
              </w:rPr>
            </w:rPrChange>
          </w:rPr>
          <w:t>https://www.bilibili.com/video/BV13541147cW?spm_id_from=333.999.0.0</w:t>
        </w:r>
        <w:r w:rsidR="003504B7" w:rsidRPr="003504B7">
          <w:rPr>
            <w:rFonts w:ascii="Times New Roman" w:eastAsia="Microsoft YaHei UI" w:hAnsi="Times New Roman" w:cs="Times New Roman"/>
            <w:lang w:eastAsia="zh-CN"/>
          </w:rPr>
          <w:fldChar w:fldCharType="end"/>
        </w:r>
      </w:ins>
      <w:ins w:id="914" w:author="Sun, Qingyi (EXT) (RC-CN DI FA ST&amp;PM SUP IT&amp;EDGE)" w:date="2022-01-26T14:18:00Z">
        <w:del w:id="915" w:author="Qiao, Guan Lun (RC-CN DI FA ST&amp;PM SUP IT&amp;EDGE)" w:date="2022-02-07T15:11:00Z">
          <w:r w:rsidR="00DB3013" w:rsidRPr="003504B7" w:rsidDel="003504B7">
            <w:rPr>
              <w:rFonts w:ascii="Times New Roman" w:eastAsia="Microsoft YaHei UI" w:hAnsi="Times New Roman" w:cs="Times New Roman"/>
              <w:lang w:eastAsia="zh-CN"/>
            </w:rPr>
            <w:delText>Teams File</w:delText>
          </w:r>
        </w:del>
        <w:del w:id="916" w:author="Qiao, Guan Lun (RC-CN DI FA ST&amp;PM SUP IT&amp;EDGE)" w:date="2022-02-07T14:09:00Z">
          <w:r w:rsidR="00DB3013" w:rsidRPr="003504B7" w:rsidDel="00CB4E84">
            <w:rPr>
              <w:rFonts w:ascii="Times New Roman" w:eastAsia="Microsoft YaHei UI" w:hAnsi="Times New Roman" w:cs="Times New Roman"/>
              <w:lang w:eastAsia="zh-CN"/>
            </w:rPr>
            <w:delText xml:space="preserve">: </w:delText>
          </w:r>
        </w:del>
      </w:ins>
    </w:p>
    <w:p w14:paraId="02F110A0" w14:textId="196F9CEF" w:rsidR="003504B7" w:rsidRDefault="002312FB" w:rsidP="0038399E">
      <w:pPr>
        <w:pStyle w:val="Num1"/>
        <w:numPr>
          <w:ilvl w:val="0"/>
          <w:numId w:val="0"/>
        </w:numPr>
        <w:ind w:left="284"/>
        <w:rPr>
          <w:ins w:id="917" w:author="Qiao, Guan Lun (RC-CN DI FA ST&amp;PM SUP IT&amp;EDGE)" w:date="2022-02-07T15:25:00Z"/>
          <w:rFonts w:ascii="Times New Roman" w:eastAsia="Microsoft YaHei UI" w:hAnsi="Times New Roman" w:cs="Times New Roman"/>
          <w:lang w:eastAsia="zh-CN"/>
        </w:rPr>
      </w:pPr>
      <w:ins w:id="918" w:author="Qiao, Guan Lun (RC-CN DI FA ST&amp;PM SUP IT&amp;EDGE)" w:date="2022-02-07T15:13:00Z">
        <w:r w:rsidRPr="002312FB">
          <w:rPr>
            <w:rFonts w:ascii="Times New Roman" w:eastAsia="Microsoft YaHei UI" w:hAnsi="Times New Roman" w:cs="Times New Roman"/>
            <w:noProof/>
            <w:lang w:eastAsia="zh-CN"/>
          </w:rPr>
          <w:drawing>
            <wp:inline distT="0" distB="0" distL="0" distR="0" wp14:anchorId="13D9F1ED" wp14:editId="0685E5A3">
              <wp:extent cx="4718050" cy="248172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0558" cy="2483048"/>
                      </a:xfrm>
                      <a:prstGeom prst="rect">
                        <a:avLst/>
                      </a:prstGeom>
                    </pic:spPr>
                  </pic:pic>
                </a:graphicData>
              </a:graphic>
            </wp:inline>
          </w:drawing>
        </w:r>
      </w:ins>
    </w:p>
    <w:p w14:paraId="20B9B867" w14:textId="77777777" w:rsidR="002312FB" w:rsidRPr="00BC13F3" w:rsidRDefault="002312FB" w:rsidP="002312FB">
      <w:pPr>
        <w:pStyle w:val="Num1"/>
        <w:numPr>
          <w:ilvl w:val="0"/>
          <w:numId w:val="0"/>
        </w:numPr>
        <w:ind w:left="284"/>
        <w:rPr>
          <w:ins w:id="919" w:author="Qiao, Guan Lun (RC-CN DI FA ST&amp;PM SUP IT&amp;EDGE)" w:date="2022-02-07T15:13:00Z"/>
          <w:rFonts w:ascii="Times New Roman" w:eastAsia="Microsoft YaHei UI" w:hAnsi="Times New Roman" w:cs="Times New Roman"/>
          <w:highlight w:val="yellow"/>
          <w:lang w:eastAsia="zh-CN"/>
        </w:rPr>
      </w:pPr>
      <w:ins w:id="920" w:author="Qiao, Guan Lun (RC-CN DI FA ST&amp;PM SUP IT&amp;EDGE)" w:date="2022-02-07T15:13:00Z">
        <w:r w:rsidRPr="00BC13F3">
          <w:rPr>
            <w:rFonts w:ascii="Times New Roman" w:eastAsia="Microsoft YaHei UI" w:hAnsi="Times New Roman" w:cs="Times New Roman"/>
            <w:highlight w:val="yellow"/>
            <w:lang w:eastAsia="zh-CN"/>
          </w:rPr>
          <w:t>注：</w:t>
        </w:r>
      </w:ins>
    </w:p>
    <w:p w14:paraId="0FE4084F" w14:textId="1D5F8B2B" w:rsidR="002312FB" w:rsidRDefault="002312FB" w:rsidP="002312FB">
      <w:pPr>
        <w:pStyle w:val="Num1"/>
        <w:numPr>
          <w:ilvl w:val="0"/>
          <w:numId w:val="65"/>
        </w:numPr>
        <w:rPr>
          <w:ins w:id="921" w:author="Qiao, Guan Lun (RC-CN DI FA ST&amp;PM SUP IT&amp;EDGE)" w:date="2022-02-07T15:48:00Z"/>
          <w:rFonts w:ascii="Times New Roman" w:eastAsia="Microsoft YaHei UI" w:hAnsi="Times New Roman" w:cs="Times New Roman"/>
          <w:highlight w:val="yellow"/>
          <w:lang w:eastAsia="zh-CN"/>
        </w:rPr>
      </w:pPr>
      <w:ins w:id="922" w:author="Qiao, Guan Lun (RC-CN DI FA ST&amp;PM SUP IT&amp;EDGE)" w:date="2022-02-07T15:13:00Z">
        <w:r w:rsidRPr="00BC13F3">
          <w:rPr>
            <w:rFonts w:ascii="Times New Roman" w:eastAsia="Microsoft YaHei UI" w:hAnsi="Times New Roman" w:cs="Times New Roman"/>
            <w:highlight w:val="yellow"/>
            <w:lang w:eastAsia="zh-CN"/>
          </w:rPr>
          <w:t>可</w:t>
        </w:r>
        <w:r>
          <w:rPr>
            <w:rFonts w:ascii="Times New Roman" w:eastAsia="Microsoft YaHei UI" w:hAnsi="Times New Roman" w:cs="Times New Roman" w:hint="eastAsia"/>
            <w:highlight w:val="yellow"/>
            <w:lang w:eastAsia="zh-CN"/>
          </w:rPr>
          <w:t>参考</w:t>
        </w:r>
        <w:r w:rsidRPr="00BC13F3">
          <w:rPr>
            <w:rFonts w:ascii="Times New Roman" w:eastAsia="Microsoft YaHei UI" w:hAnsi="Times New Roman" w:cs="Times New Roman"/>
            <w:highlight w:val="yellow"/>
            <w:lang w:eastAsia="zh-CN"/>
          </w:rPr>
          <w:t>该部分资源的</w:t>
        </w:r>
      </w:ins>
      <w:ins w:id="923" w:author="Qiao, Guan Lun (RC-CN DI FA ST&amp;PM SUP IT&amp;EDGE)" w:date="2022-02-07T15:25:00Z">
        <w:r w:rsidR="006B3737">
          <w:rPr>
            <w:rFonts w:ascii="Times New Roman" w:eastAsia="Microsoft YaHei UI" w:hAnsi="Times New Roman" w:cs="Times New Roman" w:hint="eastAsia"/>
            <w:highlight w:val="yellow"/>
            <w:lang w:eastAsia="zh-CN"/>
          </w:rPr>
          <w:t>功能逻辑和</w:t>
        </w:r>
      </w:ins>
      <w:ins w:id="924" w:author="Qiao, Guan Lun (RC-CN DI FA ST&amp;PM SUP IT&amp;EDGE)" w:date="2022-02-07T15:13:00Z">
        <w:r>
          <w:rPr>
            <w:rFonts w:ascii="Times New Roman" w:eastAsia="Microsoft YaHei UI" w:hAnsi="Times New Roman" w:cs="Times New Roman" w:hint="eastAsia"/>
            <w:highlight w:val="yellow"/>
            <w:lang w:eastAsia="zh-CN"/>
          </w:rPr>
          <w:t>功能界面布局</w:t>
        </w:r>
        <w:r w:rsidRPr="00BC13F3">
          <w:rPr>
            <w:rFonts w:ascii="Times New Roman" w:eastAsia="Microsoft YaHei UI" w:hAnsi="Times New Roman" w:cs="Times New Roman"/>
            <w:highlight w:val="yellow"/>
            <w:lang w:eastAsia="zh-CN"/>
          </w:rPr>
          <w:t>进行</w:t>
        </w:r>
        <w:r w:rsidRPr="00BC13F3">
          <w:rPr>
            <w:rFonts w:ascii="Times New Roman" w:eastAsia="Microsoft YaHei UI" w:hAnsi="Times New Roman" w:cs="Times New Roman"/>
            <w:highlight w:val="yellow"/>
            <w:lang w:eastAsia="zh-CN"/>
          </w:rPr>
          <w:t>AGV APP</w:t>
        </w:r>
        <w:r w:rsidRPr="00BC13F3">
          <w:rPr>
            <w:rFonts w:ascii="Times New Roman" w:eastAsia="Microsoft YaHei UI" w:hAnsi="Times New Roman" w:cs="Times New Roman"/>
            <w:highlight w:val="yellow"/>
            <w:lang w:eastAsia="zh-CN"/>
          </w:rPr>
          <w:t>的开发</w:t>
        </w:r>
      </w:ins>
    </w:p>
    <w:p w14:paraId="756AB088" w14:textId="7C065D33" w:rsidR="00435C24" w:rsidRPr="004E7171" w:rsidRDefault="00435C24">
      <w:pPr>
        <w:pStyle w:val="Num1"/>
        <w:numPr>
          <w:ilvl w:val="0"/>
          <w:numId w:val="65"/>
        </w:numPr>
        <w:rPr>
          <w:ins w:id="925" w:author="Qiao, Guan Lun (RC-CN DI FA ST&amp;PM SUP IT&amp;EDGE)" w:date="2022-02-07T15:13:00Z"/>
          <w:rFonts w:ascii="Times New Roman" w:eastAsia="Microsoft YaHei UI" w:hAnsi="Times New Roman" w:cs="Times New Roman"/>
          <w:highlight w:val="yellow"/>
          <w:lang w:eastAsia="zh-CN"/>
        </w:rPr>
        <w:pPrChange w:id="926" w:author="Qiao, Guan Lun (RC-CN DI FA ST&amp;PM SUP IT&amp;EDGE)" w:date="2022-02-07T15:49:00Z">
          <w:pPr>
            <w:pStyle w:val="Num1"/>
            <w:numPr>
              <w:numId w:val="62"/>
            </w:numPr>
            <w:tabs>
              <w:tab w:val="clear" w:pos="284"/>
            </w:tabs>
            <w:ind w:left="644" w:hanging="360"/>
          </w:pPr>
        </w:pPrChange>
      </w:pPr>
      <w:ins w:id="927" w:author="Qiao, Guan Lun (RC-CN DI FA ST&amp;PM SUP IT&amp;EDGE)" w:date="2022-02-07T15:48:00Z">
        <w:r w:rsidRPr="00BC13F3">
          <w:rPr>
            <w:rFonts w:ascii="Times New Roman" w:eastAsia="Microsoft YaHei UI" w:hAnsi="Times New Roman" w:cs="Times New Roman" w:hint="eastAsia"/>
            <w:highlight w:val="yellow"/>
            <w:lang w:eastAsia="zh-CN"/>
          </w:rPr>
          <w:t>上述</w:t>
        </w:r>
        <w:r w:rsidR="004E7171">
          <w:rPr>
            <w:rFonts w:ascii="Times New Roman" w:eastAsia="Microsoft YaHei UI" w:hAnsi="Times New Roman" w:cs="Times New Roman" w:hint="eastAsia"/>
            <w:highlight w:val="yellow"/>
            <w:lang w:eastAsia="zh-CN"/>
          </w:rPr>
          <w:t>遥感控制、波形显示</w:t>
        </w:r>
      </w:ins>
      <w:ins w:id="928" w:author="Qiao, Guan Lun (RC-CN DI FA ST&amp;PM SUP IT&amp;EDGE)" w:date="2022-02-07T15:49:00Z">
        <w:r w:rsidR="004E7171">
          <w:rPr>
            <w:rFonts w:ascii="Times New Roman" w:eastAsia="Microsoft YaHei UI" w:hAnsi="Times New Roman" w:cs="Times New Roman" w:hint="eastAsia"/>
            <w:highlight w:val="yellow"/>
            <w:lang w:eastAsia="zh-CN"/>
          </w:rPr>
          <w:t>和</w:t>
        </w:r>
        <w:r w:rsidR="004E7171">
          <w:rPr>
            <w:rFonts w:ascii="Times New Roman" w:eastAsia="Microsoft YaHei UI" w:hAnsi="Times New Roman" w:cs="Times New Roman" w:hint="eastAsia"/>
            <w:highlight w:val="yellow"/>
            <w:lang w:eastAsia="zh-CN"/>
          </w:rPr>
          <w:t>A</w:t>
        </w:r>
        <w:r w:rsidR="004E7171">
          <w:rPr>
            <w:rFonts w:ascii="Times New Roman" w:eastAsia="Microsoft YaHei UI" w:hAnsi="Times New Roman" w:cs="Times New Roman"/>
            <w:highlight w:val="yellow"/>
            <w:lang w:eastAsia="zh-CN"/>
          </w:rPr>
          <w:t>GV</w:t>
        </w:r>
        <w:r w:rsidR="004E7171">
          <w:rPr>
            <w:rFonts w:ascii="Times New Roman" w:eastAsia="Microsoft YaHei UI" w:hAnsi="Times New Roman" w:cs="Times New Roman" w:hint="eastAsia"/>
            <w:highlight w:val="yellow"/>
            <w:lang w:eastAsia="zh-CN"/>
          </w:rPr>
          <w:t>控制</w:t>
        </w:r>
      </w:ins>
      <w:ins w:id="929" w:author="Qiao, Guan Lun (RC-CN DI FA ST&amp;PM SUP IT&amp;EDGE)" w:date="2022-02-07T15:48:00Z">
        <w:r w:rsidRPr="00BC13F3">
          <w:rPr>
            <w:rFonts w:ascii="Times New Roman" w:eastAsia="Microsoft YaHei UI" w:hAnsi="Times New Roman" w:cs="Times New Roman" w:hint="eastAsia"/>
            <w:highlight w:val="yellow"/>
            <w:lang w:eastAsia="zh-CN"/>
          </w:rPr>
          <w:t>功能</w:t>
        </w:r>
      </w:ins>
      <w:ins w:id="930" w:author="Qiao, Guan Lun (RC-CN DI FA ST&amp;PM SUP IT&amp;EDGE)" w:date="2022-02-07T15:49:00Z">
        <w:r w:rsidR="004E7171">
          <w:rPr>
            <w:rFonts w:ascii="Times New Roman" w:eastAsia="Microsoft YaHei UI" w:hAnsi="Times New Roman" w:cs="Times New Roman" w:hint="eastAsia"/>
            <w:highlight w:val="yellow"/>
            <w:lang w:eastAsia="zh-CN"/>
          </w:rPr>
          <w:t>界面</w:t>
        </w:r>
      </w:ins>
      <w:ins w:id="931" w:author="Qiao, Guan Lun (RC-CN DI FA ST&amp;PM SUP IT&amp;EDGE)" w:date="2022-02-07T15:48:00Z">
        <w:r w:rsidRPr="00BC13F3">
          <w:rPr>
            <w:rFonts w:ascii="Times New Roman" w:eastAsia="Microsoft YaHei UI" w:hAnsi="Times New Roman" w:cs="Times New Roman" w:hint="eastAsia"/>
            <w:highlight w:val="yellow"/>
            <w:lang w:eastAsia="zh-CN"/>
          </w:rPr>
          <w:t>和“</w:t>
        </w:r>
        <w:r w:rsidRPr="00BC13F3">
          <w:rPr>
            <w:rFonts w:ascii="Times New Roman" w:eastAsia="Microsoft YaHei UI" w:hAnsi="Times New Roman" w:cs="Times New Roman" w:hint="eastAsia"/>
            <w:highlight w:val="yellow"/>
            <w:lang w:eastAsia="zh-CN"/>
          </w:rPr>
          <w:t>3</w:t>
        </w:r>
        <w:r w:rsidRPr="00BC13F3">
          <w:rPr>
            <w:rFonts w:ascii="Times New Roman" w:eastAsia="Microsoft YaHei UI" w:hAnsi="Times New Roman" w:cs="Times New Roman"/>
            <w:highlight w:val="yellow"/>
            <w:lang w:eastAsia="zh-CN"/>
          </w:rPr>
          <w:t xml:space="preserve">.1 1 ROS Web Tools </w:t>
        </w:r>
        <w:r w:rsidRPr="00BC13F3">
          <w:rPr>
            <w:rFonts w:ascii="Times New Roman" w:eastAsia="Microsoft YaHei UI" w:hAnsi="Times New Roman" w:cs="Times New Roman"/>
            <w:highlight w:val="yellow"/>
            <w:lang w:eastAsia="zh-CN"/>
          </w:rPr>
          <w:t>开源</w:t>
        </w:r>
        <w:r w:rsidRPr="00BC13F3">
          <w:rPr>
            <w:rFonts w:ascii="Times New Roman" w:eastAsia="Microsoft YaHei UI" w:hAnsi="Times New Roman" w:cs="Times New Roman"/>
            <w:highlight w:val="yellow"/>
            <w:lang w:eastAsia="zh-CN"/>
          </w:rPr>
          <w:t xml:space="preserve"> HTML</w:t>
        </w:r>
        <w:r w:rsidRPr="00BC13F3">
          <w:rPr>
            <w:rFonts w:ascii="Times New Roman" w:eastAsia="Microsoft YaHei UI" w:hAnsi="Times New Roman" w:cs="Times New Roman"/>
            <w:highlight w:val="yellow"/>
            <w:lang w:eastAsia="zh-CN"/>
          </w:rPr>
          <w:t>网页</w:t>
        </w:r>
        <w:r w:rsidRPr="00BC13F3">
          <w:rPr>
            <w:rFonts w:ascii="Times New Roman" w:eastAsia="Microsoft YaHei UI" w:hAnsi="Times New Roman" w:cs="Times New Roman" w:hint="eastAsia"/>
            <w:highlight w:val="yellow"/>
            <w:lang w:eastAsia="zh-CN"/>
          </w:rPr>
          <w:t>”中的功能项有所重复，可重点参考</w:t>
        </w:r>
      </w:ins>
    </w:p>
    <w:p w14:paraId="14EA2950" w14:textId="0AB40EC5" w:rsidR="002312FB" w:rsidRPr="00A2596A" w:rsidDel="004B0EBC" w:rsidRDefault="002312FB" w:rsidP="0038399E">
      <w:pPr>
        <w:pStyle w:val="Num1"/>
        <w:numPr>
          <w:ilvl w:val="0"/>
          <w:numId w:val="0"/>
        </w:numPr>
        <w:ind w:left="284"/>
        <w:rPr>
          <w:del w:id="932" w:author="Qiao, Guan Lun (RC-CN DI FA ST&amp;PM SUP IT&amp;EDGE)" w:date="2022-02-07T15:27:00Z"/>
          <w:rFonts w:ascii="Times New Roman" w:eastAsia="Microsoft YaHei UI" w:hAnsi="Times New Roman" w:cs="Times New Roman"/>
          <w:lang w:eastAsia="zh-CN"/>
        </w:rPr>
      </w:pPr>
      <w:bookmarkStart w:id="933" w:name="_Toc95207387"/>
      <w:bookmarkStart w:id="934" w:name="_Toc96688754"/>
      <w:bookmarkEnd w:id="933"/>
      <w:bookmarkEnd w:id="934"/>
    </w:p>
    <w:p w14:paraId="286E81A8" w14:textId="4CE64608" w:rsidR="002311DB" w:rsidRPr="00A2596A" w:rsidRDefault="005129A6" w:rsidP="002311DB">
      <w:pPr>
        <w:pStyle w:val="Heading2"/>
        <w:rPr>
          <w:rFonts w:ascii="Times New Roman" w:eastAsia="Microsoft YaHei UI" w:hAnsi="Times New Roman" w:cs="Times New Roman"/>
          <w:lang w:eastAsia="zh-CN"/>
        </w:rPr>
      </w:pPr>
      <w:del w:id="935" w:author="Qiao, Guan Lun (RC-CN DI FA ST&amp;PM SUP IT&amp;EDGE)" w:date="2022-02-07T15:14:00Z">
        <w:r w:rsidRPr="00A2596A" w:rsidDel="00D617EF">
          <w:rPr>
            <w:rFonts w:ascii="Times New Roman" w:eastAsia="Microsoft YaHei UI" w:hAnsi="Times New Roman" w:cs="Times New Roman"/>
            <w:lang w:eastAsia="zh-CN"/>
          </w:rPr>
          <w:delText>现有</w:delText>
        </w:r>
      </w:del>
      <w:bookmarkStart w:id="936" w:name="_Toc96688755"/>
      <w:ins w:id="937" w:author="Qiao, Guan Lun (RC-CN DI FA ST&amp;PM SUP IT&amp;EDGE)" w:date="2022-02-07T15:03:00Z">
        <w:r w:rsidR="00255B3E">
          <w:rPr>
            <w:rFonts w:ascii="Times New Roman" w:eastAsia="Microsoft YaHei UI" w:hAnsi="Times New Roman" w:cs="Times New Roman" w:hint="eastAsia"/>
            <w:lang w:eastAsia="zh-CN"/>
          </w:rPr>
          <w:t>商用</w:t>
        </w:r>
      </w:ins>
      <w:del w:id="938" w:author="Qiao, Guan Lun (RC-CN DI FA ST&amp;PM SUP IT&amp;EDGE)" w:date="2022-02-07T15:03:00Z">
        <w:r w:rsidR="00F95309" w:rsidRPr="00A2596A" w:rsidDel="00255B3E">
          <w:rPr>
            <w:rFonts w:ascii="Times New Roman" w:eastAsia="Microsoft YaHei UI" w:hAnsi="Times New Roman" w:cs="Times New Roman"/>
            <w:lang w:eastAsia="zh-CN"/>
          </w:rPr>
          <w:delText>商业</w:delText>
        </w:r>
      </w:del>
      <w:ins w:id="939" w:author="Qiao, Guan Lun (RC-CN DI FA ST&amp;PM SUP IT&amp;EDGE)" w:date="2022-02-07T15:03:00Z">
        <w:r w:rsidR="00255B3E">
          <w:rPr>
            <w:rFonts w:ascii="Times New Roman" w:eastAsia="Microsoft YaHei UI" w:hAnsi="Times New Roman" w:cs="Times New Roman" w:hint="eastAsia"/>
            <w:lang w:eastAsia="zh-CN"/>
          </w:rPr>
          <w:t>A</w:t>
        </w:r>
        <w:r w:rsidR="00255B3E">
          <w:rPr>
            <w:rFonts w:ascii="Times New Roman" w:eastAsia="Microsoft YaHei UI" w:hAnsi="Times New Roman" w:cs="Times New Roman"/>
            <w:lang w:eastAsia="zh-CN"/>
          </w:rPr>
          <w:t xml:space="preserve">GV </w:t>
        </w:r>
      </w:ins>
      <w:del w:id="940" w:author="Qiao, Guan Lun (RC-CN DI FA ST&amp;PM SUP IT&amp;EDGE)" w:date="2022-02-07T15:03:00Z">
        <w:r w:rsidR="006A5454" w:rsidRPr="00A2596A" w:rsidDel="00255B3E">
          <w:rPr>
            <w:rFonts w:ascii="Times New Roman" w:eastAsia="Microsoft YaHei UI" w:hAnsi="Times New Roman" w:cs="Times New Roman"/>
            <w:lang w:eastAsia="zh-CN"/>
          </w:rPr>
          <w:delText>机器人</w:delText>
        </w:r>
      </w:del>
      <w:r w:rsidR="00602AE8" w:rsidRPr="00A2596A">
        <w:rPr>
          <w:rFonts w:ascii="Times New Roman" w:eastAsia="Microsoft YaHei UI" w:hAnsi="Times New Roman" w:cs="Times New Roman"/>
          <w:lang w:eastAsia="zh-CN"/>
        </w:rPr>
        <w:t>APP</w:t>
      </w:r>
      <w:r w:rsidR="00602AE8" w:rsidRPr="00A2596A">
        <w:rPr>
          <w:rFonts w:ascii="Times New Roman" w:eastAsia="Microsoft YaHei UI" w:hAnsi="Times New Roman" w:cs="Times New Roman"/>
          <w:lang w:eastAsia="zh-CN"/>
        </w:rPr>
        <w:t>功能</w:t>
      </w:r>
      <w:ins w:id="941" w:author="Qiao, Guan Lun (RC-CN DI FA ST&amp;PM SUP IT&amp;EDGE)" w:date="2022-02-07T15:14:00Z">
        <w:r w:rsidR="00D617EF">
          <w:rPr>
            <w:rFonts w:ascii="Times New Roman" w:eastAsia="Microsoft YaHei UI" w:hAnsi="Times New Roman" w:cs="Times New Roman" w:hint="eastAsia"/>
            <w:lang w:eastAsia="zh-CN"/>
          </w:rPr>
          <w:t>调研</w:t>
        </w:r>
      </w:ins>
      <w:bookmarkEnd w:id="936"/>
    </w:p>
    <w:p w14:paraId="5103CDFD" w14:textId="4C8F067A" w:rsidR="0097291D" w:rsidRPr="00255B3E" w:rsidDel="004B0EBC" w:rsidRDefault="0010459D">
      <w:pPr>
        <w:pStyle w:val="Num1"/>
        <w:numPr>
          <w:ilvl w:val="0"/>
          <w:numId w:val="63"/>
        </w:numPr>
        <w:rPr>
          <w:del w:id="942" w:author="Qiao, Guan Lun (RC-CN DI FA ST&amp;PM SUP IT&amp;EDGE)" w:date="2022-02-07T15:28:00Z"/>
          <w:rFonts w:ascii="Times New Roman" w:eastAsia="Microsoft YaHei UI" w:hAnsi="Times New Roman" w:cs="Times New Roman" w:hint="eastAsia"/>
          <w:lang w:eastAsia="zh-CN"/>
          <w:rPrChange w:id="943" w:author="Qiao, Guan Lun (RC-CN DI FA ST&amp;PM SUP IT&amp;EDGE)" w:date="2022-02-07T15:04:00Z">
            <w:rPr>
              <w:del w:id="944" w:author="Qiao, Guan Lun (RC-CN DI FA ST&amp;PM SUP IT&amp;EDGE)" w:date="2022-02-07T15:28:00Z"/>
              <w:rFonts w:hint="eastAsia"/>
              <w:lang w:eastAsia="zh-CN"/>
            </w:rPr>
          </w:rPrChange>
        </w:rPr>
        <w:pPrChange w:id="945" w:author="Qiao, Guan Lun (RC-CN DI FA ST&amp;PM SUP IT&amp;EDGE)" w:date="2022-02-07T15:04:00Z">
          <w:pPr>
            <w:pStyle w:val="Num1"/>
          </w:pPr>
        </w:pPrChange>
      </w:pPr>
      <w:r w:rsidRPr="00255B3E">
        <w:rPr>
          <w:rFonts w:ascii="Times New Roman" w:eastAsia="Microsoft YaHei UI" w:hAnsi="Times New Roman" w:cs="Times New Roman" w:hint="eastAsia"/>
          <w:lang w:eastAsia="zh-CN"/>
          <w:rPrChange w:id="946" w:author="Qiao, Guan Lun (RC-CN DI FA ST&amp;PM SUP IT&amp;EDGE)" w:date="2022-02-07T15:04:00Z">
            <w:rPr>
              <w:rFonts w:hint="eastAsia"/>
              <w:lang w:eastAsia="zh-CN"/>
            </w:rPr>
          </w:rPrChange>
        </w:rPr>
        <w:t>Starship</w:t>
      </w:r>
      <w:r w:rsidR="00970F7F" w:rsidRPr="00255B3E">
        <w:rPr>
          <w:rFonts w:ascii="Times New Roman" w:eastAsia="Microsoft YaHei UI" w:hAnsi="Times New Roman" w:cs="Times New Roman" w:hint="eastAsia"/>
          <w:lang w:eastAsia="zh-CN"/>
          <w:rPrChange w:id="947" w:author="Qiao, Guan Lun (RC-CN DI FA ST&amp;PM SUP IT&amp;EDGE)" w:date="2022-02-07T15:04:00Z">
            <w:rPr>
              <w:rFonts w:hint="eastAsia"/>
              <w:lang w:eastAsia="zh-CN"/>
            </w:rPr>
          </w:rPrChange>
        </w:rPr>
        <w:t xml:space="preserve"> Robot</w:t>
      </w:r>
    </w:p>
    <w:p w14:paraId="1F70574D" w14:textId="359CED01" w:rsidR="00A11F16" w:rsidRPr="004B0EBC" w:rsidDel="004B0EBC" w:rsidRDefault="0097291D">
      <w:pPr>
        <w:pStyle w:val="Num1"/>
        <w:numPr>
          <w:ilvl w:val="0"/>
          <w:numId w:val="63"/>
        </w:numPr>
        <w:rPr>
          <w:del w:id="948" w:author="Qiao, Guan Lun (RC-CN DI FA ST&amp;PM SUP IT&amp;EDGE)" w:date="2022-02-07T15:28:00Z"/>
          <w:rFonts w:ascii="Times New Roman" w:eastAsia="Microsoft YaHei UI" w:hAnsi="Times New Roman" w:cs="Times New Roman"/>
          <w:lang w:eastAsia="zh-CN"/>
        </w:rPr>
        <w:pPrChange w:id="949" w:author="Qiao, Guan Lun (RC-CN DI FA ST&amp;PM SUP IT&amp;EDGE)" w:date="2022-02-07T15:28:00Z">
          <w:pPr>
            <w:pStyle w:val="Num1"/>
            <w:numPr>
              <w:numId w:val="0"/>
            </w:numPr>
            <w:tabs>
              <w:tab w:val="clear" w:pos="284"/>
            </w:tabs>
            <w:ind w:left="0" w:firstLine="0"/>
          </w:pPr>
        </w:pPrChange>
      </w:pPr>
      <w:del w:id="950" w:author="Qiao, Guan Lun (RC-CN DI FA ST&amp;PM SUP IT&amp;EDGE)" w:date="2022-02-07T15:28:00Z">
        <w:r w:rsidRPr="00A2596A" w:rsidDel="004B0EBC">
          <w:rPr>
            <w:rFonts w:ascii="Times New Roman" w:eastAsia="Microsoft YaHei UI" w:hAnsi="Times New Roman" w:cs="Times New Roman"/>
            <w:noProof/>
          </w:rPr>
          <w:drawing>
            <wp:anchor distT="0" distB="0" distL="114300" distR="114300" simplePos="0" relativeHeight="251658247" behindDoc="0" locked="0" layoutInCell="1" allowOverlap="1" wp14:anchorId="174125E8" wp14:editId="118B0E48">
              <wp:simplePos x="0" y="0"/>
              <wp:positionH relativeFrom="column">
                <wp:posOffset>3122535</wp:posOffset>
              </wp:positionH>
              <wp:positionV relativeFrom="paragraph">
                <wp:posOffset>21327</wp:posOffset>
              </wp:positionV>
              <wp:extent cx="1698625" cy="24237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28099"/>
                      <a:stretch/>
                    </pic:blipFill>
                    <pic:spPr bwMode="auto">
                      <a:xfrm>
                        <a:off x="0" y="0"/>
                        <a:ext cx="1698625" cy="2423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A3B3A" w:rsidRPr="00A2596A" w:rsidDel="004B0EBC">
          <w:rPr>
            <w:rFonts w:ascii="Times New Roman" w:eastAsia="Microsoft YaHei UI" w:hAnsi="Times New Roman" w:cs="Times New Roman"/>
            <w:noProof/>
          </w:rPr>
          <w:drawing>
            <wp:anchor distT="0" distB="0" distL="114300" distR="114300" simplePos="0" relativeHeight="251658246" behindDoc="0" locked="0" layoutInCell="1" allowOverlap="1" wp14:anchorId="6FCCCA9E" wp14:editId="1EAF9A27">
              <wp:simplePos x="0" y="0"/>
              <wp:positionH relativeFrom="column">
                <wp:posOffset>189601</wp:posOffset>
              </wp:positionH>
              <wp:positionV relativeFrom="paragraph">
                <wp:posOffset>22069</wp:posOffset>
              </wp:positionV>
              <wp:extent cx="1952972" cy="244127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2972" cy="2441275"/>
                      </a:xfrm>
                      <a:prstGeom prst="rect">
                        <a:avLst/>
                      </a:prstGeom>
                    </pic:spPr>
                  </pic:pic>
                </a:graphicData>
              </a:graphic>
            </wp:anchor>
          </w:drawing>
        </w:r>
      </w:del>
    </w:p>
    <w:p w14:paraId="209370CE" w14:textId="603D0006" w:rsidR="00C461E9" w:rsidRPr="00A2596A" w:rsidDel="004B0EBC" w:rsidRDefault="00C461E9">
      <w:pPr>
        <w:pStyle w:val="Num1"/>
        <w:numPr>
          <w:ilvl w:val="0"/>
          <w:numId w:val="0"/>
        </w:numPr>
        <w:rPr>
          <w:del w:id="951" w:author="Qiao, Guan Lun (RC-CN DI FA ST&amp;PM SUP IT&amp;EDGE)" w:date="2022-02-07T15:28:00Z"/>
          <w:rFonts w:ascii="Times New Roman" w:eastAsia="Microsoft YaHei UI" w:hAnsi="Times New Roman" w:cs="Times New Roman"/>
          <w:lang w:eastAsia="zh-CN"/>
        </w:rPr>
      </w:pPr>
    </w:p>
    <w:p w14:paraId="3E525DA6" w14:textId="1F36DD05" w:rsidR="00C461E9" w:rsidRPr="00A2596A" w:rsidDel="004B0EBC" w:rsidRDefault="00C461E9">
      <w:pPr>
        <w:pStyle w:val="Num1"/>
        <w:numPr>
          <w:ilvl w:val="0"/>
          <w:numId w:val="0"/>
        </w:numPr>
        <w:rPr>
          <w:del w:id="952" w:author="Qiao, Guan Lun (RC-CN DI FA ST&amp;PM SUP IT&amp;EDGE)" w:date="2022-02-07T15:28:00Z"/>
          <w:rFonts w:ascii="Times New Roman" w:eastAsia="Microsoft YaHei UI" w:hAnsi="Times New Roman" w:cs="Times New Roman"/>
          <w:lang w:eastAsia="zh-CN"/>
        </w:rPr>
      </w:pPr>
    </w:p>
    <w:p w14:paraId="3AB72BFF" w14:textId="16C9BF71" w:rsidR="00C461E9" w:rsidRPr="00A2596A" w:rsidDel="004B0EBC" w:rsidRDefault="00C461E9">
      <w:pPr>
        <w:pStyle w:val="Num1"/>
        <w:numPr>
          <w:ilvl w:val="0"/>
          <w:numId w:val="0"/>
        </w:numPr>
        <w:rPr>
          <w:del w:id="953" w:author="Qiao, Guan Lun (RC-CN DI FA ST&amp;PM SUP IT&amp;EDGE)" w:date="2022-02-07T15:28:00Z"/>
          <w:rFonts w:ascii="Times New Roman" w:eastAsia="Microsoft YaHei UI" w:hAnsi="Times New Roman" w:cs="Times New Roman"/>
          <w:lang w:eastAsia="zh-CN"/>
        </w:rPr>
      </w:pPr>
    </w:p>
    <w:p w14:paraId="1DB5F01A" w14:textId="54C2157C" w:rsidR="00C461E9" w:rsidRPr="00A2596A" w:rsidDel="004B0EBC" w:rsidRDefault="00C461E9">
      <w:pPr>
        <w:pStyle w:val="Num1"/>
        <w:numPr>
          <w:ilvl w:val="0"/>
          <w:numId w:val="0"/>
        </w:numPr>
        <w:rPr>
          <w:del w:id="954" w:author="Qiao, Guan Lun (RC-CN DI FA ST&amp;PM SUP IT&amp;EDGE)" w:date="2022-02-07T15:28:00Z"/>
          <w:rFonts w:ascii="Times New Roman" w:eastAsia="Microsoft YaHei UI" w:hAnsi="Times New Roman" w:cs="Times New Roman"/>
          <w:lang w:eastAsia="zh-CN"/>
        </w:rPr>
      </w:pPr>
    </w:p>
    <w:p w14:paraId="60EDCBC3" w14:textId="34BF222B" w:rsidR="00C461E9" w:rsidRPr="00A2596A" w:rsidDel="004B0EBC" w:rsidRDefault="00C461E9">
      <w:pPr>
        <w:pStyle w:val="Num1"/>
        <w:numPr>
          <w:ilvl w:val="0"/>
          <w:numId w:val="0"/>
        </w:numPr>
        <w:rPr>
          <w:del w:id="955" w:author="Qiao, Guan Lun (RC-CN DI FA ST&amp;PM SUP IT&amp;EDGE)" w:date="2022-02-07T15:28:00Z"/>
          <w:rFonts w:ascii="Times New Roman" w:eastAsia="Microsoft YaHei UI" w:hAnsi="Times New Roman" w:cs="Times New Roman"/>
          <w:lang w:eastAsia="zh-CN"/>
        </w:rPr>
      </w:pPr>
    </w:p>
    <w:p w14:paraId="667B633E" w14:textId="238EA995" w:rsidR="00C461E9" w:rsidRPr="00A2596A" w:rsidDel="004B0EBC" w:rsidRDefault="00C461E9">
      <w:pPr>
        <w:pStyle w:val="Num1"/>
        <w:numPr>
          <w:ilvl w:val="0"/>
          <w:numId w:val="0"/>
        </w:numPr>
        <w:rPr>
          <w:del w:id="956" w:author="Qiao, Guan Lun (RC-CN DI FA ST&amp;PM SUP IT&amp;EDGE)" w:date="2022-02-07T15:28:00Z"/>
          <w:rFonts w:ascii="Times New Roman" w:eastAsia="Microsoft YaHei UI" w:hAnsi="Times New Roman" w:cs="Times New Roman"/>
          <w:lang w:eastAsia="zh-CN"/>
        </w:rPr>
      </w:pPr>
    </w:p>
    <w:p w14:paraId="7FCD4CB1" w14:textId="330C8A6D" w:rsidR="00C461E9" w:rsidRPr="00A2596A" w:rsidDel="004B0EBC" w:rsidRDefault="00C461E9">
      <w:pPr>
        <w:pStyle w:val="Num1"/>
        <w:numPr>
          <w:ilvl w:val="0"/>
          <w:numId w:val="0"/>
        </w:numPr>
        <w:rPr>
          <w:del w:id="957" w:author="Qiao, Guan Lun (RC-CN DI FA ST&amp;PM SUP IT&amp;EDGE)" w:date="2022-02-07T15:28:00Z"/>
          <w:rFonts w:ascii="Times New Roman" w:eastAsia="Microsoft YaHei UI" w:hAnsi="Times New Roman" w:cs="Times New Roman"/>
          <w:lang w:eastAsia="zh-CN"/>
        </w:rPr>
      </w:pPr>
    </w:p>
    <w:p w14:paraId="727698FB" w14:textId="03275483" w:rsidR="00C461E9" w:rsidRPr="00A2596A" w:rsidDel="004B0EBC" w:rsidRDefault="00C461E9">
      <w:pPr>
        <w:pStyle w:val="Num1"/>
        <w:numPr>
          <w:ilvl w:val="0"/>
          <w:numId w:val="0"/>
        </w:numPr>
        <w:rPr>
          <w:del w:id="958" w:author="Qiao, Guan Lun (RC-CN DI FA ST&amp;PM SUP IT&amp;EDGE)" w:date="2022-02-07T15:28:00Z"/>
          <w:rFonts w:ascii="Times New Roman" w:eastAsia="Microsoft YaHei UI" w:hAnsi="Times New Roman" w:cs="Times New Roman"/>
          <w:lang w:eastAsia="zh-CN"/>
        </w:rPr>
      </w:pPr>
    </w:p>
    <w:p w14:paraId="59A17824" w14:textId="3933AE83" w:rsidR="00C461E9" w:rsidRPr="00A2596A" w:rsidRDefault="00C461E9">
      <w:pPr>
        <w:pStyle w:val="Num1"/>
        <w:numPr>
          <w:ilvl w:val="0"/>
          <w:numId w:val="63"/>
        </w:numPr>
        <w:rPr>
          <w:rFonts w:ascii="Times New Roman" w:eastAsia="Microsoft YaHei UI" w:hAnsi="Times New Roman" w:cs="Times New Roman"/>
          <w:lang w:eastAsia="zh-CN"/>
        </w:rPr>
        <w:pPrChange w:id="959" w:author="Qiao, Guan Lun (RC-CN DI FA ST&amp;PM SUP IT&amp;EDGE)" w:date="2022-02-07T15:28:00Z">
          <w:pPr>
            <w:pStyle w:val="Num1"/>
            <w:numPr>
              <w:numId w:val="0"/>
            </w:numPr>
            <w:tabs>
              <w:tab w:val="clear" w:pos="284"/>
            </w:tabs>
            <w:ind w:left="0" w:firstLine="0"/>
          </w:pPr>
        </w:pPrChange>
      </w:pPr>
    </w:p>
    <w:p w14:paraId="164045AD" w14:textId="5F8636AB" w:rsidR="00C461E9" w:rsidRDefault="002773FE" w:rsidP="004B0EBC">
      <w:pPr>
        <w:pStyle w:val="Num1"/>
        <w:numPr>
          <w:ilvl w:val="0"/>
          <w:numId w:val="0"/>
        </w:numPr>
        <w:ind w:left="284"/>
        <w:rPr>
          <w:ins w:id="960" w:author="Qiao, Guan Lun (RC-CN DI FA ST&amp;PM SUP IT&amp;EDGE)" w:date="2022-02-07T15:28:00Z"/>
          <w:rFonts w:ascii="Times New Roman" w:eastAsia="Microsoft YaHei UI" w:hAnsi="Times New Roman" w:cs="Times New Roman"/>
          <w:lang w:eastAsia="zh-CN"/>
        </w:rPr>
      </w:pPr>
      <w:ins w:id="961" w:author="Qiao, Guan Lun (RC-CN DI FA ST&amp;PM SUP IT&amp;EDGE)" w:date="2022-01-25T13:49:00Z">
        <w:r w:rsidRPr="00A2596A">
          <w:rPr>
            <w:rFonts w:ascii="Times New Roman" w:eastAsia="Microsoft YaHei UI" w:hAnsi="Times New Roman" w:cs="Times New Roman" w:hint="eastAsia"/>
            <w:lang w:eastAsia="zh-CN"/>
          </w:rPr>
          <w:t>链接：</w:t>
        </w:r>
      </w:ins>
      <w:ins w:id="962" w:author="Sun, Qingyi (EXT) (RC-CN DI FA ST&amp;PM SUP IT&amp;EDGE)" w:date="2022-01-26T14:19:00Z">
        <w:r w:rsidR="006234A4" w:rsidRPr="004B0EBC">
          <w:rPr>
            <w:rFonts w:ascii="Times New Roman" w:eastAsia="Microsoft YaHei UI" w:hAnsi="Times New Roman" w:cs="Times New Roman"/>
            <w:lang w:eastAsia="zh-CN"/>
          </w:rPr>
          <w:fldChar w:fldCharType="begin"/>
        </w:r>
        <w:r w:rsidR="006234A4" w:rsidRPr="004B0EBC">
          <w:rPr>
            <w:rFonts w:ascii="Times New Roman" w:eastAsia="Microsoft YaHei UI" w:hAnsi="Times New Roman" w:cs="Times New Roman"/>
            <w:lang w:eastAsia="zh-CN"/>
          </w:rPr>
          <w:instrText xml:space="preserve"> HYPERLINK "https://www.starship.xyz/" </w:instrText>
        </w:r>
        <w:r w:rsidR="006234A4" w:rsidRPr="004B0EBC">
          <w:rPr>
            <w:rFonts w:ascii="Times New Roman" w:eastAsia="Microsoft YaHei UI" w:hAnsi="Times New Roman" w:cs="Times New Roman"/>
            <w:lang w:eastAsia="zh-CN"/>
          </w:rPr>
          <w:fldChar w:fldCharType="separate"/>
        </w:r>
        <w:r w:rsidR="006234A4" w:rsidRPr="004B0EBC">
          <w:rPr>
            <w:rStyle w:val="Hyperlink"/>
            <w:rFonts w:ascii="Times New Roman" w:eastAsia="Microsoft YaHei UI" w:hAnsi="Times New Roman" w:cs="Times New Roman"/>
            <w:color w:val="auto"/>
            <w:lang w:eastAsia="zh-CN"/>
            <w:rPrChange w:id="963" w:author="Qiao, Guan Lun (RC-CN DI FA ST&amp;PM SUP IT&amp;EDGE)" w:date="2022-02-07T15:27:00Z">
              <w:rPr>
                <w:rStyle w:val="Hyperlink"/>
                <w:rFonts w:ascii="Times New Roman" w:eastAsia="Microsoft YaHei UI" w:hAnsi="Times New Roman" w:cs="Times New Roman"/>
                <w:lang w:eastAsia="zh-CN"/>
              </w:rPr>
            </w:rPrChange>
          </w:rPr>
          <w:t>https://www.starship.xyz/</w:t>
        </w:r>
        <w:r w:rsidR="006234A4" w:rsidRPr="004B0EBC">
          <w:rPr>
            <w:rFonts w:ascii="Times New Roman" w:eastAsia="Microsoft YaHei UI" w:hAnsi="Times New Roman" w:cs="Times New Roman"/>
            <w:lang w:eastAsia="zh-CN"/>
          </w:rPr>
          <w:fldChar w:fldCharType="end"/>
        </w:r>
        <w:del w:id="964" w:author="Qiao, Guan Lun (RC-CN DI FA ST&amp;PM SUP IT&amp;EDGE)" w:date="2022-02-07T15:27:00Z">
          <w:r w:rsidR="006234A4" w:rsidRPr="00A2596A" w:rsidDel="004B0EBC">
            <w:rPr>
              <w:rFonts w:ascii="Times New Roman" w:eastAsia="Microsoft YaHei UI" w:hAnsi="Times New Roman" w:cs="Times New Roman"/>
              <w:lang w:eastAsia="zh-CN"/>
            </w:rPr>
            <w:delText xml:space="preserve"> </w:delText>
          </w:r>
        </w:del>
      </w:ins>
    </w:p>
    <w:p w14:paraId="3AEC23B9" w14:textId="0F258EF6" w:rsidR="004B0EBC" w:rsidRDefault="02CD2FB7" w:rsidP="00446BFE">
      <w:pPr>
        <w:pStyle w:val="Num1"/>
        <w:numPr>
          <w:ilvl w:val="0"/>
          <w:numId w:val="0"/>
        </w:numPr>
        <w:ind w:left="284"/>
        <w:jc w:val="center"/>
        <w:rPr>
          <w:ins w:id="965" w:author="Qiao, Guan Lun (RC-CN DI FA ST&amp;PM SUP IT&amp;EDGE)" w:date="2022-02-07T15:35:00Z"/>
          <w:rFonts w:ascii="Times New Roman" w:eastAsia="Microsoft YaHei UI" w:hAnsi="Times New Roman" w:cs="Times New Roman"/>
          <w:lang w:eastAsia="zh-CN"/>
        </w:rPr>
      </w:pPr>
      <w:ins w:id="966" w:author="Qiao, Guan Lun (RC-CN DI FA ST&amp;PM SUP IT&amp;EDGE)" w:date="2022-02-07T15:28:00Z">
        <w:r>
          <w:rPr>
            <w:noProof/>
          </w:rPr>
          <w:drawing>
            <wp:inline distT="0" distB="0" distL="0" distR="0" wp14:anchorId="500BFD39" wp14:editId="2B453986">
              <wp:extent cx="1952972" cy="24412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1952972" cy="2441275"/>
                      </a:xfrm>
                      <a:prstGeom prst="rect">
                        <a:avLst/>
                      </a:prstGeom>
                    </pic:spPr>
                  </pic:pic>
                </a:graphicData>
              </a:graphic>
            </wp:inline>
          </w:drawing>
        </w:r>
      </w:ins>
      <w:ins w:id="967" w:author="Qiao, Guan Lun (RC-CN DI FA ST&amp;PM SUP IT&amp;EDGE)" w:date="2022-02-07T15:33:00Z">
        <w:r w:rsidR="5A5513A6" w:rsidRPr="6AA6D67E">
          <w:rPr>
            <w:rFonts w:ascii="Times New Roman" w:eastAsia="Microsoft YaHei UI" w:hAnsi="Times New Roman" w:cs="Times New Roman"/>
            <w:lang w:eastAsia="zh-CN"/>
          </w:rPr>
          <w:t xml:space="preserve"> </w:t>
        </w:r>
      </w:ins>
      <w:ins w:id="968" w:author="Qiao, Guan Lun (RC-CN DI FA ST&amp;PM SUP IT&amp;EDGE)" w:date="2022-02-07T15:28:00Z">
        <w:r>
          <w:rPr>
            <w:noProof/>
          </w:rPr>
          <w:drawing>
            <wp:inline distT="0" distB="0" distL="0" distR="0" wp14:anchorId="73B36746" wp14:editId="6B157A66">
              <wp:extent cx="1698625" cy="24237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2">
                        <a:extLst>
                          <a:ext uri="{28A0092B-C50C-407E-A947-70E740481C1C}">
                            <a14:useLocalDpi xmlns:a14="http://schemas.microsoft.com/office/drawing/2010/main" val="0"/>
                          </a:ext>
                        </a:extLst>
                      </a:blip>
                      <a:srcRect b="28099"/>
                      <a:stretch>
                        <a:fillRect/>
                      </a:stretch>
                    </pic:blipFill>
                    <pic:spPr>
                      <a:xfrm>
                        <a:off x="0" y="0"/>
                        <a:ext cx="1698625" cy="2423795"/>
                      </a:xfrm>
                      <a:prstGeom prst="rect">
                        <a:avLst/>
                      </a:prstGeom>
                    </pic:spPr>
                  </pic:pic>
                </a:graphicData>
              </a:graphic>
            </wp:inline>
          </w:drawing>
        </w:r>
      </w:ins>
    </w:p>
    <w:p w14:paraId="2EEA39CD" w14:textId="7F561EBB" w:rsidR="004F6807" w:rsidRDefault="004F6807">
      <w:pPr>
        <w:pStyle w:val="Num1"/>
        <w:numPr>
          <w:ilvl w:val="0"/>
          <w:numId w:val="0"/>
        </w:numPr>
        <w:ind w:left="284"/>
        <w:jc w:val="center"/>
        <w:rPr>
          <w:ins w:id="969" w:author="Qiao, Guan Lun (RC-CN DI FA ST&amp;PM SUP IT&amp;EDGE)" w:date="2022-02-07T15:28:00Z"/>
          <w:rFonts w:ascii="Times New Roman" w:eastAsia="Microsoft YaHei UI" w:hAnsi="Times New Roman" w:cs="Times New Roman"/>
          <w:lang w:eastAsia="zh-CN"/>
        </w:rPr>
        <w:pPrChange w:id="970" w:author="Qiao, Guan Lun (RC-CN DI FA ST&amp;PM SUP IT&amp;EDGE)" w:date="2022-02-07T15:33:00Z">
          <w:pPr>
            <w:pStyle w:val="Num1"/>
            <w:numPr>
              <w:numId w:val="0"/>
            </w:numPr>
            <w:tabs>
              <w:tab w:val="clear" w:pos="284"/>
            </w:tabs>
            <w:ind w:left="0" w:firstLine="0"/>
          </w:pPr>
        </w:pPrChange>
      </w:pPr>
      <w:ins w:id="971" w:author="Qiao, Guan Lun (RC-CN DI FA ST&amp;PM SUP IT&amp;EDGE)" w:date="2022-02-07T15:35:00Z">
        <w:r>
          <w:rPr>
            <w:noProof/>
          </w:rPr>
          <w:drawing>
            <wp:inline distT="0" distB="0" distL="0" distR="0" wp14:anchorId="7D91321E" wp14:editId="48CC6DFD">
              <wp:extent cx="3740150" cy="190160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0150" cy="1901605"/>
                      </a:xfrm>
                      <a:prstGeom prst="rect">
                        <a:avLst/>
                      </a:prstGeom>
                    </pic:spPr>
                  </pic:pic>
                </a:graphicData>
              </a:graphic>
            </wp:inline>
          </w:drawing>
        </w:r>
      </w:ins>
    </w:p>
    <w:p w14:paraId="63720903" w14:textId="77777777" w:rsidR="004B0EBC" w:rsidRPr="00BC13F3" w:rsidRDefault="004B0EBC" w:rsidP="004B0EBC">
      <w:pPr>
        <w:pStyle w:val="Num1"/>
        <w:numPr>
          <w:ilvl w:val="0"/>
          <w:numId w:val="0"/>
        </w:numPr>
        <w:ind w:left="284"/>
        <w:rPr>
          <w:ins w:id="972" w:author="Qiao, Guan Lun (RC-CN DI FA ST&amp;PM SUP IT&amp;EDGE)" w:date="2022-02-07T15:28:00Z"/>
          <w:rFonts w:ascii="Times New Roman" w:eastAsia="Microsoft YaHei UI" w:hAnsi="Times New Roman" w:cs="Times New Roman"/>
          <w:highlight w:val="yellow"/>
          <w:lang w:eastAsia="zh-CN"/>
        </w:rPr>
      </w:pPr>
      <w:ins w:id="973" w:author="Qiao, Guan Lun (RC-CN DI FA ST&amp;PM SUP IT&amp;EDGE)" w:date="2022-02-07T15:28:00Z">
        <w:r w:rsidRPr="00BC13F3">
          <w:rPr>
            <w:rFonts w:ascii="Times New Roman" w:eastAsia="Microsoft YaHei UI" w:hAnsi="Times New Roman" w:cs="Times New Roman"/>
            <w:highlight w:val="yellow"/>
            <w:lang w:eastAsia="zh-CN"/>
          </w:rPr>
          <w:t>注：</w:t>
        </w:r>
      </w:ins>
    </w:p>
    <w:p w14:paraId="481F7F42" w14:textId="509C4B2E" w:rsidR="0046748B" w:rsidRDefault="004B0EBC" w:rsidP="0046748B">
      <w:pPr>
        <w:pStyle w:val="Num1"/>
        <w:numPr>
          <w:ilvl w:val="0"/>
          <w:numId w:val="67"/>
        </w:numPr>
        <w:rPr>
          <w:ins w:id="974" w:author="Qiao, Guan Lun (RC-CN DI FA ST&amp;PM SUP IT&amp;EDGE)" w:date="2022-02-07T15:49:00Z"/>
          <w:rFonts w:ascii="Times New Roman" w:eastAsia="Microsoft YaHei UI" w:hAnsi="Times New Roman" w:cs="Times New Roman"/>
          <w:highlight w:val="yellow"/>
          <w:lang w:eastAsia="zh-CN"/>
        </w:rPr>
      </w:pPr>
      <w:ins w:id="975" w:author="Qiao, Guan Lun (RC-CN DI FA ST&amp;PM SUP IT&amp;EDGE)" w:date="2022-02-07T15:28:00Z">
        <w:r w:rsidRPr="00BC13F3">
          <w:rPr>
            <w:rFonts w:ascii="Times New Roman" w:eastAsia="Microsoft YaHei UI" w:hAnsi="Times New Roman" w:cs="Times New Roman"/>
            <w:highlight w:val="yellow"/>
            <w:lang w:eastAsia="zh-CN"/>
          </w:rPr>
          <w:t>可</w:t>
        </w:r>
        <w:r>
          <w:rPr>
            <w:rFonts w:ascii="Times New Roman" w:eastAsia="Microsoft YaHei UI" w:hAnsi="Times New Roman" w:cs="Times New Roman" w:hint="eastAsia"/>
            <w:highlight w:val="yellow"/>
            <w:lang w:eastAsia="zh-CN"/>
          </w:rPr>
          <w:t>参考</w:t>
        </w:r>
        <w:r w:rsidRPr="00BC13F3">
          <w:rPr>
            <w:rFonts w:ascii="Times New Roman" w:eastAsia="Microsoft YaHei UI" w:hAnsi="Times New Roman" w:cs="Times New Roman"/>
            <w:highlight w:val="yellow"/>
            <w:lang w:eastAsia="zh-CN"/>
          </w:rPr>
          <w:t>该部分资源的</w:t>
        </w:r>
        <w:r>
          <w:rPr>
            <w:rFonts w:ascii="Times New Roman" w:eastAsia="Microsoft YaHei UI" w:hAnsi="Times New Roman" w:cs="Times New Roman" w:hint="eastAsia"/>
            <w:highlight w:val="yellow"/>
            <w:lang w:eastAsia="zh-CN"/>
          </w:rPr>
          <w:t>功能逻辑</w:t>
        </w:r>
        <w:r w:rsidRPr="00BC13F3">
          <w:rPr>
            <w:rFonts w:ascii="Times New Roman" w:eastAsia="Microsoft YaHei UI" w:hAnsi="Times New Roman" w:cs="Times New Roman"/>
            <w:highlight w:val="yellow"/>
            <w:lang w:eastAsia="zh-CN"/>
          </w:rPr>
          <w:t>进行</w:t>
        </w:r>
      </w:ins>
      <w:ins w:id="976" w:author="Qiao, Guan Lun (RC-CN DI FA ST&amp;PM SUP IT&amp;EDGE)" w:date="2022-02-07T15:30:00Z">
        <w:r w:rsidR="00845E02">
          <w:rPr>
            <w:rFonts w:ascii="Times New Roman" w:eastAsia="Microsoft YaHei UI" w:hAnsi="Times New Roman" w:cs="Times New Roman" w:hint="eastAsia"/>
            <w:highlight w:val="yellow"/>
            <w:lang w:eastAsia="zh-CN"/>
          </w:rPr>
          <w:t>Drink</w:t>
        </w:r>
        <w:r w:rsidR="00845E02">
          <w:rPr>
            <w:rFonts w:ascii="Times New Roman" w:eastAsia="Microsoft YaHei UI" w:hAnsi="Times New Roman" w:cs="Times New Roman"/>
            <w:highlight w:val="yellow"/>
            <w:lang w:eastAsia="zh-CN"/>
          </w:rPr>
          <w:t xml:space="preserve"> Pick &amp; Place</w:t>
        </w:r>
        <w:r w:rsidR="00845E02">
          <w:rPr>
            <w:rFonts w:ascii="Times New Roman" w:eastAsia="Microsoft YaHei UI" w:hAnsi="Times New Roman" w:cs="Times New Roman" w:hint="eastAsia"/>
            <w:highlight w:val="yellow"/>
            <w:lang w:eastAsia="zh-CN"/>
          </w:rPr>
          <w:t>部分功能</w:t>
        </w:r>
      </w:ins>
      <w:ins w:id="977" w:author="Qiao, Guan Lun (RC-CN DI FA ST&amp;PM SUP IT&amp;EDGE)" w:date="2022-02-07T15:28:00Z">
        <w:r w:rsidRPr="00BC13F3">
          <w:rPr>
            <w:rFonts w:ascii="Times New Roman" w:eastAsia="Microsoft YaHei UI" w:hAnsi="Times New Roman" w:cs="Times New Roman"/>
            <w:highlight w:val="yellow"/>
            <w:lang w:eastAsia="zh-CN"/>
          </w:rPr>
          <w:t>的开发</w:t>
        </w:r>
      </w:ins>
      <w:ins w:id="978" w:author="Qiao, Guan Lun (RC-CN DI FA ST&amp;PM SUP IT&amp;EDGE)" w:date="2022-02-07T15:49:00Z">
        <w:r w:rsidR="0046748B">
          <w:rPr>
            <w:rFonts w:ascii="Times New Roman" w:eastAsia="Microsoft YaHei UI" w:hAnsi="Times New Roman" w:cs="Times New Roman" w:hint="eastAsia"/>
            <w:highlight w:val="yellow"/>
            <w:lang w:eastAsia="zh-CN"/>
          </w:rPr>
          <w:t>，包含了</w:t>
        </w:r>
      </w:ins>
      <w:ins w:id="979" w:author="Qiao, Guan Lun (RC-CN DI FA ST&amp;PM SUP IT&amp;EDGE)" w:date="2022-02-07T15:50:00Z">
        <w:r w:rsidR="00030DE2">
          <w:rPr>
            <w:rFonts w:ascii="Times New Roman" w:eastAsia="Microsoft YaHei UI" w:hAnsi="Times New Roman" w:cs="Times New Roman" w:hint="eastAsia"/>
            <w:highlight w:val="yellow"/>
            <w:lang w:eastAsia="zh-CN"/>
          </w:rPr>
          <w:t>以下几部分关键功能</w:t>
        </w:r>
      </w:ins>
    </w:p>
    <w:p w14:paraId="55AB3D01" w14:textId="26AC237B" w:rsidR="0046748B" w:rsidRDefault="0046748B" w:rsidP="0046748B">
      <w:pPr>
        <w:pStyle w:val="Num1"/>
        <w:numPr>
          <w:ilvl w:val="0"/>
          <w:numId w:val="69"/>
        </w:numPr>
        <w:rPr>
          <w:ins w:id="980" w:author="Qiao, Guan Lun (RC-CN DI FA ST&amp;PM SUP IT&amp;EDGE)" w:date="2022-02-07T15:49:00Z"/>
          <w:rFonts w:ascii="Times New Roman" w:eastAsia="Microsoft YaHei UI" w:hAnsi="Times New Roman" w:cs="Times New Roman"/>
          <w:highlight w:val="yellow"/>
          <w:lang w:eastAsia="zh-CN"/>
        </w:rPr>
      </w:pPr>
      <w:ins w:id="981" w:author="Qiao, Guan Lun (RC-CN DI FA ST&amp;PM SUP IT&amp;EDGE)" w:date="2022-02-07T15:49:00Z">
        <w:r>
          <w:rPr>
            <w:rFonts w:ascii="Times New Roman" w:eastAsia="Microsoft YaHei UI" w:hAnsi="Times New Roman" w:cs="Times New Roman" w:hint="eastAsia"/>
            <w:highlight w:val="yellow"/>
            <w:lang w:eastAsia="zh-CN"/>
          </w:rPr>
          <w:t>订单下单</w:t>
        </w:r>
      </w:ins>
      <w:ins w:id="982" w:author="Qiao, Guan Lun (RC-CN DI FA ST&amp;PM SUP IT&amp;EDGE)" w:date="2022-02-07T15:50:00Z">
        <w:r>
          <w:rPr>
            <w:rFonts w:ascii="Times New Roman" w:eastAsia="Microsoft YaHei UI" w:hAnsi="Times New Roman" w:cs="Times New Roman" w:hint="eastAsia"/>
            <w:highlight w:val="yellow"/>
            <w:lang w:eastAsia="zh-CN"/>
          </w:rPr>
          <w:t>、取消</w:t>
        </w:r>
      </w:ins>
    </w:p>
    <w:p w14:paraId="2C7D21CA" w14:textId="6698C532" w:rsidR="004B0EBC" w:rsidRDefault="0046748B" w:rsidP="0046748B">
      <w:pPr>
        <w:pStyle w:val="Num1"/>
        <w:numPr>
          <w:ilvl w:val="0"/>
          <w:numId w:val="69"/>
        </w:numPr>
        <w:rPr>
          <w:ins w:id="983" w:author="Qiao, Guan Lun (RC-CN DI FA ST&amp;PM SUP IT&amp;EDGE)" w:date="2022-02-07T15:50:00Z"/>
          <w:rFonts w:ascii="Times New Roman" w:eastAsia="Microsoft YaHei UI" w:hAnsi="Times New Roman" w:cs="Times New Roman"/>
          <w:highlight w:val="yellow"/>
          <w:lang w:eastAsia="zh-CN"/>
        </w:rPr>
      </w:pPr>
      <w:ins w:id="984" w:author="Qiao, Guan Lun (RC-CN DI FA ST&amp;PM SUP IT&amp;EDGE)" w:date="2022-02-07T15:49:00Z">
        <w:r>
          <w:rPr>
            <w:rFonts w:ascii="Times New Roman" w:eastAsia="Microsoft YaHei UI" w:hAnsi="Times New Roman" w:cs="Times New Roman" w:hint="eastAsia"/>
            <w:highlight w:val="yellow"/>
            <w:lang w:eastAsia="zh-CN"/>
          </w:rPr>
          <w:t>订单</w:t>
        </w:r>
      </w:ins>
      <w:ins w:id="985" w:author="Qiao, Guan Lun (RC-CN DI FA ST&amp;PM SUP IT&amp;EDGE)" w:date="2022-02-07T15:50:00Z">
        <w:r>
          <w:rPr>
            <w:rFonts w:ascii="Times New Roman" w:eastAsia="Microsoft YaHei UI" w:hAnsi="Times New Roman" w:cs="Times New Roman" w:hint="eastAsia"/>
            <w:highlight w:val="yellow"/>
            <w:lang w:eastAsia="zh-CN"/>
          </w:rPr>
          <w:t>信息生成</w:t>
        </w:r>
      </w:ins>
    </w:p>
    <w:p w14:paraId="0DD1EF3A" w14:textId="1D95B0DD" w:rsidR="0046748B" w:rsidRDefault="00030DE2" w:rsidP="0046748B">
      <w:pPr>
        <w:pStyle w:val="Num1"/>
        <w:numPr>
          <w:ilvl w:val="0"/>
          <w:numId w:val="69"/>
        </w:numPr>
        <w:rPr>
          <w:ins w:id="986" w:author="Qiao, Guan Lun (RC-CN DI FA ST&amp;PM SUP IT&amp;EDGE)" w:date="2022-02-07T15:50:00Z"/>
          <w:rFonts w:ascii="Times New Roman" w:eastAsia="Microsoft YaHei UI" w:hAnsi="Times New Roman" w:cs="Times New Roman"/>
          <w:highlight w:val="yellow"/>
          <w:lang w:eastAsia="zh-CN"/>
        </w:rPr>
      </w:pPr>
      <w:ins w:id="987" w:author="Qiao, Guan Lun (RC-CN DI FA ST&amp;PM SUP IT&amp;EDGE)" w:date="2022-02-07T15:50:00Z">
        <w:r>
          <w:rPr>
            <w:rFonts w:ascii="Times New Roman" w:eastAsia="Microsoft YaHei UI" w:hAnsi="Times New Roman" w:cs="Times New Roman" w:hint="eastAsia"/>
            <w:highlight w:val="yellow"/>
            <w:lang w:eastAsia="zh-CN"/>
          </w:rPr>
          <w:t>A</w:t>
        </w:r>
        <w:r>
          <w:rPr>
            <w:rFonts w:ascii="Times New Roman" w:eastAsia="Microsoft YaHei UI" w:hAnsi="Times New Roman" w:cs="Times New Roman"/>
            <w:highlight w:val="yellow"/>
            <w:lang w:eastAsia="zh-CN"/>
          </w:rPr>
          <w:t>GV</w:t>
        </w:r>
        <w:r>
          <w:rPr>
            <w:rFonts w:ascii="Times New Roman" w:eastAsia="Microsoft YaHei UI" w:hAnsi="Times New Roman" w:cs="Times New Roman" w:hint="eastAsia"/>
            <w:highlight w:val="yellow"/>
            <w:lang w:eastAsia="zh-CN"/>
          </w:rPr>
          <w:t>路径追踪</w:t>
        </w:r>
      </w:ins>
    </w:p>
    <w:p w14:paraId="5028E006" w14:textId="3D197AB3" w:rsidR="00855814" w:rsidRPr="00957E74" w:rsidRDefault="00030DE2">
      <w:pPr>
        <w:pStyle w:val="Num1"/>
        <w:numPr>
          <w:ilvl w:val="0"/>
          <w:numId w:val="69"/>
        </w:numPr>
        <w:rPr>
          <w:rFonts w:ascii="Times New Roman" w:eastAsia="Microsoft YaHei UI" w:hAnsi="Times New Roman" w:cs="Times New Roman"/>
          <w:highlight w:val="yellow"/>
          <w:lang w:eastAsia="zh-CN"/>
          <w:rPrChange w:id="988" w:author="Qiao, Guan Lun (RC-CN DI FA ST&amp;PM SUP IT&amp;EDGE)" w:date="2022-02-07T15:58:00Z">
            <w:rPr>
              <w:rFonts w:ascii="Times New Roman" w:eastAsia="Microsoft YaHei UI" w:hAnsi="Times New Roman" w:cs="Times New Roman"/>
              <w:lang w:eastAsia="zh-CN"/>
            </w:rPr>
          </w:rPrChange>
        </w:rPr>
        <w:pPrChange w:id="989" w:author="Qiao, Guan Lun (RC-CN DI FA ST&amp;PM SUP IT&amp;EDGE)" w:date="2022-02-07T15:58:00Z">
          <w:pPr>
            <w:pStyle w:val="Num1"/>
            <w:numPr>
              <w:numId w:val="0"/>
            </w:numPr>
            <w:tabs>
              <w:tab w:val="clear" w:pos="284"/>
            </w:tabs>
            <w:ind w:left="0" w:firstLine="0"/>
          </w:pPr>
        </w:pPrChange>
      </w:pPr>
      <w:ins w:id="990" w:author="Qiao, Guan Lun (RC-CN DI FA ST&amp;PM SUP IT&amp;EDGE)" w:date="2022-02-07T15:50:00Z">
        <w:r>
          <w:rPr>
            <w:rFonts w:ascii="Times New Roman" w:eastAsia="Microsoft YaHei UI" w:hAnsi="Times New Roman" w:cs="Times New Roman" w:hint="eastAsia"/>
            <w:highlight w:val="yellow"/>
            <w:lang w:eastAsia="zh-CN"/>
          </w:rPr>
          <w:t>订单完成确认</w:t>
        </w:r>
      </w:ins>
    </w:p>
    <w:p w14:paraId="0E01531A" w14:textId="350FEB6B" w:rsidR="00116520" w:rsidRPr="00A2596A" w:rsidRDefault="00116520" w:rsidP="00116520">
      <w:pPr>
        <w:pStyle w:val="Heading2"/>
        <w:rPr>
          <w:ins w:id="991" w:author="Qiao, Guan Lun (RC-CN DI FA ST&amp;PM SUP IT&amp;EDGE)" w:date="2022-02-07T15:03:00Z"/>
          <w:rFonts w:ascii="Times New Roman" w:eastAsia="Microsoft YaHei UI" w:hAnsi="Times New Roman" w:cs="Times New Roman"/>
          <w:lang w:eastAsia="zh-CN"/>
        </w:rPr>
      </w:pPr>
      <w:bookmarkStart w:id="992" w:name="_Toc96688756"/>
      <w:ins w:id="993" w:author="Qiao, Guan Lun (RC-CN DI FA ST&amp;PM SUP IT&amp;EDGE)" w:date="2022-02-07T15:03:00Z">
        <w:r w:rsidRPr="00A2596A">
          <w:rPr>
            <w:rFonts w:ascii="Times New Roman" w:eastAsia="Microsoft YaHei UI" w:hAnsi="Times New Roman" w:cs="Times New Roman"/>
            <w:lang w:eastAsia="zh-CN"/>
          </w:rPr>
          <w:t xml:space="preserve">AGV APP </w:t>
        </w:r>
        <w:r w:rsidRPr="00A2596A">
          <w:rPr>
            <w:rFonts w:ascii="Times New Roman" w:eastAsia="Microsoft YaHei UI" w:hAnsi="Times New Roman" w:cs="Times New Roman"/>
            <w:lang w:eastAsia="zh-CN"/>
          </w:rPr>
          <w:t>功能</w:t>
        </w:r>
      </w:ins>
      <w:ins w:id="994" w:author="Qiao, Guan Lun (RC-CN DI FA ST&amp;PM SUP IT&amp;EDGE)" w:date="2022-02-07T15:13:00Z">
        <w:r w:rsidR="000D6663">
          <w:rPr>
            <w:rFonts w:ascii="Times New Roman" w:eastAsia="Microsoft YaHei UI" w:hAnsi="Times New Roman" w:cs="Times New Roman" w:hint="eastAsia"/>
            <w:lang w:eastAsia="zh-CN"/>
          </w:rPr>
          <w:t>规划</w:t>
        </w:r>
      </w:ins>
      <w:bookmarkEnd w:id="992"/>
    </w:p>
    <w:p w14:paraId="1F6A1723" w14:textId="7A46E856" w:rsidR="00244151" w:rsidRDefault="00244151">
      <w:pPr>
        <w:spacing w:after="130"/>
        <w:jc w:val="both"/>
        <w:rPr>
          <w:ins w:id="995" w:author="Qiao, Guan Lun (RC-CN DI FA ST&amp;PM SUP IT&amp;EDGE)" w:date="2022-02-07T16:00:00Z"/>
          <w:rFonts w:ascii="Times New Roman" w:eastAsia="Microsoft YaHei UI" w:hAnsi="Times New Roman" w:cs="Times New Roman"/>
          <w:color w:val="000000" w:themeColor="text1"/>
          <w:lang w:eastAsia="zh-CN"/>
        </w:rPr>
      </w:pPr>
      <w:ins w:id="996" w:author="Qiao, Guan Lun (RC-CN DI FA ST&amp;PM SUP IT&amp;EDGE)" w:date="2022-02-07T15:51:00Z">
        <w:r>
          <w:rPr>
            <w:rFonts w:ascii="Times New Roman" w:eastAsia="Microsoft YaHei UI" w:hAnsi="Times New Roman" w:cs="Times New Roman" w:hint="eastAsia"/>
            <w:color w:val="000000" w:themeColor="text1"/>
            <w:lang w:eastAsia="zh-CN"/>
          </w:rPr>
          <w:t>从</w:t>
        </w:r>
        <w:r w:rsidR="007F6519">
          <w:rPr>
            <w:rFonts w:ascii="Times New Roman" w:eastAsia="Microsoft YaHei UI" w:hAnsi="Times New Roman" w:cs="Times New Roman" w:hint="eastAsia"/>
            <w:color w:val="000000" w:themeColor="text1"/>
            <w:lang w:eastAsia="zh-CN"/>
          </w:rPr>
          <w:t>功能界面、开发紧急程度、</w:t>
        </w:r>
      </w:ins>
      <w:ins w:id="997" w:author="Qiao, Guan Lun (RC-CN DI FA ST&amp;PM SUP IT&amp;EDGE)" w:date="2022-02-07T16:00:00Z">
        <w:r w:rsidR="00B161FE">
          <w:rPr>
            <w:rFonts w:ascii="Times New Roman" w:eastAsia="Microsoft YaHei UI" w:hAnsi="Times New Roman" w:cs="Times New Roman" w:hint="eastAsia"/>
            <w:color w:val="000000" w:themeColor="text1"/>
            <w:lang w:eastAsia="zh-CN"/>
          </w:rPr>
          <w:t>功能开发资源、</w:t>
        </w:r>
      </w:ins>
      <w:ins w:id="998" w:author="Qiao, Guan Lun (RC-CN DI FA ST&amp;PM SUP IT&amp;EDGE)" w:date="2022-02-07T15:52:00Z">
        <w:r w:rsidR="00B6310F">
          <w:rPr>
            <w:rFonts w:ascii="Times New Roman" w:eastAsia="Microsoft YaHei UI" w:hAnsi="Times New Roman" w:cs="Times New Roman" w:hint="eastAsia"/>
            <w:color w:val="000000" w:themeColor="text1"/>
            <w:lang w:eastAsia="zh-CN"/>
          </w:rPr>
          <w:t>功能操作</w:t>
        </w:r>
      </w:ins>
      <w:ins w:id="999" w:author="Qiao, Guan Lun (RC-CN DI FA ST&amp;PM SUP IT&amp;EDGE)" w:date="2022-02-07T15:51:00Z">
        <w:r w:rsidR="007F6519">
          <w:rPr>
            <w:rFonts w:ascii="Times New Roman" w:eastAsia="Microsoft YaHei UI" w:hAnsi="Times New Roman" w:cs="Times New Roman" w:hint="eastAsia"/>
            <w:color w:val="000000" w:themeColor="text1"/>
            <w:lang w:eastAsia="zh-CN"/>
          </w:rPr>
          <w:t>权限、</w:t>
        </w:r>
      </w:ins>
      <w:ins w:id="1000" w:author="Qiao, Guan Lun (RC-CN DI FA ST&amp;PM SUP IT&amp;EDGE)" w:date="2022-02-07T15:56:00Z">
        <w:r w:rsidR="00FD33C7">
          <w:rPr>
            <w:rFonts w:ascii="Times New Roman" w:eastAsia="Microsoft YaHei UI" w:hAnsi="Times New Roman" w:cs="Times New Roman" w:hint="eastAsia"/>
            <w:color w:val="000000" w:themeColor="text1"/>
            <w:lang w:eastAsia="zh-CN"/>
          </w:rPr>
          <w:t>A</w:t>
        </w:r>
        <w:r w:rsidR="00FD33C7">
          <w:rPr>
            <w:rFonts w:ascii="Times New Roman" w:eastAsia="Microsoft YaHei UI" w:hAnsi="Times New Roman" w:cs="Times New Roman"/>
            <w:color w:val="000000" w:themeColor="text1"/>
            <w:lang w:eastAsia="zh-CN"/>
          </w:rPr>
          <w:t>GV</w:t>
        </w:r>
      </w:ins>
      <w:ins w:id="1001" w:author="Qiao, Guan Lun (RC-CN DI FA ST&amp;PM SUP IT&amp;EDGE)" w:date="2022-02-07T15:59:00Z">
        <w:r w:rsidR="00861673">
          <w:rPr>
            <w:rFonts w:ascii="Times New Roman" w:eastAsia="Microsoft YaHei UI" w:hAnsi="Times New Roman" w:cs="Times New Roman" w:hint="eastAsia"/>
            <w:color w:val="000000" w:themeColor="text1"/>
            <w:lang w:eastAsia="zh-CN"/>
          </w:rPr>
          <w:t>控制</w:t>
        </w:r>
      </w:ins>
      <w:ins w:id="1002" w:author="Qiao, Guan Lun (RC-CN DI FA ST&amp;PM SUP IT&amp;EDGE)" w:date="2022-02-07T15:56:00Z">
        <w:r w:rsidR="00FD33C7">
          <w:rPr>
            <w:rFonts w:ascii="Times New Roman" w:eastAsia="Microsoft YaHei UI" w:hAnsi="Times New Roman" w:cs="Times New Roman" w:hint="eastAsia"/>
            <w:color w:val="000000" w:themeColor="text1"/>
            <w:lang w:eastAsia="zh-CN"/>
          </w:rPr>
          <w:t>操作顺序</w:t>
        </w:r>
      </w:ins>
      <w:ins w:id="1003" w:author="Qiao, Guan Lun (RC-CN DI FA ST&amp;PM SUP IT&amp;EDGE)" w:date="2022-02-07T15:57:00Z">
        <w:r w:rsidR="00FD33C7">
          <w:rPr>
            <w:rFonts w:ascii="Times New Roman" w:eastAsia="Microsoft YaHei UI" w:hAnsi="Times New Roman" w:cs="Times New Roman" w:hint="eastAsia"/>
            <w:color w:val="000000" w:themeColor="text1"/>
            <w:lang w:eastAsia="zh-CN"/>
          </w:rPr>
          <w:t>等维度对</w:t>
        </w:r>
        <w:r w:rsidR="00FD33C7">
          <w:rPr>
            <w:rFonts w:ascii="Times New Roman" w:eastAsia="Microsoft YaHei UI" w:hAnsi="Times New Roman" w:cs="Times New Roman" w:hint="eastAsia"/>
            <w:color w:val="000000" w:themeColor="text1"/>
            <w:lang w:eastAsia="zh-CN"/>
          </w:rPr>
          <w:t>A</w:t>
        </w:r>
        <w:r w:rsidR="00FD33C7">
          <w:rPr>
            <w:rFonts w:ascii="Times New Roman" w:eastAsia="Microsoft YaHei UI" w:hAnsi="Times New Roman" w:cs="Times New Roman"/>
            <w:color w:val="000000" w:themeColor="text1"/>
            <w:lang w:eastAsia="zh-CN"/>
          </w:rPr>
          <w:t xml:space="preserve">GV APP </w:t>
        </w:r>
        <w:r w:rsidR="00FD33C7">
          <w:rPr>
            <w:rFonts w:ascii="Times New Roman" w:eastAsia="Microsoft YaHei UI" w:hAnsi="Times New Roman" w:cs="Times New Roman" w:hint="eastAsia"/>
            <w:color w:val="000000" w:themeColor="text1"/>
            <w:lang w:eastAsia="zh-CN"/>
          </w:rPr>
          <w:t>进行功能规划</w:t>
        </w:r>
      </w:ins>
      <w:ins w:id="1004" w:author="Qiao, Guan Lun (RC-CN DI FA ST&amp;PM SUP IT&amp;EDGE)" w:date="2022-02-07T16:00:00Z">
        <w:r w:rsidR="00B161FE">
          <w:rPr>
            <w:rFonts w:ascii="Times New Roman" w:eastAsia="Microsoft YaHei UI" w:hAnsi="Times New Roman" w:cs="Times New Roman" w:hint="eastAsia"/>
            <w:color w:val="000000" w:themeColor="text1"/>
            <w:lang w:eastAsia="zh-CN"/>
          </w:rPr>
          <w:t>。该部分内容只是对</w:t>
        </w:r>
        <w:r w:rsidR="00B161FE">
          <w:rPr>
            <w:rFonts w:ascii="Times New Roman" w:eastAsia="Microsoft YaHei UI" w:hAnsi="Times New Roman" w:cs="Times New Roman" w:hint="eastAsia"/>
            <w:color w:val="000000" w:themeColor="text1"/>
            <w:lang w:eastAsia="zh-CN"/>
          </w:rPr>
          <w:t>A</w:t>
        </w:r>
      </w:ins>
      <w:ins w:id="1005" w:author="Qiao, Guan Lun (RC-CN DI FA ST&amp;PM SUP IT&amp;EDGE)" w:date="2022-02-07T16:01:00Z">
        <w:r w:rsidR="00B161FE">
          <w:rPr>
            <w:rFonts w:ascii="Times New Roman" w:eastAsia="Microsoft YaHei UI" w:hAnsi="Times New Roman" w:cs="Times New Roman"/>
            <w:color w:val="000000" w:themeColor="text1"/>
            <w:lang w:eastAsia="zh-CN"/>
          </w:rPr>
          <w:t>PP</w:t>
        </w:r>
        <w:r w:rsidR="00B161FE">
          <w:rPr>
            <w:rFonts w:ascii="Times New Roman" w:eastAsia="Microsoft YaHei UI" w:hAnsi="Times New Roman" w:cs="Times New Roman" w:hint="eastAsia"/>
            <w:color w:val="000000" w:themeColor="text1"/>
            <w:lang w:eastAsia="zh-CN"/>
          </w:rPr>
          <w:t>功能进行初步划分，具体各项功能逻辑在“</w:t>
        </w:r>
        <w:r w:rsidR="00B161FE">
          <w:rPr>
            <w:rFonts w:ascii="Times New Roman" w:eastAsia="Microsoft YaHei UI" w:hAnsi="Times New Roman" w:cs="Times New Roman" w:hint="eastAsia"/>
            <w:color w:val="000000" w:themeColor="text1"/>
            <w:lang w:eastAsia="zh-CN"/>
          </w:rPr>
          <w:t>4</w:t>
        </w:r>
        <w:r w:rsidR="00B161FE">
          <w:rPr>
            <w:rFonts w:ascii="Times New Roman" w:eastAsia="Microsoft YaHei UI" w:hAnsi="Times New Roman" w:cs="Times New Roman"/>
            <w:color w:val="000000" w:themeColor="text1"/>
            <w:lang w:eastAsia="zh-CN"/>
          </w:rPr>
          <w:t xml:space="preserve"> </w:t>
        </w:r>
        <w:r w:rsidR="00B161FE">
          <w:rPr>
            <w:rFonts w:ascii="Times New Roman" w:eastAsia="Microsoft YaHei UI" w:hAnsi="Times New Roman" w:cs="Times New Roman" w:hint="eastAsia"/>
            <w:color w:val="000000" w:themeColor="text1"/>
            <w:lang w:eastAsia="zh-CN"/>
          </w:rPr>
          <w:t>功能</w:t>
        </w:r>
        <w:r w:rsidR="00F61CCF">
          <w:rPr>
            <w:rFonts w:ascii="Times New Roman" w:eastAsia="Microsoft YaHei UI" w:hAnsi="Times New Roman" w:cs="Times New Roman" w:hint="eastAsia"/>
            <w:color w:val="000000" w:themeColor="text1"/>
            <w:lang w:eastAsia="zh-CN"/>
          </w:rPr>
          <w:t>设计</w:t>
        </w:r>
        <w:r w:rsidR="00B161FE">
          <w:rPr>
            <w:rFonts w:ascii="Times New Roman" w:eastAsia="Microsoft YaHei UI" w:hAnsi="Times New Roman" w:cs="Times New Roman" w:hint="eastAsia"/>
            <w:color w:val="000000" w:themeColor="text1"/>
            <w:lang w:eastAsia="zh-CN"/>
          </w:rPr>
          <w:t>”和“</w:t>
        </w:r>
        <w:r w:rsidR="00F61CCF">
          <w:rPr>
            <w:rFonts w:ascii="Times New Roman" w:eastAsia="Microsoft YaHei UI" w:hAnsi="Times New Roman" w:cs="Times New Roman" w:hint="eastAsia"/>
            <w:color w:val="000000" w:themeColor="text1"/>
            <w:lang w:eastAsia="zh-CN"/>
          </w:rPr>
          <w:t>5</w:t>
        </w:r>
        <w:r w:rsidR="00F61CCF">
          <w:rPr>
            <w:rFonts w:ascii="Times New Roman" w:eastAsia="Microsoft YaHei UI" w:hAnsi="Times New Roman" w:cs="Times New Roman"/>
            <w:color w:val="000000" w:themeColor="text1"/>
            <w:lang w:eastAsia="zh-CN"/>
          </w:rPr>
          <w:t xml:space="preserve"> </w:t>
        </w:r>
        <w:r w:rsidR="00F61CCF">
          <w:rPr>
            <w:rFonts w:ascii="Times New Roman" w:eastAsia="Microsoft YaHei UI" w:hAnsi="Times New Roman" w:cs="Times New Roman" w:hint="eastAsia"/>
            <w:color w:val="000000" w:themeColor="text1"/>
            <w:lang w:eastAsia="zh-CN"/>
          </w:rPr>
          <w:t>后端设计</w:t>
        </w:r>
        <w:r w:rsidR="00B161FE">
          <w:rPr>
            <w:rFonts w:ascii="Times New Roman" w:eastAsia="Microsoft YaHei UI" w:hAnsi="Times New Roman" w:cs="Times New Roman" w:hint="eastAsia"/>
            <w:color w:val="000000" w:themeColor="text1"/>
            <w:lang w:eastAsia="zh-CN"/>
          </w:rPr>
          <w:t>”</w:t>
        </w:r>
        <w:r w:rsidR="00F61CCF">
          <w:rPr>
            <w:rFonts w:ascii="Times New Roman" w:eastAsia="Microsoft YaHei UI" w:hAnsi="Times New Roman" w:cs="Times New Roman" w:hint="eastAsia"/>
            <w:color w:val="000000" w:themeColor="text1"/>
            <w:lang w:eastAsia="zh-CN"/>
          </w:rPr>
          <w:t>中进行</w:t>
        </w:r>
      </w:ins>
      <w:ins w:id="1006" w:author="Qiao, Guan Lun (RC-CN DI FA ST&amp;PM SUP IT&amp;EDGE)" w:date="2022-02-07T16:02:00Z">
        <w:r w:rsidR="00C7695B">
          <w:rPr>
            <w:rFonts w:ascii="Times New Roman" w:eastAsia="Microsoft YaHei UI" w:hAnsi="Times New Roman" w:cs="Times New Roman" w:hint="eastAsia"/>
            <w:color w:val="000000" w:themeColor="text1"/>
            <w:lang w:eastAsia="zh-CN"/>
          </w:rPr>
          <w:t>详述</w:t>
        </w:r>
      </w:ins>
      <w:ins w:id="1007" w:author="Qiao, Guan Lun (RC-CN DI FA ST&amp;PM SUP IT&amp;EDGE)" w:date="2022-02-07T16:43:00Z">
        <w:r w:rsidR="00CE1801">
          <w:rPr>
            <w:rFonts w:ascii="Times New Roman" w:eastAsia="Microsoft YaHei UI" w:hAnsi="Times New Roman" w:cs="Times New Roman" w:hint="eastAsia"/>
            <w:color w:val="000000" w:themeColor="text1"/>
            <w:lang w:eastAsia="zh-CN"/>
          </w:rPr>
          <w:t>。</w:t>
        </w:r>
      </w:ins>
    </w:p>
    <w:tbl>
      <w:tblPr>
        <w:tblStyle w:val="ABBTableStyle"/>
        <w:tblW w:w="5000" w:type="pct"/>
        <w:tblLook w:val="04A0" w:firstRow="1" w:lastRow="0" w:firstColumn="1" w:lastColumn="0" w:noHBand="0" w:noVBand="1"/>
        <w:tblPrChange w:id="1008" w:author="Qiao, Guan Lun (RC-CN DI FA ST&amp;PM SUP IT&amp;EDGE)" w:date="2022-02-07T16:21:00Z">
          <w:tblPr>
            <w:tblStyle w:val="ABBTableStyle"/>
            <w:tblW w:w="5000" w:type="pct"/>
            <w:tblLook w:val="04A0" w:firstRow="1" w:lastRow="0" w:firstColumn="1" w:lastColumn="0" w:noHBand="0" w:noVBand="1"/>
          </w:tblPr>
        </w:tblPrChange>
      </w:tblPr>
      <w:tblGrid>
        <w:gridCol w:w="1606"/>
        <w:gridCol w:w="2173"/>
        <w:gridCol w:w="631"/>
        <w:gridCol w:w="1529"/>
        <w:gridCol w:w="1350"/>
        <w:gridCol w:w="1074"/>
        <w:tblGridChange w:id="1009">
          <w:tblGrid>
            <w:gridCol w:w="1606"/>
            <w:gridCol w:w="2173"/>
            <w:gridCol w:w="631"/>
            <w:gridCol w:w="1529"/>
            <w:gridCol w:w="1350"/>
            <w:gridCol w:w="1074"/>
          </w:tblGrid>
        </w:tblGridChange>
      </w:tblGrid>
      <w:tr w:rsidR="00AE2EDF" w:rsidRPr="00714BA7" w14:paraId="2A215093" w14:textId="77777777" w:rsidTr="00CF2AFE">
        <w:trPr>
          <w:cnfStyle w:val="100000000000" w:firstRow="1" w:lastRow="0" w:firstColumn="0" w:lastColumn="0" w:oddVBand="0" w:evenVBand="0" w:oddHBand="0" w:evenHBand="0" w:firstRowFirstColumn="0" w:firstRowLastColumn="0" w:lastRowFirstColumn="0" w:lastRowLastColumn="0"/>
          <w:tblHeader/>
          <w:ins w:id="1010" w:author="Qiao, Guan Lun (RC-CN DI FA ST&amp;PM SUP IT&amp;EDGE)" w:date="2022-02-07T16:02:00Z"/>
          <w:trPrChange w:id="1011" w:author="Qiao, Guan Lun (RC-CN DI FA ST&amp;PM SUP IT&amp;EDGE)" w:date="2022-02-07T16:21:00Z">
            <w:trPr>
              <w:tblHeader/>
            </w:trPr>
          </w:trPrChange>
        </w:trPr>
        <w:tc>
          <w:tcPr>
            <w:cnfStyle w:val="001000000000" w:firstRow="0" w:lastRow="0" w:firstColumn="1" w:lastColumn="0" w:oddVBand="0" w:evenVBand="0" w:oddHBand="0" w:evenHBand="0" w:firstRowFirstColumn="0" w:firstRowLastColumn="0" w:lastRowFirstColumn="0" w:lastRowLastColumn="0"/>
            <w:tcW w:w="960" w:type="pct"/>
            <w:hideMark/>
            <w:tcPrChange w:id="1012" w:author="Qiao, Guan Lun (RC-CN DI FA ST&amp;PM SUP IT&amp;EDGE)" w:date="2022-02-07T16:21:00Z">
              <w:tcPr>
                <w:tcW w:w="961" w:type="pct"/>
                <w:hideMark/>
              </w:tcPr>
            </w:tcPrChange>
          </w:tcPr>
          <w:p w14:paraId="593F4CEF" w14:textId="29E0DB8F" w:rsidR="00AE2EDF" w:rsidRPr="00714BA7" w:rsidRDefault="00AE2EDF" w:rsidP="00BC70F3">
            <w:pPr>
              <w:pStyle w:val="TableText"/>
              <w:keepLines w:val="0"/>
              <w:cnfStyle w:val="101000000000" w:firstRow="1" w:lastRow="0" w:firstColumn="1" w:lastColumn="0" w:oddVBand="0" w:evenVBand="0" w:oddHBand="0" w:evenHBand="0" w:firstRowFirstColumn="0" w:firstRowLastColumn="0" w:lastRowFirstColumn="0" w:lastRowLastColumn="0"/>
              <w:rPr>
                <w:ins w:id="1013" w:author="Qiao, Guan Lun (RC-CN DI FA ST&amp;PM SUP IT&amp;EDGE)" w:date="2022-02-07T16:02:00Z"/>
                <w:rFonts w:ascii="Times New Roman" w:eastAsia="Microsoft YaHei UI" w:hAnsi="Times New Roman" w:cs="Times New Roman"/>
                <w:lang w:val="de-DE" w:eastAsia="zh-CN"/>
                <w:rPrChange w:id="1014" w:author="Qiao, Guan Lun (RC-CN DI FA ST&amp;PM SUP IT&amp;EDGE)" w:date="2022-02-07T16:02:00Z">
                  <w:rPr>
                    <w:ins w:id="1015" w:author="Qiao, Guan Lun (RC-CN DI FA ST&amp;PM SUP IT&amp;EDGE)" w:date="2022-02-07T16:02:00Z"/>
                    <w:rFonts w:ascii="Times New Roman" w:eastAsia="Microsoft YaHei UI" w:hAnsi="Times New Roman" w:cs="Times New Roman"/>
                    <w:color w:val="FF0000"/>
                    <w:lang w:val="de-DE" w:eastAsia="zh-CN"/>
                  </w:rPr>
                </w:rPrChange>
              </w:rPr>
            </w:pPr>
            <w:ins w:id="1016" w:author="Qiao, Guan Lun (RC-CN DI FA ST&amp;PM SUP IT&amp;EDGE)" w:date="2022-02-07T16:15:00Z">
              <w:r>
                <w:rPr>
                  <w:rFonts w:ascii="Times New Roman" w:eastAsia="Microsoft YaHei UI" w:hAnsi="Times New Roman" w:cs="Times New Roman" w:hint="eastAsia"/>
                  <w:lang w:val="de-DE" w:eastAsia="zh-CN"/>
                </w:rPr>
                <w:t>功能界面</w:t>
              </w:r>
            </w:ins>
          </w:p>
        </w:tc>
        <w:tc>
          <w:tcPr>
            <w:tcW w:w="0" w:type="pct"/>
            <w:tcPrChange w:id="1017" w:author="Qiao, Guan Lun (RC-CN DI FA ST&amp;PM SUP IT&amp;EDGE)" w:date="2022-02-07T16:21:00Z">
              <w:tcPr>
                <w:tcW w:w="1299" w:type="pct"/>
              </w:tcPr>
            </w:tcPrChange>
          </w:tcPr>
          <w:p w14:paraId="6E550FE2" w14:textId="39D1849B" w:rsidR="00AE2EDF" w:rsidRDefault="00AE2EDF" w:rsidP="00BC70F3">
            <w:pPr>
              <w:pStyle w:val="TableText"/>
              <w:cnfStyle w:val="100000000000" w:firstRow="1" w:lastRow="0" w:firstColumn="0" w:lastColumn="0" w:oddVBand="0" w:evenVBand="0" w:oddHBand="0" w:evenHBand="0" w:firstRowFirstColumn="0" w:firstRowLastColumn="0" w:lastRowFirstColumn="0" w:lastRowLastColumn="0"/>
              <w:rPr>
                <w:ins w:id="1018" w:author="Qiao, Guan Lun (RC-CN DI FA ST&amp;PM SUP IT&amp;EDGE)" w:date="2022-02-07T16:17:00Z"/>
                <w:rFonts w:ascii="Times New Roman" w:eastAsia="Microsoft YaHei UI" w:hAnsi="Times New Roman" w:cs="Times New Roman"/>
                <w:lang w:val="de-DE" w:eastAsia="zh-CN"/>
              </w:rPr>
            </w:pPr>
            <w:ins w:id="1019" w:author="Qiao, Guan Lun (RC-CN DI FA ST&amp;PM SUP IT&amp;EDGE)" w:date="2022-02-07T16:17:00Z">
              <w:r>
                <w:rPr>
                  <w:rFonts w:ascii="Times New Roman" w:eastAsia="Microsoft YaHei UI" w:hAnsi="Times New Roman" w:cs="Times New Roman" w:hint="eastAsia"/>
                  <w:lang w:val="de-DE" w:eastAsia="zh-CN"/>
                </w:rPr>
                <w:t>功能项</w:t>
              </w:r>
            </w:ins>
          </w:p>
        </w:tc>
        <w:tc>
          <w:tcPr>
            <w:tcW w:w="0" w:type="pct"/>
            <w:hideMark/>
            <w:tcPrChange w:id="1020" w:author="Qiao, Guan Lun (RC-CN DI FA ST&amp;PM SUP IT&amp;EDGE)" w:date="2022-02-07T16:21:00Z">
              <w:tcPr>
                <w:tcW w:w="377" w:type="pct"/>
                <w:hideMark/>
              </w:tcPr>
            </w:tcPrChange>
          </w:tcPr>
          <w:p w14:paraId="10F6A910" w14:textId="77777777" w:rsidR="00AE2EDF" w:rsidRDefault="00AE2EDF" w:rsidP="00BC70F3">
            <w:pPr>
              <w:pStyle w:val="TableText"/>
              <w:keepLines w:val="0"/>
              <w:cnfStyle w:val="100000000000" w:firstRow="1" w:lastRow="0" w:firstColumn="0" w:lastColumn="0" w:oddVBand="0" w:evenVBand="0" w:oddHBand="0" w:evenHBand="0" w:firstRowFirstColumn="0" w:firstRowLastColumn="0" w:lastRowFirstColumn="0" w:lastRowLastColumn="0"/>
              <w:rPr>
                <w:ins w:id="1021" w:author="Qiao, Guan Lun (RC-CN DI FA ST&amp;PM SUP IT&amp;EDGE)" w:date="2022-02-07T16:18:00Z"/>
                <w:rFonts w:ascii="Times New Roman" w:eastAsia="Microsoft YaHei UI" w:hAnsi="Times New Roman" w:cs="Times New Roman"/>
                <w:b w:val="0"/>
                <w:lang w:val="de-DE" w:eastAsia="zh-CN"/>
              </w:rPr>
            </w:pPr>
            <w:ins w:id="1022" w:author="Qiao, Guan Lun (RC-CN DI FA ST&amp;PM SUP IT&amp;EDGE)" w:date="2022-02-07T16:16:00Z">
              <w:r>
                <w:rPr>
                  <w:rFonts w:ascii="Times New Roman" w:eastAsia="Microsoft YaHei UI" w:hAnsi="Times New Roman" w:cs="Times New Roman" w:hint="eastAsia"/>
                  <w:lang w:val="de-DE" w:eastAsia="zh-CN"/>
                </w:rPr>
                <w:t>紧急</w:t>
              </w:r>
            </w:ins>
          </w:p>
          <w:p w14:paraId="6C775040" w14:textId="2FA61169" w:rsidR="00AE2EDF" w:rsidRPr="00714BA7" w:rsidRDefault="00AE2EDF" w:rsidP="00BC70F3">
            <w:pPr>
              <w:pStyle w:val="TableText"/>
              <w:keepLines w:val="0"/>
              <w:cnfStyle w:val="100000000000" w:firstRow="1" w:lastRow="0" w:firstColumn="0" w:lastColumn="0" w:oddVBand="0" w:evenVBand="0" w:oddHBand="0" w:evenHBand="0" w:firstRowFirstColumn="0" w:firstRowLastColumn="0" w:lastRowFirstColumn="0" w:lastRowLastColumn="0"/>
              <w:rPr>
                <w:ins w:id="1023" w:author="Qiao, Guan Lun (RC-CN DI FA ST&amp;PM SUP IT&amp;EDGE)" w:date="2022-02-07T16:02:00Z"/>
                <w:rFonts w:ascii="Times New Roman" w:eastAsia="Microsoft YaHei UI" w:hAnsi="Times New Roman" w:cs="Times New Roman"/>
                <w:lang w:val="de-DE" w:eastAsia="zh-CN"/>
                <w:rPrChange w:id="1024" w:author="Qiao, Guan Lun (RC-CN DI FA ST&amp;PM SUP IT&amp;EDGE)" w:date="2022-02-07T16:02:00Z">
                  <w:rPr>
                    <w:ins w:id="1025" w:author="Qiao, Guan Lun (RC-CN DI FA ST&amp;PM SUP IT&amp;EDGE)" w:date="2022-02-07T16:02:00Z"/>
                    <w:rFonts w:ascii="Times New Roman" w:eastAsia="Microsoft YaHei UI" w:hAnsi="Times New Roman" w:cs="Times New Roman"/>
                    <w:color w:val="FF0000"/>
                    <w:lang w:val="de-DE" w:eastAsia="zh-CN"/>
                  </w:rPr>
                </w:rPrChange>
              </w:rPr>
            </w:pPr>
            <w:ins w:id="1026" w:author="Qiao, Guan Lun (RC-CN DI FA ST&amp;PM SUP IT&amp;EDGE)" w:date="2022-02-07T16:16:00Z">
              <w:r>
                <w:rPr>
                  <w:rFonts w:ascii="Times New Roman" w:eastAsia="Microsoft YaHei UI" w:hAnsi="Times New Roman" w:cs="Times New Roman" w:hint="eastAsia"/>
                  <w:lang w:val="de-DE" w:eastAsia="zh-CN"/>
                </w:rPr>
                <w:t>程度</w:t>
              </w:r>
            </w:ins>
          </w:p>
        </w:tc>
        <w:tc>
          <w:tcPr>
            <w:tcW w:w="0" w:type="pct"/>
            <w:hideMark/>
            <w:tcPrChange w:id="1027" w:author="Qiao, Guan Lun (RC-CN DI FA ST&amp;PM SUP IT&amp;EDGE)" w:date="2022-02-07T16:21:00Z">
              <w:tcPr>
                <w:tcW w:w="914" w:type="pct"/>
                <w:hideMark/>
              </w:tcPr>
            </w:tcPrChange>
          </w:tcPr>
          <w:p w14:paraId="384EA8E0" w14:textId="12064F7B" w:rsidR="00AE2EDF" w:rsidRPr="00714BA7" w:rsidRDefault="00AE2EDF" w:rsidP="00BC70F3">
            <w:pPr>
              <w:pStyle w:val="TableText"/>
              <w:keepLines w:val="0"/>
              <w:cnfStyle w:val="100000000000" w:firstRow="1" w:lastRow="0" w:firstColumn="0" w:lastColumn="0" w:oddVBand="0" w:evenVBand="0" w:oddHBand="0" w:evenHBand="0" w:firstRowFirstColumn="0" w:firstRowLastColumn="0" w:lastRowFirstColumn="0" w:lastRowLastColumn="0"/>
              <w:rPr>
                <w:ins w:id="1028" w:author="Qiao, Guan Lun (RC-CN DI FA ST&amp;PM SUP IT&amp;EDGE)" w:date="2022-02-07T16:02:00Z"/>
                <w:rFonts w:ascii="Times New Roman" w:eastAsia="Microsoft YaHei UI" w:hAnsi="Times New Roman" w:cs="Times New Roman"/>
                <w:lang w:val="de-DE" w:eastAsia="zh-CN"/>
                <w:rPrChange w:id="1029" w:author="Qiao, Guan Lun (RC-CN DI FA ST&amp;PM SUP IT&amp;EDGE)" w:date="2022-02-07T16:02:00Z">
                  <w:rPr>
                    <w:ins w:id="1030" w:author="Qiao, Guan Lun (RC-CN DI FA ST&amp;PM SUP IT&amp;EDGE)" w:date="2022-02-07T16:02:00Z"/>
                    <w:rFonts w:ascii="Times New Roman" w:eastAsia="Microsoft YaHei UI" w:hAnsi="Times New Roman" w:cs="Times New Roman"/>
                    <w:color w:val="FF0000"/>
                    <w:lang w:val="de-DE" w:eastAsia="zh-CN"/>
                  </w:rPr>
                </w:rPrChange>
              </w:rPr>
            </w:pPr>
            <w:ins w:id="1031" w:author="Qiao, Guan Lun (RC-CN DI FA ST&amp;PM SUP IT&amp;EDGE)" w:date="2022-02-07T16:16:00Z">
              <w:r>
                <w:rPr>
                  <w:rFonts w:ascii="Times New Roman" w:eastAsia="Microsoft YaHei UI" w:hAnsi="Times New Roman" w:cs="Times New Roman" w:hint="eastAsia"/>
                  <w:lang w:val="de-DE" w:eastAsia="zh-CN"/>
                </w:rPr>
                <w:t>功能操作权限</w:t>
              </w:r>
            </w:ins>
          </w:p>
        </w:tc>
        <w:tc>
          <w:tcPr>
            <w:tcW w:w="0" w:type="pct"/>
            <w:hideMark/>
            <w:tcPrChange w:id="1032" w:author="Qiao, Guan Lun (RC-CN DI FA ST&amp;PM SUP IT&amp;EDGE)" w:date="2022-02-07T16:21:00Z">
              <w:tcPr>
                <w:tcW w:w="807" w:type="pct"/>
                <w:hideMark/>
              </w:tcPr>
            </w:tcPrChange>
          </w:tcPr>
          <w:p w14:paraId="3CB17C81" w14:textId="65E457B9" w:rsidR="00AE2EDF" w:rsidRPr="00714BA7" w:rsidRDefault="00AE2EDF" w:rsidP="00BC70F3">
            <w:pPr>
              <w:pStyle w:val="TableText"/>
              <w:keepLines w:val="0"/>
              <w:cnfStyle w:val="100000000000" w:firstRow="1" w:lastRow="0" w:firstColumn="0" w:lastColumn="0" w:oddVBand="0" w:evenVBand="0" w:oddHBand="0" w:evenHBand="0" w:firstRowFirstColumn="0" w:firstRowLastColumn="0" w:lastRowFirstColumn="0" w:lastRowLastColumn="0"/>
              <w:rPr>
                <w:ins w:id="1033" w:author="Qiao, Guan Lun (RC-CN DI FA ST&amp;PM SUP IT&amp;EDGE)" w:date="2022-02-07T16:02:00Z"/>
                <w:rFonts w:ascii="Times New Roman" w:eastAsia="Microsoft YaHei UI" w:hAnsi="Times New Roman" w:cs="Times New Roman"/>
                <w:lang w:val="de-DE" w:eastAsia="zh-CN"/>
                <w:rPrChange w:id="1034" w:author="Qiao, Guan Lun (RC-CN DI FA ST&amp;PM SUP IT&amp;EDGE)" w:date="2022-02-07T16:02:00Z">
                  <w:rPr>
                    <w:ins w:id="1035" w:author="Qiao, Guan Lun (RC-CN DI FA ST&amp;PM SUP IT&amp;EDGE)" w:date="2022-02-07T16:02:00Z"/>
                    <w:rFonts w:ascii="Times New Roman" w:eastAsia="Microsoft YaHei UI" w:hAnsi="Times New Roman" w:cs="Times New Roman"/>
                    <w:color w:val="FF0000"/>
                    <w:lang w:val="de-DE" w:eastAsia="zh-CN"/>
                  </w:rPr>
                </w:rPrChange>
              </w:rPr>
            </w:pPr>
            <w:ins w:id="1036" w:author="Qiao, Guan Lun (RC-CN DI FA ST&amp;PM SUP IT&amp;EDGE)" w:date="2022-02-07T16:16:00Z">
              <w:r>
                <w:rPr>
                  <w:rFonts w:ascii="Times New Roman" w:eastAsia="Microsoft YaHei UI" w:hAnsi="Times New Roman" w:cs="Times New Roman" w:hint="eastAsia"/>
                  <w:lang w:val="de-DE" w:eastAsia="zh-CN"/>
                </w:rPr>
                <w:t>控制操作顺序</w:t>
              </w:r>
            </w:ins>
          </w:p>
        </w:tc>
        <w:tc>
          <w:tcPr>
            <w:tcW w:w="0" w:type="pct"/>
            <w:hideMark/>
            <w:tcPrChange w:id="1037" w:author="Qiao, Guan Lun (RC-CN DI FA ST&amp;PM SUP IT&amp;EDGE)" w:date="2022-02-07T16:21:00Z">
              <w:tcPr>
                <w:tcW w:w="642" w:type="pct"/>
                <w:hideMark/>
              </w:tcPr>
            </w:tcPrChange>
          </w:tcPr>
          <w:p w14:paraId="0002469F" w14:textId="69BFAEA1" w:rsidR="00AE2EDF" w:rsidRPr="00714BA7" w:rsidRDefault="00AE2EDF" w:rsidP="00BC70F3">
            <w:pPr>
              <w:pStyle w:val="TableText"/>
              <w:keepLines w:val="0"/>
              <w:cnfStyle w:val="100000000000" w:firstRow="1" w:lastRow="0" w:firstColumn="0" w:lastColumn="0" w:oddVBand="0" w:evenVBand="0" w:oddHBand="0" w:evenHBand="0" w:firstRowFirstColumn="0" w:firstRowLastColumn="0" w:lastRowFirstColumn="0" w:lastRowLastColumn="0"/>
              <w:rPr>
                <w:ins w:id="1038" w:author="Qiao, Guan Lun (RC-CN DI FA ST&amp;PM SUP IT&amp;EDGE)" w:date="2022-02-07T16:02:00Z"/>
                <w:rFonts w:ascii="Times New Roman" w:eastAsia="Microsoft YaHei UI" w:hAnsi="Times New Roman" w:cs="Times New Roman"/>
                <w:lang w:val="de-DE" w:eastAsia="zh-CN"/>
                <w:rPrChange w:id="1039" w:author="Qiao, Guan Lun (RC-CN DI FA ST&amp;PM SUP IT&amp;EDGE)" w:date="2022-02-07T16:02:00Z">
                  <w:rPr>
                    <w:ins w:id="1040" w:author="Qiao, Guan Lun (RC-CN DI FA ST&amp;PM SUP IT&amp;EDGE)" w:date="2022-02-07T16:02:00Z"/>
                    <w:rFonts w:ascii="Times New Roman" w:eastAsia="Microsoft YaHei UI" w:hAnsi="Times New Roman" w:cs="Times New Roman"/>
                    <w:color w:val="FF0000"/>
                    <w:lang w:val="de-DE" w:eastAsia="zh-CN"/>
                  </w:rPr>
                </w:rPrChange>
              </w:rPr>
            </w:pPr>
            <w:ins w:id="1041" w:author="Qiao, Guan Lun (RC-CN DI FA ST&amp;PM SUP IT&amp;EDGE)" w:date="2022-02-07T16:16:00Z">
              <w:r>
                <w:rPr>
                  <w:rFonts w:ascii="Times New Roman" w:eastAsia="Microsoft YaHei UI" w:hAnsi="Times New Roman" w:cs="Times New Roman" w:hint="eastAsia"/>
                  <w:lang w:val="de-DE" w:eastAsia="zh-CN"/>
                </w:rPr>
                <w:t>开发资源</w:t>
              </w:r>
            </w:ins>
          </w:p>
        </w:tc>
      </w:tr>
      <w:tr w:rsidR="007030A5" w:rsidRPr="00714BA7" w14:paraId="4B942BB3" w14:textId="77777777" w:rsidTr="00BC70F3">
        <w:trPr>
          <w:ins w:id="1042" w:author="Qiao, Guan Lun (RC-CN DI FA ST&amp;PM SUP IT&amp;EDGE)" w:date="2022-02-07T16:02: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4AF34CD2" w14:textId="0A38E192" w:rsidR="007030A5" w:rsidRPr="00714BA7" w:rsidRDefault="007030A5" w:rsidP="00BC70F3">
            <w:pPr>
              <w:pStyle w:val="TableText"/>
              <w:rPr>
                <w:ins w:id="1043" w:author="Qiao, Guan Lun (RC-CN DI FA ST&amp;PM SUP IT&amp;EDGE)" w:date="2022-02-07T16:02:00Z"/>
                <w:rFonts w:ascii="Times New Roman" w:eastAsia="Microsoft YaHei UI" w:hAnsi="Times New Roman" w:cs="Times New Roman"/>
                <w:lang w:val="de-DE"/>
                <w:rPrChange w:id="1044" w:author="Qiao, Guan Lun (RC-CN DI FA ST&amp;PM SUP IT&amp;EDGE)" w:date="2022-02-07T16:02:00Z">
                  <w:rPr>
                    <w:ins w:id="1045" w:author="Qiao, Guan Lun (RC-CN DI FA ST&amp;PM SUP IT&amp;EDGE)" w:date="2022-02-07T16:02:00Z"/>
                    <w:rFonts w:ascii="Times New Roman" w:eastAsia="Microsoft YaHei UI" w:hAnsi="Times New Roman" w:cs="Times New Roman"/>
                    <w:color w:val="FF0000"/>
                    <w:lang w:val="de-DE"/>
                  </w:rPr>
                </w:rPrChange>
              </w:rPr>
            </w:pPr>
            <w:ins w:id="1046" w:author="Qiao, Guan Lun (RC-CN DI FA ST&amp;PM SUP IT&amp;EDGE)" w:date="2022-02-07T16:16:00Z">
              <w:r>
                <w:rPr>
                  <w:rFonts w:ascii="Times New Roman" w:eastAsia="Microsoft YaHei UI" w:hAnsi="Times New Roman" w:cs="Times New Roman" w:hint="eastAsia"/>
                  <w:lang w:val="de-DE" w:eastAsia="zh-CN"/>
                </w:rPr>
                <w:t>登陆</w:t>
              </w:r>
            </w:ins>
          </w:p>
        </w:tc>
        <w:tc>
          <w:tcPr>
            <w:tcW w:w="1299" w:type="pct"/>
            <w:tcBorders>
              <w:top w:val="single" w:sz="4" w:space="0" w:color="A9A9A9" w:themeColor="accent3"/>
              <w:left w:val="nil"/>
              <w:bottom w:val="single" w:sz="4" w:space="0" w:color="A9A9A9" w:themeColor="accent3"/>
              <w:right w:val="nil"/>
            </w:tcBorders>
          </w:tcPr>
          <w:p w14:paraId="020F7A00" w14:textId="40D0B0AE" w:rsidR="007030A5" w:rsidRPr="00AE2EDF"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47" w:author="Qiao, Guan Lun (RC-CN DI FA ST&amp;PM SUP IT&amp;EDGE)" w:date="2022-02-07T16:17:00Z"/>
                <w:rFonts w:ascii="Times New Roman" w:eastAsia="Microsoft YaHei UI" w:hAnsi="Times New Roman" w:cs="Times New Roman"/>
                <w:lang w:val="de-DE"/>
              </w:rPr>
            </w:pPr>
            <w:ins w:id="1048" w:author="Qiao, Guan Lun (RC-CN DI FA ST&amp;PM SUP IT&amp;EDGE)" w:date="2022-02-07T16:22:00Z">
              <w:r>
                <w:rPr>
                  <w:rFonts w:ascii="Times New Roman" w:eastAsia="Microsoft YaHei UI" w:hAnsi="Times New Roman" w:cs="Times New Roman" w:hint="eastAsia"/>
                  <w:lang w:val="de-DE" w:eastAsia="zh-CN"/>
                </w:rPr>
                <w:t>用户登陆</w:t>
              </w:r>
            </w:ins>
          </w:p>
        </w:tc>
        <w:tc>
          <w:tcPr>
            <w:tcW w:w="377" w:type="pct"/>
            <w:tcBorders>
              <w:top w:val="single" w:sz="4" w:space="0" w:color="A9A9A9" w:themeColor="accent3"/>
              <w:left w:val="nil"/>
              <w:bottom w:val="single" w:sz="4" w:space="0" w:color="A9A9A9" w:themeColor="accent3"/>
              <w:right w:val="nil"/>
            </w:tcBorders>
          </w:tcPr>
          <w:p w14:paraId="72D6DF4A" w14:textId="2A986336" w:rsidR="007030A5" w:rsidRPr="00714BA7"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49" w:author="Qiao, Guan Lun (RC-CN DI FA ST&amp;PM SUP IT&amp;EDGE)" w:date="2022-02-07T16:02:00Z"/>
                <w:rFonts w:ascii="Times New Roman" w:eastAsia="Microsoft YaHei UI" w:hAnsi="Times New Roman" w:cs="Times New Roman"/>
                <w:lang w:val="de-DE"/>
                <w:rPrChange w:id="1050" w:author="Qiao, Guan Lun (RC-CN DI FA ST&amp;PM SUP IT&amp;EDGE)" w:date="2022-02-07T16:02:00Z">
                  <w:rPr>
                    <w:ins w:id="1051" w:author="Qiao, Guan Lun (RC-CN DI FA ST&amp;PM SUP IT&amp;EDGE)" w:date="2022-02-07T16:02:00Z"/>
                    <w:rFonts w:ascii="Times New Roman" w:eastAsia="Microsoft YaHei UI" w:hAnsi="Times New Roman" w:cs="Times New Roman"/>
                    <w:color w:val="FF0000"/>
                    <w:lang w:val="de-DE"/>
                  </w:rPr>
                </w:rPrChange>
              </w:rPr>
            </w:pPr>
            <w:ins w:id="1052"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38411344" w14:textId="39C7E006" w:rsidR="007030A5" w:rsidRPr="00714BA7"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53" w:author="Qiao, Guan Lun (RC-CN DI FA ST&amp;PM SUP IT&amp;EDGE)" w:date="2022-02-07T16:02:00Z"/>
                <w:rFonts w:ascii="Times New Roman" w:eastAsia="Microsoft YaHei UI" w:hAnsi="Times New Roman" w:cs="Times New Roman"/>
                <w:lang w:val="de-DE"/>
                <w:rPrChange w:id="1054" w:author="Qiao, Guan Lun (RC-CN DI FA ST&amp;PM SUP IT&amp;EDGE)" w:date="2022-02-07T16:02:00Z">
                  <w:rPr>
                    <w:ins w:id="1055" w:author="Qiao, Guan Lun (RC-CN DI FA ST&amp;PM SUP IT&amp;EDGE)" w:date="2022-02-07T16:02:00Z"/>
                    <w:rFonts w:ascii="Times New Roman" w:eastAsia="Microsoft YaHei UI" w:hAnsi="Times New Roman" w:cs="Times New Roman"/>
                    <w:color w:val="FF0000"/>
                    <w:lang w:val="de-DE"/>
                  </w:rPr>
                </w:rPrChange>
              </w:rPr>
            </w:pPr>
            <w:ins w:id="1056" w:author="Qiao, Guan Lun (RC-CN DI FA ST&amp;PM SUP IT&amp;EDGE)" w:date="2022-02-07T16:41: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val="restart"/>
            <w:tcBorders>
              <w:top w:val="single" w:sz="4" w:space="0" w:color="A9A9A9" w:themeColor="accent3"/>
              <w:left w:val="nil"/>
              <w:right w:val="nil"/>
            </w:tcBorders>
          </w:tcPr>
          <w:p w14:paraId="338CFB6F" w14:textId="62F22E0A" w:rsidR="007030A5" w:rsidRPr="00714BA7"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57" w:author="Qiao, Guan Lun (RC-CN DI FA ST&amp;PM SUP IT&amp;EDGE)" w:date="2022-02-07T16:02:00Z"/>
                <w:rFonts w:ascii="Times New Roman" w:eastAsia="Microsoft YaHei UI" w:hAnsi="Times New Roman" w:cs="Times New Roman"/>
                <w:lang w:val="de-DE"/>
                <w:rPrChange w:id="1058" w:author="Qiao, Guan Lun (RC-CN DI FA ST&amp;PM SUP IT&amp;EDGE)" w:date="2022-02-07T16:02:00Z">
                  <w:rPr>
                    <w:ins w:id="1059" w:author="Qiao, Guan Lun (RC-CN DI FA ST&amp;PM SUP IT&amp;EDGE)" w:date="2022-02-07T16:02:00Z"/>
                    <w:rFonts w:ascii="Times New Roman" w:eastAsia="Microsoft YaHei UI" w:hAnsi="Times New Roman" w:cs="Times New Roman"/>
                    <w:color w:val="FF0000"/>
                    <w:lang w:val="de-DE"/>
                  </w:rPr>
                </w:rPrChange>
              </w:rPr>
            </w:pPr>
            <w:ins w:id="1060" w:author="Qiao, Guan Lun (RC-CN DI FA ST&amp;PM SUP IT&amp;EDGE)" w:date="2022-02-07T16:48:00Z">
              <w:r>
                <w:rPr>
                  <w:rFonts w:ascii="Times New Roman" w:eastAsia="Microsoft YaHei UI" w:hAnsi="Times New Roman" w:cs="Times New Roman"/>
                  <w:lang w:val="de-DE"/>
                </w:rPr>
                <w:t>Ste</w:t>
              </w:r>
            </w:ins>
            <w:ins w:id="1061" w:author="Qiao, Guan Lun (RC-CN DI FA ST&amp;PM SUP IT&amp;EDGE)" w:date="2022-02-07T16:49:00Z">
              <w:r>
                <w:rPr>
                  <w:rFonts w:ascii="Times New Roman" w:eastAsia="Microsoft YaHei UI" w:hAnsi="Times New Roman" w:cs="Times New Roman"/>
                  <w:lang w:val="de-DE"/>
                </w:rPr>
                <w:t>p 1</w:t>
              </w:r>
            </w:ins>
          </w:p>
        </w:tc>
        <w:tc>
          <w:tcPr>
            <w:tcW w:w="642" w:type="pct"/>
            <w:tcBorders>
              <w:top w:val="single" w:sz="4" w:space="0" w:color="A9A9A9" w:themeColor="accent3"/>
              <w:left w:val="nil"/>
              <w:bottom w:val="single" w:sz="4" w:space="0" w:color="A9A9A9" w:themeColor="accent3"/>
              <w:right w:val="nil"/>
            </w:tcBorders>
          </w:tcPr>
          <w:p w14:paraId="4296A219" w14:textId="77777777" w:rsidR="007030A5" w:rsidRPr="00714BA7"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62" w:author="Qiao, Guan Lun (RC-CN DI FA ST&amp;PM SUP IT&amp;EDGE)" w:date="2022-02-07T16:02:00Z"/>
                <w:rFonts w:ascii="Times New Roman" w:eastAsia="Microsoft YaHei UI" w:hAnsi="Times New Roman" w:cs="Times New Roman"/>
                <w:lang w:val="de-DE"/>
                <w:rPrChange w:id="1063" w:author="Qiao, Guan Lun (RC-CN DI FA ST&amp;PM SUP IT&amp;EDGE)" w:date="2022-02-07T16:02:00Z">
                  <w:rPr>
                    <w:ins w:id="1064" w:author="Qiao, Guan Lun (RC-CN DI FA ST&amp;PM SUP IT&amp;EDGE)" w:date="2022-02-07T16:02:00Z"/>
                    <w:rFonts w:ascii="Times New Roman" w:eastAsia="Microsoft YaHei UI" w:hAnsi="Times New Roman" w:cs="Times New Roman"/>
                    <w:color w:val="FF0000"/>
                    <w:lang w:val="de-DE"/>
                  </w:rPr>
                </w:rPrChange>
              </w:rPr>
            </w:pPr>
          </w:p>
        </w:tc>
      </w:tr>
      <w:tr w:rsidR="007030A5" w:rsidRPr="00714BA7" w14:paraId="11F16AE5" w14:textId="77777777" w:rsidTr="00BC70F3">
        <w:trPr>
          <w:ins w:id="1065" w:author="Qiao, Guan Lun (RC-CN DI FA ST&amp;PM SUP IT&amp;EDGE)" w:date="2022-02-07T16:2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39BDFD9D" w14:textId="77777777" w:rsidR="007030A5" w:rsidRDefault="007030A5" w:rsidP="00BC70F3">
            <w:pPr>
              <w:pStyle w:val="TableText"/>
              <w:rPr>
                <w:ins w:id="1066" w:author="Qiao, Guan Lun (RC-CN DI FA ST&amp;PM SUP IT&amp;EDGE)" w:date="2022-02-07T16:2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48B74A53" w14:textId="71BB442A" w:rsidR="007030A5"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67" w:author="Qiao, Guan Lun (RC-CN DI FA ST&amp;PM SUP IT&amp;EDGE)" w:date="2022-02-07T16:22:00Z"/>
                <w:rFonts w:ascii="Times New Roman" w:eastAsia="Microsoft YaHei UI" w:hAnsi="Times New Roman" w:cs="Times New Roman"/>
                <w:lang w:val="de-DE" w:eastAsia="zh-CN"/>
              </w:rPr>
            </w:pPr>
            <w:ins w:id="1068" w:author="Qiao, Guan Lun (RC-CN DI FA ST&amp;PM SUP IT&amp;EDGE)" w:date="2022-02-07T16:22:00Z">
              <w:r>
                <w:rPr>
                  <w:rFonts w:ascii="Times New Roman" w:eastAsia="Microsoft YaHei UI" w:hAnsi="Times New Roman" w:cs="Times New Roman" w:hint="eastAsia"/>
                  <w:lang w:val="de-DE" w:eastAsia="zh-CN"/>
                </w:rPr>
                <w:t>用户注册入口</w:t>
              </w:r>
            </w:ins>
          </w:p>
        </w:tc>
        <w:tc>
          <w:tcPr>
            <w:tcW w:w="377" w:type="pct"/>
            <w:tcBorders>
              <w:top w:val="single" w:sz="4" w:space="0" w:color="A9A9A9" w:themeColor="accent3"/>
              <w:left w:val="nil"/>
              <w:bottom w:val="single" w:sz="4" w:space="0" w:color="A9A9A9" w:themeColor="accent3"/>
              <w:right w:val="nil"/>
            </w:tcBorders>
          </w:tcPr>
          <w:p w14:paraId="3AAB2746" w14:textId="27D4DF12" w:rsidR="007030A5" w:rsidRPr="005F371D"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69" w:author="Qiao, Guan Lun (RC-CN DI FA ST&amp;PM SUP IT&amp;EDGE)" w:date="2022-02-07T16:22:00Z"/>
                <w:rFonts w:ascii="Times New Roman" w:eastAsia="Microsoft YaHei UI" w:hAnsi="Times New Roman" w:cs="Times New Roman"/>
                <w:lang w:val="de-DE"/>
              </w:rPr>
            </w:pPr>
            <w:ins w:id="1070"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530E6918" w14:textId="3A8A76EE" w:rsidR="00E13967" w:rsidRPr="005F371D"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71" w:author="Qiao, Guan Lun (RC-CN DI FA ST&amp;PM SUP IT&amp;EDGE)" w:date="2022-02-07T16:22:00Z"/>
                <w:rFonts w:ascii="Times New Roman" w:eastAsia="Microsoft YaHei UI" w:hAnsi="Times New Roman" w:cs="Times New Roman"/>
                <w:lang w:val="de-DE" w:eastAsia="zh-CN"/>
              </w:rPr>
            </w:pPr>
            <w:ins w:id="1072"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6AE28E30" w14:textId="77777777" w:rsidR="007030A5" w:rsidRPr="005F371D"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73" w:author="Qiao, Guan Lun (RC-CN DI FA ST&amp;PM SUP IT&amp;EDGE)" w:date="2022-02-07T16:2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1075CACA" w14:textId="77777777" w:rsidR="007030A5" w:rsidRPr="005F371D" w:rsidRDefault="007030A5" w:rsidP="00BC70F3">
            <w:pPr>
              <w:pStyle w:val="TableText"/>
              <w:cnfStyle w:val="000000000000" w:firstRow="0" w:lastRow="0" w:firstColumn="0" w:lastColumn="0" w:oddVBand="0" w:evenVBand="0" w:oddHBand="0" w:evenHBand="0" w:firstRowFirstColumn="0" w:firstRowLastColumn="0" w:lastRowFirstColumn="0" w:lastRowLastColumn="0"/>
              <w:rPr>
                <w:ins w:id="1074" w:author="Qiao, Guan Lun (RC-CN DI FA ST&amp;PM SUP IT&amp;EDGE)" w:date="2022-02-07T16:22:00Z"/>
                <w:rFonts w:ascii="Times New Roman" w:eastAsia="Microsoft YaHei UI" w:hAnsi="Times New Roman" w:cs="Times New Roman"/>
                <w:lang w:val="de-DE"/>
              </w:rPr>
            </w:pPr>
          </w:p>
        </w:tc>
      </w:tr>
      <w:tr w:rsidR="007030A5" w:rsidRPr="00714BA7" w14:paraId="284478B6" w14:textId="77777777" w:rsidTr="00BC70F3">
        <w:trPr>
          <w:ins w:id="1075" w:author="Qiao, Guan Lun (RC-CN DI FA ST&amp;PM SUP IT&amp;EDGE)" w:date="2022-02-07T16:19:00Z"/>
        </w:trPr>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A9A9A9" w:themeColor="accent3"/>
              <w:left w:val="nil"/>
              <w:bottom w:val="single" w:sz="4" w:space="0" w:color="A9A9A9" w:themeColor="accent3"/>
              <w:right w:val="nil"/>
            </w:tcBorders>
          </w:tcPr>
          <w:p w14:paraId="24F279D1" w14:textId="3A8FD440" w:rsidR="007030A5" w:rsidRDefault="007030A5" w:rsidP="00363B17">
            <w:pPr>
              <w:pStyle w:val="TableText"/>
              <w:rPr>
                <w:ins w:id="1076" w:author="Qiao, Guan Lun (RC-CN DI FA ST&amp;PM SUP IT&amp;EDGE)" w:date="2022-02-07T16:19:00Z"/>
                <w:rFonts w:ascii="Times New Roman" w:eastAsia="Microsoft YaHei UI" w:hAnsi="Times New Roman" w:cs="Times New Roman"/>
                <w:lang w:val="de-DE" w:eastAsia="zh-CN"/>
              </w:rPr>
            </w:pPr>
            <w:ins w:id="1077" w:author="Qiao, Guan Lun (RC-CN DI FA ST&amp;PM SUP IT&amp;EDGE)" w:date="2022-02-07T16:19:00Z">
              <w:r>
                <w:rPr>
                  <w:rFonts w:ascii="Times New Roman" w:eastAsia="Microsoft YaHei UI" w:hAnsi="Times New Roman" w:cs="Times New Roman" w:hint="eastAsia"/>
                  <w:lang w:val="de-DE" w:eastAsia="zh-CN"/>
                </w:rPr>
                <w:t>注册</w:t>
              </w:r>
            </w:ins>
          </w:p>
        </w:tc>
        <w:tc>
          <w:tcPr>
            <w:tcW w:w="1299" w:type="pct"/>
            <w:tcBorders>
              <w:top w:val="single" w:sz="4" w:space="0" w:color="A9A9A9" w:themeColor="accent3"/>
              <w:left w:val="nil"/>
              <w:bottom w:val="single" w:sz="4" w:space="0" w:color="A9A9A9" w:themeColor="accent3"/>
              <w:right w:val="nil"/>
            </w:tcBorders>
          </w:tcPr>
          <w:p w14:paraId="0537FC21" w14:textId="5D52E226" w:rsidR="007030A5" w:rsidRPr="00AE2EDF"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078" w:author="Qiao, Guan Lun (RC-CN DI FA ST&amp;PM SUP IT&amp;EDGE)" w:date="2022-02-07T16:19:00Z"/>
                <w:rFonts w:ascii="Times New Roman" w:eastAsia="Microsoft YaHei UI" w:hAnsi="Times New Roman" w:cs="Times New Roman"/>
                <w:lang w:val="de-DE"/>
              </w:rPr>
            </w:pPr>
            <w:ins w:id="1079" w:author="Qiao, Guan Lun (RC-CN DI FA ST&amp;PM SUP IT&amp;EDGE)" w:date="2022-02-07T16:22:00Z">
              <w:r>
                <w:rPr>
                  <w:rFonts w:ascii="Times New Roman" w:eastAsia="Microsoft YaHei UI" w:hAnsi="Times New Roman" w:cs="Times New Roman" w:hint="eastAsia"/>
                  <w:lang w:val="de-DE" w:eastAsia="zh-CN"/>
                </w:rPr>
                <w:t>用户注册信息填写</w:t>
              </w:r>
            </w:ins>
          </w:p>
        </w:tc>
        <w:tc>
          <w:tcPr>
            <w:tcW w:w="377" w:type="pct"/>
            <w:tcBorders>
              <w:top w:val="single" w:sz="4" w:space="0" w:color="A9A9A9" w:themeColor="accent3"/>
              <w:left w:val="nil"/>
              <w:bottom w:val="single" w:sz="4" w:space="0" w:color="A9A9A9" w:themeColor="accent3"/>
              <w:right w:val="nil"/>
            </w:tcBorders>
          </w:tcPr>
          <w:p w14:paraId="4FD0301D" w14:textId="6E11703A" w:rsidR="007030A5" w:rsidRPr="002D790A"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080" w:author="Qiao, Guan Lun (RC-CN DI FA ST&amp;PM SUP IT&amp;EDGE)" w:date="2022-02-07T16:19:00Z"/>
                <w:rFonts w:ascii="Times New Roman" w:eastAsia="Microsoft YaHei UI" w:hAnsi="Times New Roman" w:cs="Times New Roman"/>
                <w:lang w:val="de-DE"/>
              </w:rPr>
            </w:pPr>
            <w:ins w:id="1081"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77C6EDCE" w14:textId="77777777" w:rsidR="007030A5"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082" w:author="Qiao, Guan Lun (RC-CN DI FA ST&amp;PM SUP IT&amp;EDGE)" w:date="2022-02-08T08:42:00Z"/>
                <w:rFonts w:ascii="Times New Roman" w:eastAsia="Microsoft YaHei UI" w:hAnsi="Times New Roman" w:cs="Times New Roman"/>
                <w:lang w:val="de-DE" w:eastAsia="zh-CN"/>
              </w:rPr>
            </w:pPr>
            <w:ins w:id="1083"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p w14:paraId="00D2B63C" w14:textId="0100ABA3" w:rsidR="003B2938" w:rsidRPr="002D790A" w:rsidRDefault="003B2938" w:rsidP="00363B17">
            <w:pPr>
              <w:pStyle w:val="TableText"/>
              <w:cnfStyle w:val="000000000000" w:firstRow="0" w:lastRow="0" w:firstColumn="0" w:lastColumn="0" w:oddVBand="0" w:evenVBand="0" w:oddHBand="0" w:evenHBand="0" w:firstRowFirstColumn="0" w:firstRowLastColumn="0" w:lastRowFirstColumn="0" w:lastRowLastColumn="0"/>
              <w:rPr>
                <w:ins w:id="1084" w:author="Qiao, Guan Lun (RC-CN DI FA ST&amp;PM SUP IT&amp;EDGE)" w:date="2022-02-07T16:19:00Z"/>
                <w:rFonts w:ascii="Times New Roman" w:eastAsia="Microsoft YaHei UI" w:hAnsi="Times New Roman" w:cs="Times New Roman"/>
                <w:lang w:val="de-DE"/>
              </w:rPr>
            </w:pPr>
            <w:ins w:id="1085" w:author="Qiao, Guan Lun (RC-CN DI FA ST&amp;PM SUP IT&amp;EDGE)" w:date="2022-02-08T08:42:00Z">
              <w:r>
                <w:rPr>
                  <w:rFonts w:ascii="Times New Roman" w:eastAsia="Microsoft YaHei UI" w:hAnsi="Times New Roman" w:cs="Times New Roman"/>
                  <w:lang w:val="de-DE"/>
                </w:rPr>
                <w:t>Manager</w:t>
              </w:r>
            </w:ins>
          </w:p>
        </w:tc>
        <w:tc>
          <w:tcPr>
            <w:tcW w:w="807" w:type="pct"/>
            <w:vMerge/>
            <w:tcBorders>
              <w:left w:val="nil"/>
              <w:bottom w:val="single" w:sz="4" w:space="0" w:color="A9A9A9" w:themeColor="accent3"/>
              <w:right w:val="nil"/>
            </w:tcBorders>
          </w:tcPr>
          <w:p w14:paraId="2EA5CC47" w14:textId="41C2132A" w:rsidR="007030A5" w:rsidRPr="002D790A"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086" w:author="Qiao, Guan Lun (RC-CN DI FA ST&amp;PM SUP IT&amp;EDGE)" w:date="2022-02-07T16:19: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299A8747" w14:textId="77777777" w:rsidR="007030A5" w:rsidRPr="002D790A" w:rsidRDefault="007030A5" w:rsidP="00363B17">
            <w:pPr>
              <w:pStyle w:val="TableText"/>
              <w:cnfStyle w:val="000000000000" w:firstRow="0" w:lastRow="0" w:firstColumn="0" w:lastColumn="0" w:oddVBand="0" w:evenVBand="0" w:oddHBand="0" w:evenHBand="0" w:firstRowFirstColumn="0" w:firstRowLastColumn="0" w:lastRowFirstColumn="0" w:lastRowLastColumn="0"/>
              <w:rPr>
                <w:ins w:id="1087" w:author="Qiao, Guan Lun (RC-CN DI FA ST&amp;PM SUP IT&amp;EDGE)" w:date="2022-02-07T16:19:00Z"/>
                <w:rFonts w:ascii="Times New Roman" w:eastAsia="Microsoft YaHei UI" w:hAnsi="Times New Roman" w:cs="Times New Roman"/>
                <w:lang w:val="de-DE"/>
              </w:rPr>
            </w:pPr>
          </w:p>
        </w:tc>
      </w:tr>
      <w:tr w:rsidR="00F36FAB" w:rsidRPr="00714BA7" w14:paraId="64F94F60" w14:textId="77777777" w:rsidTr="00BC70F3">
        <w:trPr>
          <w:ins w:id="1088" w:author="Qiao, Guan Lun (RC-CN DI FA ST&amp;PM SUP IT&amp;EDGE)" w:date="2022-02-07T16:02: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418CE615" w14:textId="21A3C778" w:rsidR="00F36FAB" w:rsidRPr="00714BA7" w:rsidRDefault="00F36FAB" w:rsidP="00363B17">
            <w:pPr>
              <w:pStyle w:val="TableText"/>
              <w:rPr>
                <w:ins w:id="1089" w:author="Qiao, Guan Lun (RC-CN DI FA ST&amp;PM SUP IT&amp;EDGE)" w:date="2022-02-07T16:02:00Z"/>
                <w:rFonts w:ascii="Times New Roman" w:eastAsia="Microsoft YaHei UI" w:hAnsi="Times New Roman" w:cs="Times New Roman"/>
                <w:lang w:val="de-DE"/>
                <w:rPrChange w:id="1090" w:author="Qiao, Guan Lun (RC-CN DI FA ST&amp;PM SUP IT&amp;EDGE)" w:date="2022-02-07T16:02:00Z">
                  <w:rPr>
                    <w:ins w:id="1091" w:author="Qiao, Guan Lun (RC-CN DI FA ST&amp;PM SUP IT&amp;EDGE)" w:date="2022-02-07T16:02:00Z"/>
                    <w:rFonts w:ascii="Times New Roman" w:eastAsia="Microsoft YaHei UI" w:hAnsi="Times New Roman" w:cs="Times New Roman"/>
                    <w:color w:val="FF0000"/>
                    <w:lang w:val="de-DE"/>
                  </w:rPr>
                </w:rPrChange>
              </w:rPr>
            </w:pPr>
            <w:ins w:id="1092" w:author="Qiao, Guan Lun (RC-CN DI FA ST&amp;PM SUP IT&amp;EDGE)" w:date="2022-02-07T16:18:00Z">
              <w:r>
                <w:rPr>
                  <w:rFonts w:ascii="Times New Roman" w:eastAsia="Microsoft YaHei UI" w:hAnsi="Times New Roman" w:cs="Times New Roman" w:hint="eastAsia"/>
                  <w:lang w:val="de-DE" w:eastAsia="zh-CN"/>
                </w:rPr>
                <w:t>首页</w:t>
              </w:r>
            </w:ins>
          </w:p>
        </w:tc>
        <w:tc>
          <w:tcPr>
            <w:tcW w:w="1299" w:type="pct"/>
            <w:tcBorders>
              <w:top w:val="single" w:sz="4" w:space="0" w:color="A9A9A9" w:themeColor="accent3"/>
              <w:left w:val="nil"/>
              <w:bottom w:val="single" w:sz="4" w:space="0" w:color="A9A9A9" w:themeColor="accent3"/>
              <w:right w:val="nil"/>
            </w:tcBorders>
          </w:tcPr>
          <w:p w14:paraId="2EB20141" w14:textId="6D44D22F" w:rsidR="00F36FAB" w:rsidRPr="00AE2ED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093" w:author="Qiao, Guan Lun (RC-CN DI FA ST&amp;PM SUP IT&amp;EDGE)" w:date="2022-02-07T16:17:00Z"/>
                <w:rFonts w:ascii="Times New Roman" w:eastAsia="Microsoft YaHei UI" w:hAnsi="Times New Roman" w:cs="Times New Roman"/>
                <w:lang w:val="de-DE"/>
              </w:rPr>
            </w:pPr>
            <w:ins w:id="1094" w:author="Qiao, Guan Lun (RC-CN DI FA ST&amp;PM SUP IT&amp;EDGE)" w:date="2022-02-07T16:22:00Z">
              <w:r>
                <w:rPr>
                  <w:rFonts w:ascii="Times New Roman" w:eastAsia="Microsoft YaHei UI" w:hAnsi="Times New Roman" w:cs="Times New Roman"/>
                  <w:lang w:val="de-DE"/>
                </w:rPr>
                <w:t xml:space="preserve">AGV </w:t>
              </w:r>
              <w:r>
                <w:rPr>
                  <w:rFonts w:ascii="Times New Roman" w:eastAsia="Microsoft YaHei UI" w:hAnsi="Times New Roman" w:cs="Times New Roman" w:hint="eastAsia"/>
                  <w:lang w:val="de-DE" w:eastAsia="zh-CN"/>
                </w:rPr>
                <w:t>batt</w:t>
              </w:r>
              <w:r>
                <w:rPr>
                  <w:rFonts w:ascii="Times New Roman" w:eastAsia="Microsoft YaHei UI" w:hAnsi="Times New Roman" w:cs="Times New Roman"/>
                  <w:lang w:val="de-DE"/>
                </w:rPr>
                <w:t>ery view</w:t>
              </w:r>
            </w:ins>
          </w:p>
        </w:tc>
        <w:tc>
          <w:tcPr>
            <w:tcW w:w="377" w:type="pct"/>
            <w:tcBorders>
              <w:top w:val="single" w:sz="4" w:space="0" w:color="A9A9A9" w:themeColor="accent3"/>
              <w:left w:val="nil"/>
              <w:bottom w:val="single" w:sz="4" w:space="0" w:color="A9A9A9" w:themeColor="accent3"/>
              <w:right w:val="nil"/>
            </w:tcBorders>
          </w:tcPr>
          <w:p w14:paraId="55637AE2" w14:textId="1BD48A3A" w:rsidR="00F36FAB" w:rsidRPr="00714BA7"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095" w:author="Qiao, Guan Lun (RC-CN DI FA ST&amp;PM SUP IT&amp;EDGE)" w:date="2022-02-07T16:02:00Z"/>
                <w:rFonts w:ascii="Times New Roman" w:eastAsia="Microsoft YaHei UI" w:hAnsi="Times New Roman" w:cs="Times New Roman"/>
                <w:lang w:val="de-DE"/>
                <w:rPrChange w:id="1096" w:author="Qiao, Guan Lun (RC-CN DI FA ST&amp;PM SUP IT&amp;EDGE)" w:date="2022-02-07T16:02:00Z">
                  <w:rPr>
                    <w:ins w:id="1097" w:author="Qiao, Guan Lun (RC-CN DI FA ST&amp;PM SUP IT&amp;EDGE)" w:date="2022-02-07T16:02:00Z"/>
                    <w:rFonts w:ascii="Times New Roman" w:eastAsia="Microsoft YaHei UI" w:hAnsi="Times New Roman" w:cs="Times New Roman"/>
                    <w:color w:val="FF0000"/>
                    <w:lang w:val="de-DE"/>
                  </w:rPr>
                </w:rPrChange>
              </w:rPr>
            </w:pPr>
            <w:ins w:id="1098" w:author="Qiao, Guan Lun (RC-CN DI FA ST&amp;PM SUP IT&amp;EDGE)" w:date="2022-02-07T16:39: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646E2656" w14:textId="355B46EA" w:rsidR="00F36FAB" w:rsidRPr="00714BA7"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099" w:author="Qiao, Guan Lun (RC-CN DI FA ST&amp;PM SUP IT&amp;EDGE)" w:date="2022-02-07T16:02:00Z"/>
                <w:rFonts w:ascii="Times New Roman" w:eastAsia="Microsoft YaHei UI" w:hAnsi="Times New Roman" w:cs="Times New Roman"/>
                <w:lang w:val="de-DE"/>
                <w:rPrChange w:id="1100" w:author="Qiao, Guan Lun (RC-CN DI FA ST&amp;PM SUP IT&amp;EDGE)" w:date="2022-02-07T16:02:00Z">
                  <w:rPr>
                    <w:ins w:id="1101" w:author="Qiao, Guan Lun (RC-CN DI FA ST&amp;PM SUP IT&amp;EDGE)" w:date="2022-02-07T16:02:00Z"/>
                    <w:rFonts w:ascii="Times New Roman" w:eastAsia="Microsoft YaHei UI" w:hAnsi="Times New Roman" w:cs="Times New Roman"/>
                    <w:color w:val="FF0000"/>
                    <w:lang w:val="de-DE"/>
                  </w:rPr>
                </w:rPrChange>
              </w:rPr>
            </w:pPr>
            <w:ins w:id="1102"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tc>
        <w:tc>
          <w:tcPr>
            <w:tcW w:w="807" w:type="pct"/>
            <w:vMerge w:val="restart"/>
            <w:tcBorders>
              <w:top w:val="single" w:sz="4" w:space="0" w:color="A9A9A9" w:themeColor="accent3"/>
              <w:left w:val="nil"/>
              <w:right w:val="nil"/>
            </w:tcBorders>
          </w:tcPr>
          <w:p w14:paraId="70C1A335" w14:textId="793E013B" w:rsidR="00F36FAB" w:rsidRPr="00714BA7"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03" w:author="Qiao, Guan Lun (RC-CN DI FA ST&amp;PM SUP IT&amp;EDGE)" w:date="2022-02-07T16:02:00Z"/>
                <w:rFonts w:ascii="Times New Roman" w:eastAsia="Microsoft YaHei UI" w:hAnsi="Times New Roman" w:cs="Times New Roman"/>
                <w:lang w:val="de-DE"/>
                <w:rPrChange w:id="1104" w:author="Qiao, Guan Lun (RC-CN DI FA ST&amp;PM SUP IT&amp;EDGE)" w:date="2022-02-07T16:02:00Z">
                  <w:rPr>
                    <w:ins w:id="1105" w:author="Qiao, Guan Lun (RC-CN DI FA ST&amp;PM SUP IT&amp;EDGE)" w:date="2022-02-07T16:02:00Z"/>
                    <w:rFonts w:ascii="Times New Roman" w:eastAsia="Microsoft YaHei UI" w:hAnsi="Times New Roman" w:cs="Times New Roman"/>
                    <w:color w:val="FF0000"/>
                    <w:lang w:val="de-DE"/>
                  </w:rPr>
                </w:rPrChange>
              </w:rPr>
            </w:pPr>
            <w:ins w:id="1106" w:author="Qiao, Guan Lun (RC-CN DI FA ST&amp;PM SUP IT&amp;EDGE)" w:date="2022-02-07T16:50:00Z">
              <w:r>
                <w:rPr>
                  <w:rFonts w:ascii="Times New Roman" w:eastAsia="Microsoft YaHei UI" w:hAnsi="Times New Roman" w:cs="Times New Roman"/>
                  <w:lang w:val="de-DE"/>
                </w:rPr>
                <w:t xml:space="preserve">Step </w:t>
              </w:r>
            </w:ins>
            <w:ins w:id="1107" w:author="Qiao, Guan Lun (RC-CN DI FA ST&amp;PM SUP IT&amp;EDGE)" w:date="2022-02-07T16:52:00Z">
              <w:r w:rsidR="0056606C">
                <w:rPr>
                  <w:rFonts w:ascii="Times New Roman" w:eastAsia="Microsoft YaHei UI" w:hAnsi="Times New Roman" w:cs="Times New Roman"/>
                  <w:lang w:val="de-DE"/>
                </w:rPr>
                <w:t>4</w:t>
              </w:r>
            </w:ins>
          </w:p>
        </w:tc>
        <w:tc>
          <w:tcPr>
            <w:tcW w:w="642" w:type="pct"/>
            <w:tcBorders>
              <w:top w:val="single" w:sz="4" w:space="0" w:color="A9A9A9" w:themeColor="accent3"/>
              <w:left w:val="nil"/>
              <w:bottom w:val="single" w:sz="4" w:space="0" w:color="A9A9A9" w:themeColor="accent3"/>
              <w:right w:val="nil"/>
            </w:tcBorders>
          </w:tcPr>
          <w:p w14:paraId="4F9F0CA8" w14:textId="200DCC48" w:rsidR="00F36FAB" w:rsidRPr="00714BA7"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08" w:author="Qiao, Guan Lun (RC-CN DI FA ST&amp;PM SUP IT&amp;EDGE)" w:date="2022-02-07T16:02:00Z"/>
                <w:rFonts w:ascii="Times New Roman" w:eastAsia="Microsoft YaHei UI" w:hAnsi="Times New Roman" w:cs="Times New Roman"/>
                <w:lang w:val="de-DE"/>
                <w:rPrChange w:id="1109" w:author="Qiao, Guan Lun (RC-CN DI FA ST&amp;PM SUP IT&amp;EDGE)" w:date="2022-02-07T16:02:00Z">
                  <w:rPr>
                    <w:ins w:id="1110" w:author="Qiao, Guan Lun (RC-CN DI FA ST&amp;PM SUP IT&amp;EDGE)" w:date="2022-02-07T16:02:00Z"/>
                    <w:rFonts w:ascii="Times New Roman" w:eastAsia="Microsoft YaHei UI" w:hAnsi="Times New Roman" w:cs="Times New Roman"/>
                    <w:color w:val="FF0000"/>
                    <w:lang w:val="de-DE"/>
                  </w:rPr>
                </w:rPrChange>
              </w:rPr>
            </w:pPr>
            <w:ins w:id="1111" w:author="Qiao, Guan Lun (RC-CN DI FA ST&amp;PM SUP IT&amp;EDGE)" w:date="2022-02-07T16:23:00Z">
              <w:r>
                <w:rPr>
                  <w:rFonts w:ascii="Times New Roman" w:eastAsia="Microsoft YaHei UI" w:hAnsi="Times New Roman" w:cs="Times New Roman"/>
                  <w:lang w:val="de-DE"/>
                </w:rPr>
                <w:t>3.1-1</w:t>
              </w:r>
            </w:ins>
          </w:p>
        </w:tc>
      </w:tr>
      <w:tr w:rsidR="00F36FAB" w:rsidRPr="00714BA7" w14:paraId="7637B7CC" w14:textId="77777777" w:rsidTr="00BC70F3">
        <w:trPr>
          <w:ins w:id="1112" w:author="Qiao, Guan Lun (RC-CN DI FA ST&amp;PM SUP IT&amp;EDGE)" w:date="2022-02-07T16:2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4A56D37E" w14:textId="77777777" w:rsidR="00F36FAB" w:rsidRDefault="00F36FAB" w:rsidP="00363B17">
            <w:pPr>
              <w:pStyle w:val="TableText"/>
              <w:rPr>
                <w:ins w:id="1113" w:author="Qiao, Guan Lun (RC-CN DI FA ST&amp;PM SUP IT&amp;EDGE)" w:date="2022-02-07T16:2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7FFC7365" w14:textId="0F61F4C1" w:rsidR="00F36FAB" w:rsidRPr="00AE2ED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14" w:author="Qiao, Guan Lun (RC-CN DI FA ST&amp;PM SUP IT&amp;EDGE)" w:date="2022-02-07T16:22:00Z"/>
                <w:rFonts w:ascii="Times New Roman" w:eastAsia="Microsoft YaHei UI" w:hAnsi="Times New Roman" w:cs="Times New Roman"/>
                <w:lang w:val="de-DE"/>
              </w:rPr>
            </w:pPr>
            <w:ins w:id="1115" w:author="Qiao, Guan Lun (RC-CN DI FA ST&amp;PM SUP IT&amp;EDGE)" w:date="2022-02-07T16:22:00Z">
              <w:r>
                <w:rPr>
                  <w:rFonts w:ascii="Times New Roman" w:eastAsia="Microsoft YaHei UI" w:hAnsi="Times New Roman" w:cs="Times New Roman"/>
                  <w:lang w:val="de-DE"/>
                </w:rPr>
                <w:t>Camera Str</w:t>
              </w:r>
            </w:ins>
            <w:ins w:id="1116" w:author="Qiao, Guan Lun (RC-CN DI FA ST&amp;PM SUP IT&amp;EDGE)" w:date="2022-02-07T16:27:00Z">
              <w:r>
                <w:rPr>
                  <w:rFonts w:ascii="Times New Roman" w:eastAsia="Microsoft YaHei UI" w:hAnsi="Times New Roman" w:cs="Times New Roman"/>
                  <w:lang w:val="de-DE"/>
                </w:rPr>
                <w:t>e</w:t>
              </w:r>
            </w:ins>
            <w:ins w:id="1117" w:author="Qiao, Guan Lun (RC-CN DI FA ST&amp;PM SUP IT&amp;EDGE)" w:date="2022-02-07T16:22:00Z">
              <w:r>
                <w:rPr>
                  <w:rFonts w:ascii="Times New Roman" w:eastAsia="Microsoft YaHei UI" w:hAnsi="Times New Roman" w:cs="Times New Roman"/>
                  <w:lang w:val="de-DE"/>
                </w:rPr>
                <w:t>am view</w:t>
              </w:r>
            </w:ins>
          </w:p>
        </w:tc>
        <w:tc>
          <w:tcPr>
            <w:tcW w:w="377" w:type="pct"/>
            <w:tcBorders>
              <w:top w:val="single" w:sz="4" w:space="0" w:color="A9A9A9" w:themeColor="accent3"/>
              <w:left w:val="nil"/>
              <w:bottom w:val="single" w:sz="4" w:space="0" w:color="A9A9A9" w:themeColor="accent3"/>
              <w:right w:val="nil"/>
            </w:tcBorders>
          </w:tcPr>
          <w:p w14:paraId="12E3D5BE" w14:textId="0D80D6D2"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18" w:author="Qiao, Guan Lun (RC-CN DI FA ST&amp;PM SUP IT&amp;EDGE)" w:date="2022-02-07T16:22:00Z"/>
                <w:rFonts w:ascii="Times New Roman" w:eastAsia="Microsoft YaHei UI" w:hAnsi="Times New Roman" w:cs="Times New Roman"/>
                <w:lang w:val="de-DE"/>
              </w:rPr>
            </w:pPr>
            <w:ins w:id="1119" w:author="Qiao, Guan Lun (RC-CN DI FA ST&amp;PM SUP IT&amp;EDGE)" w:date="2022-02-07T16:39: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498B8ACD" w14:textId="09BC406D"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20" w:author="Qiao, Guan Lun (RC-CN DI FA ST&amp;PM SUP IT&amp;EDGE)" w:date="2022-02-07T16:22:00Z"/>
                <w:rFonts w:ascii="Times New Roman" w:eastAsia="Microsoft YaHei UI" w:hAnsi="Times New Roman" w:cs="Times New Roman"/>
                <w:lang w:val="de-DE"/>
              </w:rPr>
            </w:pPr>
            <w:ins w:id="1121"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0958BDD5" w14:textId="77777777"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22" w:author="Qiao, Guan Lun (RC-CN DI FA ST&amp;PM SUP IT&amp;EDGE)" w:date="2022-02-07T16:2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015447CA" w14:textId="77777777"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23" w:author="Qiao, Guan Lun (RC-CN DI FA ST&amp;PM SUP IT&amp;EDGE)" w:date="2022-02-07T16:23:00Z"/>
                <w:rFonts w:ascii="Times New Roman" w:eastAsia="Microsoft YaHei UI" w:hAnsi="Times New Roman" w:cs="Times New Roman"/>
                <w:lang w:val="de-DE"/>
              </w:rPr>
            </w:pPr>
            <w:ins w:id="1124" w:author="Qiao, Guan Lun (RC-CN DI FA ST&amp;PM SUP IT&amp;EDGE)" w:date="2022-02-07T16:23:00Z">
              <w:r>
                <w:rPr>
                  <w:rFonts w:ascii="Times New Roman" w:eastAsia="Microsoft YaHei UI" w:hAnsi="Times New Roman" w:cs="Times New Roman"/>
                  <w:lang w:val="de-DE"/>
                </w:rPr>
                <w:t>3.1-1</w:t>
              </w:r>
            </w:ins>
          </w:p>
          <w:p w14:paraId="2C774250" w14:textId="714A0552"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25" w:author="Qiao, Guan Lun (RC-CN DI FA ST&amp;PM SUP IT&amp;EDGE)" w:date="2022-02-07T16:22:00Z"/>
                <w:rFonts w:ascii="Times New Roman" w:eastAsia="Microsoft YaHei UI" w:hAnsi="Times New Roman" w:cs="Times New Roman"/>
                <w:lang w:val="de-DE"/>
              </w:rPr>
            </w:pPr>
            <w:ins w:id="1126" w:author="Qiao, Guan Lun (RC-CN DI FA ST&amp;PM SUP IT&amp;EDGE)" w:date="2022-02-07T16:23:00Z">
              <w:r>
                <w:rPr>
                  <w:rFonts w:ascii="Times New Roman" w:eastAsia="Microsoft YaHei UI" w:hAnsi="Times New Roman" w:cs="Times New Roman"/>
                  <w:lang w:val="de-DE"/>
                </w:rPr>
                <w:t>3.1-2</w:t>
              </w:r>
            </w:ins>
          </w:p>
        </w:tc>
      </w:tr>
      <w:tr w:rsidR="00F36FAB" w:rsidRPr="00714BA7" w14:paraId="10EDFB96" w14:textId="77777777" w:rsidTr="00BC70F3">
        <w:trPr>
          <w:ins w:id="1127" w:author="Qiao, Guan Lun (RC-CN DI FA ST&amp;PM SUP IT&amp;EDGE)" w:date="2022-02-07T16:2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7E71419B" w14:textId="77777777" w:rsidR="00F36FAB" w:rsidRDefault="00F36FAB" w:rsidP="00363B17">
            <w:pPr>
              <w:pStyle w:val="TableText"/>
              <w:rPr>
                <w:ins w:id="1128" w:author="Qiao, Guan Lun (RC-CN DI FA ST&amp;PM SUP IT&amp;EDGE)" w:date="2022-02-07T16:2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59EEDE7A" w14:textId="35C24883" w:rsidR="00F36FAB" w:rsidRPr="00AE2ED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29" w:author="Qiao, Guan Lun (RC-CN DI FA ST&amp;PM SUP IT&amp;EDGE)" w:date="2022-02-07T16:22:00Z"/>
                <w:rFonts w:ascii="Times New Roman" w:eastAsia="Microsoft YaHei UI" w:hAnsi="Times New Roman" w:cs="Times New Roman"/>
                <w:lang w:val="de-DE"/>
              </w:rPr>
            </w:pPr>
            <w:ins w:id="1130" w:author="Qiao, Guan Lun (RC-CN DI FA ST&amp;PM SUP IT&amp;EDGE)" w:date="2022-02-07T16:24:00Z">
              <w:r>
                <w:rPr>
                  <w:rFonts w:ascii="Times New Roman" w:eastAsia="Microsoft YaHei UI" w:hAnsi="Times New Roman" w:cs="Times New Roman"/>
                  <w:lang w:val="de-DE"/>
                </w:rPr>
                <w:t>AGV Gridmap view</w:t>
              </w:r>
            </w:ins>
          </w:p>
        </w:tc>
        <w:tc>
          <w:tcPr>
            <w:tcW w:w="377" w:type="pct"/>
            <w:tcBorders>
              <w:top w:val="single" w:sz="4" w:space="0" w:color="A9A9A9" w:themeColor="accent3"/>
              <w:left w:val="nil"/>
              <w:bottom w:val="single" w:sz="4" w:space="0" w:color="A9A9A9" w:themeColor="accent3"/>
              <w:right w:val="nil"/>
            </w:tcBorders>
          </w:tcPr>
          <w:p w14:paraId="3BD9E23C" w14:textId="44C0F9D2"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31" w:author="Qiao, Guan Lun (RC-CN DI FA ST&amp;PM SUP IT&amp;EDGE)" w:date="2022-02-07T16:22:00Z"/>
                <w:rFonts w:ascii="Times New Roman" w:eastAsia="Microsoft YaHei UI" w:hAnsi="Times New Roman" w:cs="Times New Roman"/>
                <w:lang w:val="de-DE"/>
              </w:rPr>
            </w:pPr>
            <w:ins w:id="1132" w:author="Qiao, Guan Lun (RC-CN DI FA ST&amp;PM SUP IT&amp;EDGE)" w:date="2022-02-07T16:39: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30C8F190" w14:textId="160038AB"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33" w:author="Qiao, Guan Lun (RC-CN DI FA ST&amp;PM SUP IT&amp;EDGE)" w:date="2022-02-07T16:22:00Z"/>
                <w:rFonts w:ascii="Times New Roman" w:eastAsia="Microsoft YaHei UI" w:hAnsi="Times New Roman" w:cs="Times New Roman"/>
                <w:lang w:val="de-DE"/>
              </w:rPr>
            </w:pPr>
            <w:ins w:id="1134"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27E7EC05" w14:textId="77777777"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35" w:author="Qiao, Guan Lun (RC-CN DI FA ST&amp;PM SUP IT&amp;EDGE)" w:date="2022-02-07T16:2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78C84108" w14:textId="463058A0"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36" w:author="Qiao, Guan Lun (RC-CN DI FA ST&amp;PM SUP IT&amp;EDGE)" w:date="2022-02-07T16:30:00Z"/>
                <w:rFonts w:ascii="Times New Roman" w:eastAsia="Microsoft YaHei UI" w:hAnsi="Times New Roman" w:cs="Times New Roman"/>
                <w:lang w:val="de-DE"/>
              </w:rPr>
            </w:pPr>
            <w:ins w:id="1137" w:author="Qiao, Guan Lun (RC-CN DI FA ST&amp;PM SUP IT&amp;EDGE)" w:date="2022-02-07T16:30:00Z">
              <w:r>
                <w:rPr>
                  <w:rFonts w:ascii="Times New Roman" w:eastAsia="Microsoft YaHei UI" w:hAnsi="Times New Roman" w:cs="Times New Roman"/>
                  <w:lang w:val="de-DE"/>
                </w:rPr>
                <w:t>3.1-1</w:t>
              </w:r>
            </w:ins>
          </w:p>
          <w:p w14:paraId="075632F8" w14:textId="017ECE98"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38" w:author="Qiao, Guan Lun (RC-CN DI FA ST&amp;PM SUP IT&amp;EDGE)" w:date="2022-02-07T16:22:00Z"/>
                <w:rFonts w:ascii="Times New Roman" w:eastAsia="Microsoft YaHei UI" w:hAnsi="Times New Roman" w:cs="Times New Roman"/>
                <w:lang w:val="de-DE"/>
              </w:rPr>
            </w:pPr>
            <w:ins w:id="1139" w:author="Qiao, Guan Lun (RC-CN DI FA ST&amp;PM SUP IT&amp;EDGE)" w:date="2022-02-07T16:24:00Z">
              <w:r>
                <w:rPr>
                  <w:rFonts w:ascii="Times New Roman" w:eastAsia="Microsoft YaHei UI" w:hAnsi="Times New Roman" w:cs="Times New Roman"/>
                  <w:lang w:val="de-DE"/>
                </w:rPr>
                <w:t>3.1-</w:t>
              </w:r>
            </w:ins>
            <w:ins w:id="1140" w:author="Qiao, Guan Lun (RC-CN DI FA ST&amp;PM SUP IT&amp;EDGE)" w:date="2022-02-07T16:25:00Z">
              <w:r>
                <w:rPr>
                  <w:rFonts w:ascii="Times New Roman" w:eastAsia="Microsoft YaHei UI" w:hAnsi="Times New Roman" w:cs="Times New Roman"/>
                  <w:lang w:val="de-DE"/>
                </w:rPr>
                <w:t>2</w:t>
              </w:r>
            </w:ins>
          </w:p>
        </w:tc>
      </w:tr>
      <w:tr w:rsidR="00F36FAB" w:rsidRPr="00714BA7" w14:paraId="7EF3C42E" w14:textId="77777777" w:rsidTr="00BC70F3">
        <w:trPr>
          <w:ins w:id="1141" w:author="Qiao, Guan Lun (RC-CN DI FA ST&amp;PM SUP IT&amp;EDGE)" w:date="2022-02-07T16:29: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1E057F6F" w14:textId="77777777" w:rsidR="00F36FAB" w:rsidRDefault="00F36FAB" w:rsidP="00363B17">
            <w:pPr>
              <w:pStyle w:val="TableText"/>
              <w:rPr>
                <w:ins w:id="1142" w:author="Qiao, Guan Lun (RC-CN DI FA ST&amp;PM SUP IT&amp;EDGE)" w:date="2022-02-07T16:29: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53F69951" w14:textId="186B7E61"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43" w:author="Qiao, Guan Lun (RC-CN DI FA ST&amp;PM SUP IT&amp;EDGE)" w:date="2022-02-07T16:29:00Z"/>
                <w:rFonts w:ascii="Times New Roman" w:eastAsia="Microsoft YaHei UI" w:hAnsi="Times New Roman" w:cs="Times New Roman"/>
                <w:lang w:val="de-DE"/>
              </w:rPr>
            </w:pPr>
            <w:ins w:id="1144" w:author="Qiao, Guan Lun (RC-CN DI FA ST&amp;PM SUP IT&amp;EDGE)" w:date="2022-02-07T16:29:00Z">
              <w:r>
                <w:rPr>
                  <w:rFonts w:ascii="Times New Roman" w:eastAsia="Microsoft YaHei UI" w:hAnsi="Times New Roman" w:cs="Times New Roman"/>
                  <w:lang w:val="de-DE"/>
                </w:rPr>
                <w:t>Topic value view</w:t>
              </w:r>
            </w:ins>
          </w:p>
        </w:tc>
        <w:tc>
          <w:tcPr>
            <w:tcW w:w="377" w:type="pct"/>
            <w:tcBorders>
              <w:top w:val="single" w:sz="4" w:space="0" w:color="A9A9A9" w:themeColor="accent3"/>
              <w:left w:val="nil"/>
              <w:bottom w:val="single" w:sz="4" w:space="0" w:color="A9A9A9" w:themeColor="accent3"/>
              <w:right w:val="nil"/>
            </w:tcBorders>
          </w:tcPr>
          <w:p w14:paraId="3664AA05" w14:textId="79D332C5"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45" w:author="Qiao, Guan Lun (RC-CN DI FA ST&amp;PM SUP IT&amp;EDGE)" w:date="2022-02-07T16:29:00Z"/>
                <w:rFonts w:ascii="Times New Roman" w:eastAsia="Microsoft YaHei UI" w:hAnsi="Times New Roman" w:cs="Times New Roman"/>
                <w:lang w:val="de-DE"/>
              </w:rPr>
            </w:pPr>
            <w:ins w:id="1146" w:author="Qiao, Guan Lun (RC-CN DI FA ST&amp;PM SUP IT&amp;EDGE)" w:date="2022-02-07T16:39: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4EDB4361" w14:textId="218AABE6"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47" w:author="Qiao, Guan Lun (RC-CN DI FA ST&amp;PM SUP IT&amp;EDGE)" w:date="2022-02-07T16:29:00Z"/>
                <w:rFonts w:ascii="Times New Roman" w:eastAsia="Microsoft YaHei UI" w:hAnsi="Times New Roman" w:cs="Times New Roman"/>
                <w:lang w:val="de-DE"/>
              </w:rPr>
            </w:pPr>
            <w:ins w:id="1148" w:author="Qiao, Guan Lun (RC-CN DI FA ST&amp;PM SUP IT&amp;EDGE)" w:date="2022-02-07T16:42:00Z">
              <w:r w:rsidRPr="00A12EE8">
                <w:rPr>
                  <w:rFonts w:ascii="Times New Roman" w:eastAsia="Microsoft YaHei UI" w:hAnsi="Times New Roman" w:cs="Times New Roman"/>
                  <w:lang w:val="de-DE"/>
                </w:rPr>
                <w:t>O</w:t>
              </w:r>
              <w:r w:rsidRPr="00A12EE8">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4CB4B79B" w14:textId="77777777" w:rsidR="00F36FAB" w:rsidRPr="00AF018F"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49" w:author="Qiao, Guan Lun (RC-CN DI FA ST&amp;PM SUP IT&amp;EDGE)" w:date="2022-02-07T16:29: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151A308F" w14:textId="77777777"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50" w:author="Qiao, Guan Lun (RC-CN DI FA ST&amp;PM SUP IT&amp;EDGE)" w:date="2022-02-07T16:29:00Z"/>
                <w:rFonts w:ascii="Times New Roman" w:eastAsia="Microsoft YaHei UI" w:hAnsi="Times New Roman" w:cs="Times New Roman"/>
                <w:lang w:val="de-DE"/>
              </w:rPr>
            </w:pPr>
            <w:ins w:id="1151" w:author="Qiao, Guan Lun (RC-CN DI FA ST&amp;PM SUP IT&amp;EDGE)" w:date="2022-02-07T16:29:00Z">
              <w:r>
                <w:rPr>
                  <w:rFonts w:ascii="Times New Roman" w:eastAsia="Microsoft YaHei UI" w:hAnsi="Times New Roman" w:cs="Times New Roman"/>
                  <w:lang w:val="de-DE"/>
                </w:rPr>
                <w:t>3.1-1</w:t>
              </w:r>
            </w:ins>
          </w:p>
          <w:p w14:paraId="4BF48734" w14:textId="6C4A022D" w:rsidR="00F36FAB" w:rsidRDefault="00F36FAB" w:rsidP="00363B17">
            <w:pPr>
              <w:pStyle w:val="TableText"/>
              <w:cnfStyle w:val="000000000000" w:firstRow="0" w:lastRow="0" w:firstColumn="0" w:lastColumn="0" w:oddVBand="0" w:evenVBand="0" w:oddHBand="0" w:evenHBand="0" w:firstRowFirstColumn="0" w:firstRowLastColumn="0" w:lastRowFirstColumn="0" w:lastRowLastColumn="0"/>
              <w:rPr>
                <w:ins w:id="1152" w:author="Qiao, Guan Lun (RC-CN DI FA ST&amp;PM SUP IT&amp;EDGE)" w:date="2022-02-07T16:29:00Z"/>
                <w:rFonts w:ascii="Times New Roman" w:eastAsia="Microsoft YaHei UI" w:hAnsi="Times New Roman" w:cs="Times New Roman"/>
                <w:lang w:val="de-DE"/>
              </w:rPr>
            </w:pPr>
            <w:ins w:id="1153" w:author="Qiao, Guan Lun (RC-CN DI FA ST&amp;PM SUP IT&amp;EDGE)" w:date="2022-02-07T16:29:00Z">
              <w:r>
                <w:rPr>
                  <w:rFonts w:ascii="Times New Roman" w:eastAsia="Microsoft YaHei UI" w:hAnsi="Times New Roman" w:cs="Times New Roman"/>
                  <w:lang w:val="de-DE"/>
                </w:rPr>
                <w:t>3.1-3</w:t>
              </w:r>
            </w:ins>
          </w:p>
        </w:tc>
      </w:tr>
      <w:tr w:rsidR="00F36FAB" w:rsidRPr="00714BA7" w14:paraId="5CF25566" w14:textId="77777777" w:rsidTr="00BC70F3">
        <w:trPr>
          <w:ins w:id="1154" w:author="Qiao, Guan Lun (RC-CN DI FA ST&amp;PM SUP IT&amp;EDGE)" w:date="2022-02-07T16:2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6998B6A4" w14:textId="77777777" w:rsidR="00F36FAB" w:rsidRDefault="00F36FAB" w:rsidP="00BC70F3">
            <w:pPr>
              <w:pStyle w:val="TableText"/>
              <w:rPr>
                <w:ins w:id="1155" w:author="Qiao, Guan Lun (RC-CN DI FA ST&amp;PM SUP IT&amp;EDGE)" w:date="2022-02-07T16:2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22A3A7E4" w14:textId="05776A7E" w:rsidR="00F36FAB" w:rsidRPr="00AE2EDF"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56" w:author="Qiao, Guan Lun (RC-CN DI FA ST&amp;PM SUP IT&amp;EDGE)" w:date="2022-02-07T16:22:00Z"/>
                <w:rFonts w:ascii="Times New Roman" w:eastAsia="Microsoft YaHei UI" w:hAnsi="Times New Roman" w:cs="Times New Roman"/>
                <w:lang w:val="de-DE" w:eastAsia="zh-CN"/>
              </w:rPr>
            </w:pPr>
            <w:ins w:id="1157" w:author="Qiao, Guan Lun (RC-CN DI FA ST&amp;PM SUP IT&amp;EDGE)" w:date="2022-02-07T16:25:00Z">
              <w:r>
                <w:rPr>
                  <w:rFonts w:ascii="Times New Roman" w:eastAsia="Microsoft YaHei UI" w:hAnsi="Times New Roman" w:cs="Times New Roman" w:hint="eastAsia"/>
                  <w:lang w:val="de-DE" w:eastAsia="zh-CN"/>
                </w:rPr>
                <w:t>订单实时状态监测</w:t>
              </w:r>
            </w:ins>
            <w:ins w:id="1158" w:author="Qiao, Guan Lun (RC-CN DI FA ST&amp;PM SUP IT&amp;EDGE)" w:date="2022-02-07T16:33:00Z">
              <w:r>
                <w:rPr>
                  <w:rFonts w:ascii="Times New Roman" w:eastAsia="Microsoft YaHei UI" w:hAnsi="Times New Roman" w:cs="Times New Roman" w:hint="eastAsia"/>
                  <w:lang w:val="de-DE" w:eastAsia="zh-CN"/>
                </w:rPr>
                <w:t>（当天）</w:t>
              </w:r>
            </w:ins>
          </w:p>
        </w:tc>
        <w:tc>
          <w:tcPr>
            <w:tcW w:w="377" w:type="pct"/>
            <w:tcBorders>
              <w:top w:val="single" w:sz="4" w:space="0" w:color="A9A9A9" w:themeColor="accent3"/>
              <w:left w:val="nil"/>
              <w:bottom w:val="single" w:sz="4" w:space="0" w:color="A9A9A9" w:themeColor="accent3"/>
              <w:right w:val="nil"/>
            </w:tcBorders>
          </w:tcPr>
          <w:p w14:paraId="7B6CA865" w14:textId="61B9C8C0" w:rsidR="00F36FAB" w:rsidRPr="00AF018F"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59" w:author="Qiao, Guan Lun (RC-CN DI FA ST&amp;PM SUP IT&amp;EDGE)" w:date="2022-02-07T16:22:00Z"/>
                <w:rFonts w:ascii="Times New Roman" w:eastAsia="Microsoft YaHei UI" w:hAnsi="Times New Roman" w:cs="Times New Roman"/>
                <w:lang w:val="de-DE" w:eastAsia="zh-CN"/>
              </w:rPr>
            </w:pPr>
            <w:ins w:id="1160" w:author="Qiao, Guan Lun (RC-CN DI FA ST&amp;PM SUP IT&amp;EDGE)" w:date="2022-02-07T16:39: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12853157" w14:textId="2C105058" w:rsidR="00F36FAB" w:rsidRPr="00AF018F"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61" w:author="Qiao, Guan Lun (RC-CN DI FA ST&amp;PM SUP IT&amp;EDGE)" w:date="2022-02-07T16:22:00Z"/>
                <w:rFonts w:ascii="Times New Roman" w:eastAsia="Microsoft YaHei UI" w:hAnsi="Times New Roman" w:cs="Times New Roman"/>
                <w:lang w:val="de-DE" w:eastAsia="zh-CN"/>
              </w:rPr>
            </w:pPr>
            <w:ins w:id="1162"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bottom w:val="single" w:sz="4" w:space="0" w:color="A9A9A9" w:themeColor="accent3"/>
              <w:right w:val="nil"/>
            </w:tcBorders>
          </w:tcPr>
          <w:p w14:paraId="1AC299D2" w14:textId="77777777" w:rsidR="00F36FAB" w:rsidRPr="00AF018F"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63" w:author="Qiao, Guan Lun (RC-CN DI FA ST&amp;PM SUP IT&amp;EDGE)" w:date="2022-02-07T16:22:00Z"/>
                <w:rFonts w:ascii="Times New Roman" w:eastAsia="Microsoft YaHei UI" w:hAnsi="Times New Roman" w:cs="Times New Roman"/>
                <w:lang w:val="de-DE" w:eastAsia="zh-CN"/>
              </w:rPr>
            </w:pPr>
          </w:p>
        </w:tc>
        <w:tc>
          <w:tcPr>
            <w:tcW w:w="642" w:type="pct"/>
            <w:tcBorders>
              <w:top w:val="single" w:sz="4" w:space="0" w:color="A9A9A9" w:themeColor="accent3"/>
              <w:left w:val="nil"/>
              <w:bottom w:val="single" w:sz="4" w:space="0" w:color="A9A9A9" w:themeColor="accent3"/>
              <w:right w:val="nil"/>
            </w:tcBorders>
          </w:tcPr>
          <w:p w14:paraId="3693BE25" w14:textId="77777777" w:rsidR="00F36FAB" w:rsidRPr="00AF018F"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64" w:author="Qiao, Guan Lun (RC-CN DI FA ST&amp;PM SUP IT&amp;EDGE)" w:date="2022-02-07T16:22:00Z"/>
                <w:rFonts w:ascii="Times New Roman" w:eastAsia="Microsoft YaHei UI" w:hAnsi="Times New Roman" w:cs="Times New Roman"/>
                <w:lang w:val="de-DE" w:eastAsia="zh-CN"/>
              </w:rPr>
            </w:pPr>
          </w:p>
        </w:tc>
      </w:tr>
      <w:tr w:rsidR="00F36FAB" w:rsidRPr="00714BA7" w14:paraId="44D127F6" w14:textId="77777777" w:rsidTr="00BC70F3">
        <w:trPr>
          <w:ins w:id="1165" w:author="Qiao, Guan Lun (RC-CN DI FA ST&amp;PM SUP IT&amp;EDGE)" w:date="2022-02-07T16:20: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bottom w:val="single" w:sz="4" w:space="0" w:color="A9A9A9" w:themeColor="accent3"/>
              <w:right w:val="nil"/>
            </w:tcBorders>
          </w:tcPr>
          <w:p w14:paraId="2363ABC9" w14:textId="7AF61908" w:rsidR="00F36FAB" w:rsidRDefault="009A6179" w:rsidP="00BC70F3">
            <w:pPr>
              <w:pStyle w:val="TableText"/>
              <w:rPr>
                <w:ins w:id="1166" w:author="Qiao, Guan Lun (RC-CN DI FA ST&amp;PM SUP IT&amp;EDGE)" w:date="2022-02-07T16:20:00Z"/>
                <w:rFonts w:ascii="Times New Roman" w:eastAsia="Microsoft YaHei UI" w:hAnsi="Times New Roman" w:cs="Times New Roman"/>
                <w:lang w:val="de-DE" w:eastAsia="zh-CN"/>
              </w:rPr>
            </w:pPr>
            <w:ins w:id="1167" w:author="Qiao, Guan Lun (RC-CN DI FA ST&amp;PM SUP IT&amp;EDGE)" w:date="2022-02-21T15:22:00Z">
              <w:r w:rsidRPr="009A6179">
                <w:rPr>
                  <w:rFonts w:ascii="Times New Roman" w:eastAsia="Microsoft YaHei UI" w:hAnsi="Times New Roman" w:cs="Times New Roman"/>
                  <w:highlight w:val="yellow"/>
                  <w:lang w:val="de-DE" w:eastAsia="zh-CN"/>
                  <w:rPrChange w:id="1168" w:author="Qiao, Guan Lun (RC-CN DI FA ST&amp;PM SUP IT&amp;EDGE)" w:date="2022-02-21T15:22:00Z">
                    <w:rPr>
                      <w:rFonts w:ascii="Times New Roman" w:eastAsia="Microsoft YaHei UI" w:hAnsi="Times New Roman" w:cs="Times New Roman"/>
                      <w:lang w:val="de-DE" w:eastAsia="zh-CN"/>
                    </w:rPr>
                  </w:rPrChange>
                </w:rPr>
                <w:t>Order</w:t>
              </w:r>
            </w:ins>
          </w:p>
        </w:tc>
        <w:tc>
          <w:tcPr>
            <w:tcW w:w="1299" w:type="pct"/>
            <w:tcBorders>
              <w:top w:val="single" w:sz="4" w:space="0" w:color="A9A9A9" w:themeColor="accent3"/>
              <w:left w:val="nil"/>
              <w:bottom w:val="single" w:sz="4" w:space="0" w:color="A9A9A9" w:themeColor="accent3"/>
              <w:right w:val="nil"/>
            </w:tcBorders>
          </w:tcPr>
          <w:p w14:paraId="41C207AD" w14:textId="21A8D17E" w:rsidR="00F36FAB" w:rsidRPr="00AE2EDF"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69" w:author="Qiao, Guan Lun (RC-CN DI FA ST&amp;PM SUP IT&amp;EDGE)" w:date="2022-02-07T16:20:00Z"/>
                <w:rFonts w:ascii="Times New Roman" w:eastAsia="Microsoft YaHei UI" w:hAnsi="Times New Roman" w:cs="Times New Roman"/>
                <w:lang w:val="de-DE"/>
              </w:rPr>
            </w:pPr>
            <w:ins w:id="1170" w:author="Qiao, Guan Lun (RC-CN DI FA ST&amp;PM SUP IT&amp;EDGE)" w:date="2022-02-07T16:32:00Z">
              <w:r>
                <w:rPr>
                  <w:rFonts w:ascii="Times New Roman" w:eastAsia="Microsoft YaHei UI" w:hAnsi="Times New Roman" w:cs="Times New Roman" w:hint="eastAsia"/>
                  <w:lang w:val="de-DE" w:eastAsia="zh-CN"/>
                </w:rPr>
                <w:t>订单下单、取消</w:t>
              </w:r>
            </w:ins>
          </w:p>
        </w:tc>
        <w:tc>
          <w:tcPr>
            <w:tcW w:w="377" w:type="pct"/>
            <w:tcBorders>
              <w:top w:val="single" w:sz="4" w:space="0" w:color="A9A9A9" w:themeColor="accent3"/>
              <w:left w:val="nil"/>
              <w:bottom w:val="single" w:sz="4" w:space="0" w:color="A9A9A9" w:themeColor="accent3"/>
              <w:right w:val="nil"/>
            </w:tcBorders>
          </w:tcPr>
          <w:p w14:paraId="4BAD4087" w14:textId="65FA71A6" w:rsidR="00F36FAB" w:rsidRPr="00262556"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71" w:author="Qiao, Guan Lun (RC-CN DI FA ST&amp;PM SUP IT&amp;EDGE)" w:date="2022-02-07T16:20:00Z"/>
                <w:rFonts w:ascii="Times New Roman" w:eastAsia="Microsoft YaHei UI" w:hAnsi="Times New Roman" w:cs="Times New Roman"/>
                <w:lang w:val="de-DE"/>
              </w:rPr>
            </w:pPr>
            <w:ins w:id="1172"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50915C39" w14:textId="7F8FA2E2" w:rsidR="00F36FAB" w:rsidRPr="00262556"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73" w:author="Qiao, Guan Lun (RC-CN DI FA ST&amp;PM SUP IT&amp;EDGE)" w:date="2022-02-07T16:20:00Z"/>
                <w:rFonts w:ascii="Times New Roman" w:eastAsia="Microsoft YaHei UI" w:hAnsi="Times New Roman" w:cs="Times New Roman"/>
                <w:lang w:val="de-DE"/>
              </w:rPr>
            </w:pPr>
            <w:ins w:id="1174"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val="restart"/>
            <w:tcBorders>
              <w:top w:val="single" w:sz="4" w:space="0" w:color="A9A9A9" w:themeColor="accent3"/>
              <w:left w:val="nil"/>
              <w:right w:val="nil"/>
            </w:tcBorders>
          </w:tcPr>
          <w:p w14:paraId="738BE719" w14:textId="108F6ED5" w:rsidR="00F36FAB" w:rsidRPr="00262556"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75" w:author="Qiao, Guan Lun (RC-CN DI FA ST&amp;PM SUP IT&amp;EDGE)" w:date="2022-02-07T16:20:00Z"/>
                <w:rFonts w:ascii="Times New Roman" w:eastAsia="Microsoft YaHei UI" w:hAnsi="Times New Roman" w:cs="Times New Roman"/>
                <w:lang w:val="de-DE"/>
              </w:rPr>
            </w:pPr>
            <w:ins w:id="1176" w:author="Qiao, Guan Lun (RC-CN DI FA ST&amp;PM SUP IT&amp;EDGE)" w:date="2022-02-07T16:50:00Z">
              <w:r>
                <w:rPr>
                  <w:rFonts w:ascii="Times New Roman" w:eastAsia="Microsoft YaHei UI" w:hAnsi="Times New Roman" w:cs="Times New Roman"/>
                  <w:lang w:val="de-DE"/>
                </w:rPr>
                <w:t xml:space="preserve">Step </w:t>
              </w:r>
            </w:ins>
            <w:ins w:id="1177" w:author="Qiao, Guan Lun (RC-CN DI FA ST&amp;PM SUP IT&amp;EDGE)" w:date="2022-02-07T16:52:00Z">
              <w:r w:rsidR="0056606C">
                <w:rPr>
                  <w:rFonts w:ascii="Times New Roman" w:eastAsia="Microsoft YaHei UI" w:hAnsi="Times New Roman" w:cs="Times New Roman"/>
                  <w:lang w:val="de-DE"/>
                </w:rPr>
                <w:t>4</w:t>
              </w:r>
            </w:ins>
          </w:p>
        </w:tc>
        <w:tc>
          <w:tcPr>
            <w:tcW w:w="642" w:type="pct"/>
            <w:tcBorders>
              <w:top w:val="single" w:sz="4" w:space="0" w:color="A9A9A9" w:themeColor="accent3"/>
              <w:left w:val="nil"/>
              <w:bottom w:val="single" w:sz="4" w:space="0" w:color="A9A9A9" w:themeColor="accent3"/>
              <w:right w:val="nil"/>
            </w:tcBorders>
          </w:tcPr>
          <w:p w14:paraId="592D959A" w14:textId="59777FB0" w:rsidR="00F36FAB" w:rsidRPr="00262556" w:rsidRDefault="00F36FAB" w:rsidP="00BC70F3">
            <w:pPr>
              <w:pStyle w:val="TableText"/>
              <w:cnfStyle w:val="000000000000" w:firstRow="0" w:lastRow="0" w:firstColumn="0" w:lastColumn="0" w:oddVBand="0" w:evenVBand="0" w:oddHBand="0" w:evenHBand="0" w:firstRowFirstColumn="0" w:firstRowLastColumn="0" w:lastRowFirstColumn="0" w:lastRowLastColumn="0"/>
              <w:rPr>
                <w:ins w:id="1178" w:author="Qiao, Guan Lun (RC-CN DI FA ST&amp;PM SUP IT&amp;EDGE)" w:date="2022-02-07T16:20:00Z"/>
                <w:rFonts w:ascii="Times New Roman" w:eastAsia="Microsoft YaHei UI" w:hAnsi="Times New Roman" w:cs="Times New Roman"/>
                <w:lang w:val="de-DE"/>
              </w:rPr>
            </w:pPr>
            <w:ins w:id="1179" w:author="Qiao, Guan Lun (RC-CN DI FA ST&amp;PM SUP IT&amp;EDGE)" w:date="2022-02-07T16:44:00Z">
              <w:r>
                <w:rPr>
                  <w:rFonts w:ascii="Times New Roman" w:eastAsia="Microsoft YaHei UI" w:hAnsi="Times New Roman" w:cs="Times New Roman"/>
                  <w:lang w:val="de-DE"/>
                </w:rPr>
                <w:t>3.2</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1</w:t>
              </w:r>
            </w:ins>
          </w:p>
        </w:tc>
      </w:tr>
      <w:tr w:rsidR="00F36FAB" w:rsidRPr="00714BA7" w14:paraId="6528F63C" w14:textId="77777777" w:rsidTr="00BC70F3">
        <w:trPr>
          <w:ins w:id="1180" w:author="Qiao, Guan Lun (RC-CN DI FA ST&amp;PM SUP IT&amp;EDGE)" w:date="2022-02-07T16:32:00Z"/>
        </w:trPr>
        <w:tc>
          <w:tcPr>
            <w:cnfStyle w:val="001000000000" w:firstRow="0" w:lastRow="0" w:firstColumn="1" w:lastColumn="0" w:oddVBand="0" w:evenVBand="0" w:oddHBand="0" w:evenHBand="0" w:firstRowFirstColumn="0" w:firstRowLastColumn="0" w:lastRowFirstColumn="0" w:lastRowLastColumn="0"/>
            <w:tcW w:w="960" w:type="pct"/>
            <w:vMerge/>
            <w:tcBorders>
              <w:top w:val="single" w:sz="4" w:space="0" w:color="A9A9A9" w:themeColor="accent3"/>
              <w:left w:val="nil"/>
              <w:bottom w:val="single" w:sz="8" w:space="0" w:color="auto"/>
              <w:right w:val="nil"/>
            </w:tcBorders>
          </w:tcPr>
          <w:p w14:paraId="1473A64D" w14:textId="77777777" w:rsidR="00F36FAB" w:rsidRDefault="00F36FAB" w:rsidP="00CE1801">
            <w:pPr>
              <w:pStyle w:val="TableText"/>
              <w:rPr>
                <w:ins w:id="1181" w:author="Qiao, Guan Lun (RC-CN DI FA ST&amp;PM SUP IT&amp;EDGE)" w:date="2022-02-07T16:3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8" w:space="0" w:color="auto"/>
              <w:right w:val="nil"/>
            </w:tcBorders>
          </w:tcPr>
          <w:p w14:paraId="33BF9ACF" w14:textId="7DD4552A"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182" w:author="Qiao, Guan Lun (RC-CN DI FA ST&amp;PM SUP IT&amp;EDGE)" w:date="2022-02-07T16:32:00Z"/>
                <w:rFonts w:ascii="Times New Roman" w:eastAsia="Microsoft YaHei UI" w:hAnsi="Times New Roman" w:cs="Times New Roman"/>
                <w:lang w:val="de-DE" w:eastAsia="zh-CN"/>
              </w:rPr>
            </w:pPr>
            <w:ins w:id="1183" w:author="Qiao, Guan Lun (RC-CN DI FA ST&amp;PM SUP IT&amp;EDGE)" w:date="2022-02-07T16:32:00Z">
              <w:r>
                <w:rPr>
                  <w:rFonts w:ascii="Times New Roman" w:eastAsia="Microsoft YaHei UI" w:hAnsi="Times New Roman" w:cs="Times New Roman" w:hint="eastAsia"/>
                  <w:lang w:val="de-DE" w:eastAsia="zh-CN"/>
                </w:rPr>
                <w:t>订单状态</w:t>
              </w:r>
            </w:ins>
            <w:ins w:id="1184" w:author="Qiao, Guan Lun (RC-CN DI FA ST&amp;PM SUP IT&amp;EDGE)" w:date="2022-02-07T16:33:00Z">
              <w:r>
                <w:rPr>
                  <w:rFonts w:ascii="Times New Roman" w:eastAsia="Microsoft YaHei UI" w:hAnsi="Times New Roman" w:cs="Times New Roman" w:hint="eastAsia"/>
                  <w:lang w:val="de-DE" w:eastAsia="zh-CN"/>
                </w:rPr>
                <w:t>追踪</w:t>
              </w:r>
            </w:ins>
          </w:p>
        </w:tc>
        <w:tc>
          <w:tcPr>
            <w:tcW w:w="377" w:type="pct"/>
            <w:tcBorders>
              <w:top w:val="single" w:sz="4" w:space="0" w:color="A9A9A9" w:themeColor="accent3"/>
              <w:left w:val="nil"/>
              <w:bottom w:val="single" w:sz="8" w:space="0" w:color="auto"/>
              <w:right w:val="nil"/>
            </w:tcBorders>
          </w:tcPr>
          <w:p w14:paraId="58A2D1F0" w14:textId="46BF1835"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185" w:author="Qiao, Guan Lun (RC-CN DI FA ST&amp;PM SUP IT&amp;EDGE)" w:date="2022-02-07T16:32:00Z"/>
                <w:rFonts w:ascii="Times New Roman" w:eastAsia="Microsoft YaHei UI" w:hAnsi="Times New Roman" w:cs="Times New Roman"/>
                <w:lang w:val="de-DE"/>
              </w:rPr>
            </w:pPr>
            <w:ins w:id="1186"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8" w:space="0" w:color="auto"/>
              <w:right w:val="nil"/>
            </w:tcBorders>
          </w:tcPr>
          <w:p w14:paraId="795CBCC0" w14:textId="21BA244C"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187" w:author="Qiao, Guan Lun (RC-CN DI FA ST&amp;PM SUP IT&amp;EDGE)" w:date="2022-02-07T16:32:00Z"/>
                <w:rFonts w:ascii="Times New Roman" w:eastAsia="Microsoft YaHei UI" w:hAnsi="Times New Roman" w:cs="Times New Roman"/>
                <w:lang w:val="de-DE"/>
              </w:rPr>
            </w:pPr>
            <w:ins w:id="1188"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75C20669"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189" w:author="Qiao, Guan Lun (RC-CN DI FA ST&amp;PM SUP IT&amp;EDGE)" w:date="2022-02-07T16:32:00Z"/>
                <w:rFonts w:ascii="Times New Roman" w:eastAsia="Microsoft YaHei UI" w:hAnsi="Times New Roman" w:cs="Times New Roman"/>
                <w:lang w:val="de-DE"/>
              </w:rPr>
            </w:pPr>
          </w:p>
        </w:tc>
        <w:tc>
          <w:tcPr>
            <w:tcW w:w="642" w:type="pct"/>
            <w:tcBorders>
              <w:top w:val="single" w:sz="4" w:space="0" w:color="A9A9A9" w:themeColor="accent3"/>
              <w:left w:val="nil"/>
              <w:bottom w:val="single" w:sz="8" w:space="0" w:color="auto"/>
              <w:right w:val="nil"/>
            </w:tcBorders>
          </w:tcPr>
          <w:p w14:paraId="2F7CE34E" w14:textId="2AC14DD2"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190" w:author="Qiao, Guan Lun (RC-CN DI FA ST&amp;PM SUP IT&amp;EDGE)" w:date="2022-02-07T16:32:00Z"/>
                <w:rFonts w:ascii="Times New Roman" w:eastAsia="Microsoft YaHei UI" w:hAnsi="Times New Roman" w:cs="Times New Roman"/>
                <w:lang w:val="de-DE"/>
              </w:rPr>
            </w:pPr>
            <w:ins w:id="1191" w:author="Qiao, Guan Lun (RC-CN DI FA ST&amp;PM SUP IT&amp;EDGE)" w:date="2022-02-07T16:44:00Z">
              <w:r>
                <w:rPr>
                  <w:rFonts w:ascii="Times New Roman" w:eastAsia="Microsoft YaHei UI" w:hAnsi="Times New Roman" w:cs="Times New Roman"/>
                  <w:lang w:val="de-DE"/>
                </w:rPr>
                <w:t>3.2</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1</w:t>
              </w:r>
            </w:ins>
          </w:p>
        </w:tc>
      </w:tr>
      <w:tr w:rsidR="00F36FAB" w:rsidRPr="00714BA7" w14:paraId="2E2A8062" w14:textId="77777777" w:rsidTr="00BC70F3">
        <w:trPr>
          <w:ins w:id="1192" w:author="Qiao, Guan Lun (RC-CN DI FA ST&amp;PM SUP IT&amp;EDGE)" w:date="2022-02-07T16:33:00Z"/>
        </w:trPr>
        <w:tc>
          <w:tcPr>
            <w:cnfStyle w:val="001000000000" w:firstRow="0" w:lastRow="0" w:firstColumn="1" w:lastColumn="0" w:oddVBand="0" w:evenVBand="0" w:oddHBand="0" w:evenHBand="0" w:firstRowFirstColumn="0" w:firstRowLastColumn="0" w:lastRowFirstColumn="0" w:lastRowLastColumn="0"/>
            <w:tcW w:w="960" w:type="pct"/>
            <w:vMerge/>
            <w:tcBorders>
              <w:top w:val="single" w:sz="8" w:space="0" w:color="auto"/>
              <w:left w:val="nil"/>
              <w:right w:val="nil"/>
            </w:tcBorders>
          </w:tcPr>
          <w:p w14:paraId="3B5CE58E" w14:textId="77777777" w:rsidR="00F36FAB" w:rsidRDefault="00F36FAB" w:rsidP="00CE1801">
            <w:pPr>
              <w:pStyle w:val="TableText"/>
              <w:rPr>
                <w:ins w:id="1193" w:author="Qiao, Guan Lun (RC-CN DI FA ST&amp;PM SUP IT&amp;EDGE)" w:date="2022-02-07T16:33:00Z"/>
                <w:rFonts w:ascii="Times New Roman" w:eastAsia="Microsoft YaHei UI" w:hAnsi="Times New Roman" w:cs="Times New Roman"/>
                <w:lang w:val="de-DE" w:eastAsia="zh-CN"/>
              </w:rPr>
            </w:pPr>
          </w:p>
        </w:tc>
        <w:tc>
          <w:tcPr>
            <w:tcW w:w="1299" w:type="pct"/>
            <w:tcBorders>
              <w:top w:val="single" w:sz="8" w:space="0" w:color="auto"/>
              <w:left w:val="nil"/>
              <w:bottom w:val="single" w:sz="4" w:space="0" w:color="A9A9A9" w:themeColor="accent3"/>
              <w:right w:val="nil"/>
            </w:tcBorders>
          </w:tcPr>
          <w:p w14:paraId="75DF502D" w14:textId="367E4924"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194" w:author="Qiao, Guan Lun (RC-CN DI FA ST&amp;PM SUP IT&amp;EDGE)" w:date="2022-02-07T16:33:00Z"/>
                <w:rFonts w:ascii="Times New Roman" w:eastAsia="Microsoft YaHei UI" w:hAnsi="Times New Roman" w:cs="Times New Roman"/>
                <w:lang w:val="de-DE" w:eastAsia="zh-CN"/>
              </w:rPr>
            </w:pPr>
            <w:ins w:id="1195" w:author="Qiao, Guan Lun (RC-CN DI FA ST&amp;PM SUP IT&amp;EDGE)" w:date="2022-02-07T16:33:00Z">
              <w:r>
                <w:rPr>
                  <w:rFonts w:ascii="Times New Roman" w:eastAsia="Microsoft YaHei UI" w:hAnsi="Times New Roman" w:cs="Times New Roman" w:hint="eastAsia"/>
                  <w:lang w:val="de-DE" w:eastAsia="zh-CN"/>
                </w:rPr>
                <w:t>订单确认</w:t>
              </w:r>
            </w:ins>
          </w:p>
        </w:tc>
        <w:tc>
          <w:tcPr>
            <w:tcW w:w="377" w:type="pct"/>
            <w:tcBorders>
              <w:top w:val="single" w:sz="8" w:space="0" w:color="auto"/>
              <w:left w:val="nil"/>
              <w:bottom w:val="single" w:sz="4" w:space="0" w:color="A9A9A9" w:themeColor="accent3"/>
              <w:right w:val="nil"/>
            </w:tcBorders>
          </w:tcPr>
          <w:p w14:paraId="1313C09E" w14:textId="1A1B826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196" w:author="Qiao, Guan Lun (RC-CN DI FA ST&amp;PM SUP IT&amp;EDGE)" w:date="2022-02-07T16:33:00Z"/>
                <w:rFonts w:ascii="Times New Roman" w:eastAsia="Microsoft YaHei UI" w:hAnsi="Times New Roman" w:cs="Times New Roman"/>
                <w:lang w:val="de-DE"/>
              </w:rPr>
            </w:pPr>
            <w:ins w:id="1197" w:author="Qiao, Guan Lun (RC-CN DI FA ST&amp;PM SUP IT&amp;EDGE)" w:date="2022-02-07T16:39:00Z">
              <w:r>
                <w:rPr>
                  <w:rFonts w:ascii="Times New Roman" w:eastAsia="Microsoft YaHei UI" w:hAnsi="Times New Roman" w:cs="Times New Roman" w:hint="eastAsia"/>
                  <w:lang w:val="de-DE" w:eastAsia="zh-CN"/>
                </w:rPr>
                <w:t>高</w:t>
              </w:r>
            </w:ins>
          </w:p>
        </w:tc>
        <w:tc>
          <w:tcPr>
            <w:tcW w:w="914" w:type="pct"/>
            <w:tcBorders>
              <w:top w:val="single" w:sz="8" w:space="0" w:color="auto"/>
              <w:left w:val="nil"/>
              <w:bottom w:val="single" w:sz="4" w:space="0" w:color="A9A9A9" w:themeColor="accent3"/>
              <w:right w:val="nil"/>
            </w:tcBorders>
          </w:tcPr>
          <w:p w14:paraId="77D12105" w14:textId="237E23B3"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198" w:author="Qiao, Guan Lun (RC-CN DI FA ST&amp;PM SUP IT&amp;EDGE)" w:date="2022-02-07T16:33:00Z"/>
                <w:rFonts w:ascii="Times New Roman" w:eastAsia="Microsoft YaHei UI" w:hAnsi="Times New Roman" w:cs="Times New Roman"/>
                <w:lang w:val="de-DE"/>
              </w:rPr>
            </w:pPr>
            <w:ins w:id="1199"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2CECC2CA"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00" w:author="Qiao, Guan Lun (RC-CN DI FA ST&amp;PM SUP IT&amp;EDGE)" w:date="2022-02-07T16:33:00Z"/>
                <w:rFonts w:ascii="Times New Roman" w:eastAsia="Microsoft YaHei UI" w:hAnsi="Times New Roman" w:cs="Times New Roman"/>
                <w:lang w:val="de-DE"/>
              </w:rPr>
            </w:pPr>
          </w:p>
        </w:tc>
        <w:tc>
          <w:tcPr>
            <w:tcW w:w="642" w:type="pct"/>
            <w:tcBorders>
              <w:top w:val="single" w:sz="8" w:space="0" w:color="auto"/>
              <w:left w:val="nil"/>
              <w:bottom w:val="single" w:sz="4" w:space="0" w:color="A9A9A9" w:themeColor="accent3"/>
              <w:right w:val="nil"/>
            </w:tcBorders>
          </w:tcPr>
          <w:p w14:paraId="11F99089" w14:textId="7192DA88"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01" w:author="Qiao, Guan Lun (RC-CN DI FA ST&amp;PM SUP IT&amp;EDGE)" w:date="2022-02-07T16:33:00Z"/>
                <w:rFonts w:ascii="Times New Roman" w:eastAsia="Microsoft YaHei UI" w:hAnsi="Times New Roman" w:cs="Times New Roman"/>
                <w:lang w:val="de-DE"/>
              </w:rPr>
            </w:pPr>
            <w:ins w:id="1202" w:author="Qiao, Guan Lun (RC-CN DI FA ST&amp;PM SUP IT&amp;EDGE)" w:date="2022-02-07T16:44:00Z">
              <w:r>
                <w:rPr>
                  <w:rFonts w:ascii="Times New Roman" w:eastAsia="Microsoft YaHei UI" w:hAnsi="Times New Roman" w:cs="Times New Roman"/>
                  <w:lang w:val="de-DE"/>
                </w:rPr>
                <w:t>3.2</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1</w:t>
              </w:r>
            </w:ins>
          </w:p>
        </w:tc>
      </w:tr>
      <w:tr w:rsidR="00F36FAB" w:rsidRPr="00714BA7" w14:paraId="6AEA57C4" w14:textId="77777777" w:rsidTr="00BC70F3">
        <w:trPr>
          <w:ins w:id="1203" w:author="Qiao, Guan Lun (RC-CN DI FA ST&amp;PM SUP IT&amp;EDGE)" w:date="2022-02-07T16:3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5BB30D21" w14:textId="77777777" w:rsidR="00F36FAB" w:rsidRDefault="00F36FAB" w:rsidP="00CE1801">
            <w:pPr>
              <w:pStyle w:val="TableText"/>
              <w:rPr>
                <w:ins w:id="1204" w:author="Qiao, Guan Lun (RC-CN DI FA ST&amp;PM SUP IT&amp;EDGE)" w:date="2022-02-07T16:3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7F0BA498" w14:textId="40B03A34"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05" w:author="Qiao, Guan Lun (RC-CN DI FA ST&amp;PM SUP IT&amp;EDGE)" w:date="2022-02-07T16:32:00Z"/>
                <w:rFonts w:ascii="Times New Roman" w:eastAsia="Microsoft YaHei UI" w:hAnsi="Times New Roman" w:cs="Times New Roman"/>
                <w:lang w:val="de-DE" w:eastAsia="zh-CN"/>
              </w:rPr>
            </w:pPr>
            <w:ins w:id="1206" w:author="Qiao, Guan Lun (RC-CN DI FA ST&amp;PM SUP IT&amp;EDGE)" w:date="2022-02-07T16:33:00Z">
              <w:r>
                <w:rPr>
                  <w:rFonts w:ascii="Times New Roman" w:eastAsia="Microsoft YaHei UI" w:hAnsi="Times New Roman" w:cs="Times New Roman" w:hint="eastAsia"/>
                  <w:lang w:val="de-DE" w:eastAsia="zh-CN"/>
                </w:rPr>
                <w:t>个人历史</w:t>
              </w:r>
            </w:ins>
            <w:ins w:id="1207" w:author="Qiao, Guan Lun (RC-CN DI FA ST&amp;PM SUP IT&amp;EDGE)" w:date="2022-02-07T16:32:00Z">
              <w:r>
                <w:rPr>
                  <w:rFonts w:ascii="Times New Roman" w:eastAsia="Microsoft YaHei UI" w:hAnsi="Times New Roman" w:cs="Times New Roman" w:hint="eastAsia"/>
                  <w:lang w:val="de-DE" w:eastAsia="zh-CN"/>
                </w:rPr>
                <w:t>订单查询</w:t>
              </w:r>
            </w:ins>
          </w:p>
        </w:tc>
        <w:tc>
          <w:tcPr>
            <w:tcW w:w="377" w:type="pct"/>
            <w:tcBorders>
              <w:top w:val="single" w:sz="4" w:space="0" w:color="A9A9A9" w:themeColor="accent3"/>
              <w:left w:val="nil"/>
              <w:bottom w:val="single" w:sz="4" w:space="0" w:color="A9A9A9" w:themeColor="accent3"/>
              <w:right w:val="nil"/>
            </w:tcBorders>
          </w:tcPr>
          <w:p w14:paraId="7CB653DA" w14:textId="68B4EE23"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08" w:author="Qiao, Guan Lun (RC-CN DI FA ST&amp;PM SUP IT&amp;EDGE)" w:date="2022-02-07T16:32:00Z"/>
                <w:rFonts w:ascii="Times New Roman" w:eastAsia="Microsoft YaHei UI" w:hAnsi="Times New Roman" w:cs="Times New Roman"/>
                <w:lang w:val="de-DE"/>
              </w:rPr>
            </w:pPr>
            <w:ins w:id="1209"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79BBBD1D" w14:textId="093470F3"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0" w:author="Qiao, Guan Lun (RC-CN DI FA ST&amp;PM SUP IT&amp;EDGE)" w:date="2022-02-07T16:32:00Z"/>
                <w:rFonts w:ascii="Times New Roman" w:eastAsia="Microsoft YaHei UI" w:hAnsi="Times New Roman" w:cs="Times New Roman"/>
                <w:lang w:val="de-DE"/>
              </w:rPr>
            </w:pPr>
            <w:ins w:id="1211" w:author="Qiao, Guan Lun (RC-CN DI FA ST&amp;PM SUP IT&amp;EDGE)" w:date="2022-02-07T16: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32530988"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2" w:author="Qiao, Guan Lun (RC-CN DI FA ST&amp;PM SUP IT&amp;EDGE)" w:date="2022-02-07T16:3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36A173F5"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3" w:author="Qiao, Guan Lun (RC-CN DI FA ST&amp;PM SUP IT&amp;EDGE)" w:date="2022-02-07T16:32:00Z"/>
                <w:rFonts w:ascii="Times New Roman" w:eastAsia="Microsoft YaHei UI" w:hAnsi="Times New Roman" w:cs="Times New Roman"/>
                <w:lang w:val="de-DE"/>
              </w:rPr>
            </w:pPr>
          </w:p>
        </w:tc>
      </w:tr>
      <w:tr w:rsidR="00F36FAB" w:rsidRPr="00714BA7" w14:paraId="0D7A0813" w14:textId="77777777" w:rsidTr="00BC70F3">
        <w:trPr>
          <w:ins w:id="1214" w:author="Qiao, Guan Lun (RC-CN DI FA ST&amp;PM SUP IT&amp;EDGE)" w:date="2022-02-07T16:32: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6A8316FC" w14:textId="77777777" w:rsidR="00F36FAB" w:rsidRDefault="00F36FAB" w:rsidP="00CE1801">
            <w:pPr>
              <w:pStyle w:val="TableText"/>
              <w:rPr>
                <w:ins w:id="1215" w:author="Qiao, Guan Lun (RC-CN DI FA ST&amp;PM SUP IT&amp;EDGE)" w:date="2022-02-07T16:32: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4215C319" w14:textId="6122451C"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6" w:author="Qiao, Guan Lun (RC-CN DI FA ST&amp;PM SUP IT&amp;EDGE)" w:date="2022-02-07T16:32:00Z"/>
                <w:rFonts w:ascii="Times New Roman" w:eastAsia="Microsoft YaHei UI" w:hAnsi="Times New Roman" w:cs="Times New Roman"/>
                <w:lang w:val="de-DE" w:eastAsia="zh-CN"/>
              </w:rPr>
            </w:pPr>
            <w:ins w:id="1217" w:author="Qiao, Guan Lun (RC-CN DI FA ST&amp;PM SUP IT&amp;EDGE)" w:date="2022-02-07T16:33:00Z">
              <w:r>
                <w:rPr>
                  <w:rFonts w:ascii="Times New Roman" w:eastAsia="Microsoft YaHei UI" w:hAnsi="Times New Roman" w:cs="Times New Roman" w:hint="eastAsia"/>
                  <w:lang w:val="de-DE" w:eastAsia="zh-CN"/>
                </w:rPr>
                <w:t>全部历史订单查询</w:t>
              </w:r>
            </w:ins>
          </w:p>
        </w:tc>
        <w:tc>
          <w:tcPr>
            <w:tcW w:w="377" w:type="pct"/>
            <w:tcBorders>
              <w:top w:val="single" w:sz="4" w:space="0" w:color="A9A9A9" w:themeColor="accent3"/>
              <w:left w:val="nil"/>
              <w:bottom w:val="single" w:sz="4" w:space="0" w:color="A9A9A9" w:themeColor="accent3"/>
              <w:right w:val="nil"/>
            </w:tcBorders>
          </w:tcPr>
          <w:p w14:paraId="57EA7218" w14:textId="2A8013CD"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18" w:author="Qiao, Guan Lun (RC-CN DI FA ST&amp;PM SUP IT&amp;EDGE)" w:date="2022-02-07T16:32:00Z"/>
                <w:rFonts w:ascii="Times New Roman" w:eastAsia="Microsoft YaHei UI" w:hAnsi="Times New Roman" w:cs="Times New Roman"/>
                <w:lang w:val="de-DE"/>
              </w:rPr>
            </w:pPr>
            <w:ins w:id="1219"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5827DEA8" w14:textId="57457BD6"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20" w:author="Qiao, Guan Lun (RC-CN DI FA ST&amp;PM SUP IT&amp;EDGE)" w:date="2022-02-07T16:32:00Z"/>
                <w:rFonts w:ascii="Times New Roman" w:eastAsia="Microsoft YaHei UI" w:hAnsi="Times New Roman" w:cs="Times New Roman"/>
                <w:lang w:val="de-DE"/>
              </w:rPr>
            </w:pPr>
            <w:ins w:id="1221"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bottom w:val="single" w:sz="4" w:space="0" w:color="A9A9A9" w:themeColor="accent3"/>
              <w:right w:val="nil"/>
            </w:tcBorders>
          </w:tcPr>
          <w:p w14:paraId="0C95A801"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22" w:author="Qiao, Guan Lun (RC-CN DI FA ST&amp;PM SUP IT&amp;EDGE)" w:date="2022-02-07T16:32: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645AE116"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23" w:author="Qiao, Guan Lun (RC-CN DI FA ST&amp;PM SUP IT&amp;EDGE)" w:date="2022-02-07T16:32:00Z"/>
                <w:rFonts w:ascii="Times New Roman" w:eastAsia="Microsoft YaHei UI" w:hAnsi="Times New Roman" w:cs="Times New Roman"/>
                <w:lang w:val="de-DE"/>
              </w:rPr>
            </w:pPr>
          </w:p>
        </w:tc>
      </w:tr>
      <w:tr w:rsidR="00F36FAB" w:rsidRPr="00714BA7" w14:paraId="54A09E29" w14:textId="77777777" w:rsidTr="00BC70F3">
        <w:trPr>
          <w:ins w:id="1224" w:author="Qiao, Guan Lun (RC-CN DI FA ST&amp;PM SUP IT&amp;EDGE)" w:date="2022-02-07T16:31: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282430FD" w14:textId="771E1860" w:rsidR="00F36FAB" w:rsidRDefault="009A6179" w:rsidP="00CE1801">
            <w:pPr>
              <w:pStyle w:val="TableText"/>
              <w:rPr>
                <w:ins w:id="1225" w:author="Qiao, Guan Lun (RC-CN DI FA ST&amp;PM SUP IT&amp;EDGE)" w:date="2022-02-07T16:31:00Z"/>
                <w:rFonts w:ascii="Times New Roman" w:eastAsia="Microsoft YaHei UI" w:hAnsi="Times New Roman" w:cs="Times New Roman"/>
                <w:lang w:val="de-DE" w:eastAsia="zh-CN"/>
              </w:rPr>
            </w:pPr>
            <w:ins w:id="1226" w:author="Qiao, Guan Lun (RC-CN DI FA ST&amp;PM SUP IT&amp;EDGE)" w:date="2022-02-21T15:22:00Z">
              <w:r>
                <w:rPr>
                  <w:rFonts w:ascii="Times New Roman" w:eastAsia="Microsoft YaHei UI" w:hAnsi="Times New Roman" w:cs="Times New Roman"/>
                  <w:highlight w:val="yellow"/>
                  <w:lang w:val="de-DE" w:eastAsia="zh-CN"/>
                </w:rPr>
                <w:t>Order</w:t>
              </w:r>
            </w:ins>
            <w:ins w:id="1227" w:author="Qiao, Guan Lun (RC-CN DI FA ST&amp;PM SUP IT&amp;EDGE)" w:date="2022-02-07T16:31:00Z">
              <w:r w:rsidR="00F36FAB" w:rsidRPr="004D09E0">
                <w:rPr>
                  <w:rFonts w:ascii="Times New Roman" w:eastAsia="Microsoft YaHei UI" w:hAnsi="Times New Roman" w:cs="Times New Roman"/>
                  <w:highlight w:val="yellow"/>
                  <w:lang w:val="de-DE" w:eastAsia="zh-CN"/>
                  <w:rPrChange w:id="1228" w:author="Qiao, Guan Lun (RC-CN DI FA ST&amp;PM SUP IT&amp;EDGE)" w:date="2022-02-09T13:57:00Z">
                    <w:rPr>
                      <w:rFonts w:ascii="Times New Roman" w:eastAsia="Microsoft YaHei UI" w:hAnsi="Times New Roman" w:cs="Times New Roman"/>
                      <w:lang w:val="de-DE" w:eastAsia="zh-CN"/>
                    </w:rPr>
                  </w:rPrChange>
                </w:rPr>
                <w:t xml:space="preserve"> Configuration</w:t>
              </w:r>
            </w:ins>
          </w:p>
        </w:tc>
        <w:tc>
          <w:tcPr>
            <w:tcW w:w="1299" w:type="pct"/>
            <w:tcBorders>
              <w:top w:val="single" w:sz="4" w:space="0" w:color="A9A9A9" w:themeColor="accent3"/>
              <w:left w:val="nil"/>
              <w:bottom w:val="single" w:sz="4" w:space="0" w:color="A9A9A9" w:themeColor="accent3"/>
              <w:right w:val="nil"/>
            </w:tcBorders>
          </w:tcPr>
          <w:p w14:paraId="0F782837" w14:textId="2AFBE844" w:rsidR="00F36FAB" w:rsidRPr="00AE2EDF"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29" w:author="Qiao, Guan Lun (RC-CN DI FA ST&amp;PM SUP IT&amp;EDGE)" w:date="2022-02-07T16:31:00Z"/>
                <w:rFonts w:ascii="Times New Roman" w:eastAsia="Microsoft YaHei UI" w:hAnsi="Times New Roman" w:cs="Times New Roman"/>
                <w:lang w:val="de-DE"/>
              </w:rPr>
            </w:pPr>
            <w:ins w:id="1230" w:author="Qiao, Guan Lun (RC-CN DI FA ST&amp;PM SUP IT&amp;EDGE)" w:date="2022-02-07T16:34:00Z">
              <w:r>
                <w:rPr>
                  <w:rFonts w:ascii="Times New Roman" w:eastAsia="Microsoft YaHei UI" w:hAnsi="Times New Roman" w:cs="Times New Roman" w:hint="eastAsia"/>
                  <w:lang w:val="de-DE" w:eastAsia="zh-CN"/>
                </w:rPr>
                <w:t>饮品</w:t>
              </w:r>
            </w:ins>
            <w:ins w:id="1231" w:author="Qiao, Guan Lun (RC-CN DI FA ST&amp;PM SUP IT&amp;EDGE)" w:date="2022-02-07T16:35:00Z">
              <w:r>
                <w:rPr>
                  <w:rFonts w:ascii="Times New Roman" w:eastAsia="Microsoft YaHei UI" w:hAnsi="Times New Roman" w:cs="Times New Roman" w:hint="eastAsia"/>
                  <w:lang w:val="de-DE" w:eastAsia="zh-CN"/>
                </w:rPr>
                <w:t>信息</w:t>
              </w:r>
            </w:ins>
          </w:p>
        </w:tc>
        <w:tc>
          <w:tcPr>
            <w:tcW w:w="377" w:type="pct"/>
            <w:tcBorders>
              <w:top w:val="single" w:sz="4" w:space="0" w:color="A9A9A9" w:themeColor="accent3"/>
              <w:left w:val="nil"/>
              <w:bottom w:val="single" w:sz="4" w:space="0" w:color="A9A9A9" w:themeColor="accent3"/>
              <w:right w:val="nil"/>
            </w:tcBorders>
          </w:tcPr>
          <w:p w14:paraId="0FAB7257" w14:textId="2A915915"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32" w:author="Qiao, Guan Lun (RC-CN DI FA ST&amp;PM SUP IT&amp;EDGE)" w:date="2022-02-07T16:31:00Z"/>
                <w:rFonts w:ascii="Times New Roman" w:eastAsia="Microsoft YaHei UI" w:hAnsi="Times New Roman" w:cs="Times New Roman"/>
                <w:lang w:val="de-DE"/>
              </w:rPr>
            </w:pPr>
            <w:ins w:id="1233"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3F4E3B76" w14:textId="4F88234A"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34" w:author="Qiao, Guan Lun (RC-CN DI FA ST&amp;PM SUP IT&amp;EDGE)" w:date="2022-02-07T16:31:00Z"/>
                <w:rFonts w:ascii="Times New Roman" w:eastAsia="Microsoft YaHei UI" w:hAnsi="Times New Roman" w:cs="Times New Roman"/>
                <w:lang w:val="de-DE"/>
              </w:rPr>
            </w:pPr>
            <w:ins w:id="1235" w:author="Qiao, Guan Lun (RC-CN DI FA ST&amp;PM SUP IT&amp;EDGE)" w:date="2022-02-07T16:42:00Z">
              <w:r>
                <w:rPr>
                  <w:rFonts w:ascii="Times New Roman" w:eastAsia="Microsoft YaHei UI" w:hAnsi="Times New Roman" w:cs="Times New Roman"/>
                  <w:lang w:val="de-DE"/>
                </w:rPr>
                <w:t>Administrator</w:t>
              </w:r>
            </w:ins>
          </w:p>
        </w:tc>
        <w:tc>
          <w:tcPr>
            <w:tcW w:w="807" w:type="pct"/>
            <w:vMerge w:val="restart"/>
            <w:tcBorders>
              <w:top w:val="single" w:sz="4" w:space="0" w:color="A9A9A9" w:themeColor="accent3"/>
              <w:left w:val="nil"/>
              <w:right w:val="nil"/>
            </w:tcBorders>
          </w:tcPr>
          <w:p w14:paraId="374BFF20" w14:textId="78A3ED25"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36" w:author="Qiao, Guan Lun (RC-CN DI FA ST&amp;PM SUP IT&amp;EDGE)" w:date="2022-02-07T16:31:00Z"/>
                <w:rFonts w:ascii="Times New Roman" w:eastAsia="Microsoft YaHei UI" w:hAnsi="Times New Roman" w:cs="Times New Roman"/>
                <w:lang w:val="de-DE"/>
              </w:rPr>
            </w:pPr>
            <w:ins w:id="1237" w:author="Qiao, Guan Lun (RC-CN DI FA ST&amp;PM SUP IT&amp;EDGE)" w:date="2022-02-07T16:49:00Z">
              <w:r>
                <w:rPr>
                  <w:rFonts w:ascii="Times New Roman" w:eastAsia="Microsoft YaHei UI" w:hAnsi="Times New Roman" w:cs="Times New Roman"/>
                  <w:lang w:val="de-DE"/>
                </w:rPr>
                <w:t xml:space="preserve">Step </w:t>
              </w:r>
            </w:ins>
            <w:ins w:id="1238" w:author="Qiao, Guan Lun (RC-CN DI FA ST&amp;PM SUP IT&amp;EDGE)" w:date="2022-02-07T16:50:00Z">
              <w:r w:rsidR="0060275C">
                <w:rPr>
                  <w:rFonts w:ascii="Times New Roman" w:eastAsia="Microsoft YaHei UI" w:hAnsi="Times New Roman" w:cs="Times New Roman"/>
                  <w:lang w:val="de-DE"/>
                </w:rPr>
                <w:t>2</w:t>
              </w:r>
            </w:ins>
          </w:p>
        </w:tc>
        <w:tc>
          <w:tcPr>
            <w:tcW w:w="642" w:type="pct"/>
            <w:tcBorders>
              <w:top w:val="single" w:sz="4" w:space="0" w:color="A9A9A9" w:themeColor="accent3"/>
              <w:left w:val="nil"/>
              <w:bottom w:val="single" w:sz="4" w:space="0" w:color="A9A9A9" w:themeColor="accent3"/>
              <w:right w:val="nil"/>
            </w:tcBorders>
          </w:tcPr>
          <w:p w14:paraId="79873F9F"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39" w:author="Qiao, Guan Lun (RC-CN DI FA ST&amp;PM SUP IT&amp;EDGE)" w:date="2022-02-07T16:31:00Z"/>
                <w:rFonts w:ascii="Times New Roman" w:eastAsia="Microsoft YaHei UI" w:hAnsi="Times New Roman" w:cs="Times New Roman"/>
                <w:lang w:val="de-DE"/>
              </w:rPr>
            </w:pPr>
          </w:p>
        </w:tc>
      </w:tr>
      <w:tr w:rsidR="00F36FAB" w:rsidRPr="00714BA7" w14:paraId="57E124F3" w14:textId="77777777" w:rsidTr="00BC70F3">
        <w:trPr>
          <w:ins w:id="1240" w:author="Qiao, Guan Lun (RC-CN DI FA ST&amp;PM SUP IT&amp;EDGE)" w:date="2022-02-07T16:34: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1C3EC753" w14:textId="77777777" w:rsidR="00F36FAB" w:rsidRDefault="00F36FAB" w:rsidP="00CE1801">
            <w:pPr>
              <w:pStyle w:val="TableText"/>
              <w:rPr>
                <w:ins w:id="1241" w:author="Qiao, Guan Lun (RC-CN DI FA ST&amp;PM SUP IT&amp;EDGE)" w:date="2022-02-07T16:34: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2F7169E9" w14:textId="56B19728"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2" w:author="Qiao, Guan Lun (RC-CN DI FA ST&amp;PM SUP IT&amp;EDGE)" w:date="2022-02-07T16:34:00Z"/>
                <w:rFonts w:ascii="Times New Roman" w:eastAsia="Microsoft YaHei UI" w:hAnsi="Times New Roman" w:cs="Times New Roman"/>
                <w:lang w:val="de-DE" w:eastAsia="zh-CN"/>
              </w:rPr>
            </w:pPr>
            <w:ins w:id="1243" w:author="Qiao, Guan Lun (RC-CN DI FA ST&amp;PM SUP IT&amp;EDGE)" w:date="2022-02-07T16:35:00Z">
              <w:r>
                <w:rPr>
                  <w:rFonts w:ascii="Times New Roman" w:eastAsia="Microsoft YaHei UI" w:hAnsi="Times New Roman" w:cs="Times New Roman" w:hint="eastAsia"/>
                  <w:lang w:val="de-DE" w:eastAsia="zh-CN"/>
                </w:rPr>
                <w:t>最大可执行订单数量</w:t>
              </w:r>
            </w:ins>
          </w:p>
        </w:tc>
        <w:tc>
          <w:tcPr>
            <w:tcW w:w="377" w:type="pct"/>
            <w:tcBorders>
              <w:top w:val="single" w:sz="4" w:space="0" w:color="A9A9A9" w:themeColor="accent3"/>
              <w:left w:val="nil"/>
              <w:bottom w:val="single" w:sz="4" w:space="0" w:color="A9A9A9" w:themeColor="accent3"/>
              <w:right w:val="nil"/>
            </w:tcBorders>
          </w:tcPr>
          <w:p w14:paraId="2CF8D04F" w14:textId="24A010C9"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4" w:author="Qiao, Guan Lun (RC-CN DI FA ST&amp;PM SUP IT&amp;EDGE)" w:date="2022-02-07T16:34:00Z"/>
                <w:rFonts w:ascii="Times New Roman" w:eastAsia="Microsoft YaHei UI" w:hAnsi="Times New Roman" w:cs="Times New Roman"/>
                <w:lang w:val="de-DE"/>
              </w:rPr>
            </w:pPr>
            <w:ins w:id="1245"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605C372C" w14:textId="4F2F0816"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6" w:author="Qiao, Guan Lun (RC-CN DI FA ST&amp;PM SUP IT&amp;EDGE)" w:date="2022-02-07T16:34:00Z"/>
                <w:rFonts w:ascii="Times New Roman" w:eastAsia="Microsoft YaHei UI" w:hAnsi="Times New Roman" w:cs="Times New Roman"/>
                <w:lang w:val="de-DE"/>
              </w:rPr>
            </w:pPr>
            <w:ins w:id="1247"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right w:val="nil"/>
            </w:tcBorders>
          </w:tcPr>
          <w:p w14:paraId="4CBD6FF8"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8" w:author="Qiao, Guan Lun (RC-CN DI FA ST&amp;PM SUP IT&amp;EDGE)" w:date="2022-02-07T16:34: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1A7D66E5"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49" w:author="Qiao, Guan Lun (RC-CN DI FA ST&amp;PM SUP IT&amp;EDGE)" w:date="2022-02-07T16:34:00Z"/>
                <w:rFonts w:ascii="Times New Roman" w:eastAsia="Microsoft YaHei UI" w:hAnsi="Times New Roman" w:cs="Times New Roman"/>
                <w:lang w:val="de-DE"/>
              </w:rPr>
            </w:pPr>
          </w:p>
        </w:tc>
      </w:tr>
      <w:tr w:rsidR="00F36FAB" w:rsidRPr="00714BA7" w14:paraId="2E417D76" w14:textId="77777777" w:rsidTr="00BC70F3">
        <w:trPr>
          <w:ins w:id="1250" w:author="Qiao, Guan Lun (RC-CN DI FA ST&amp;PM SUP IT&amp;EDGE)" w:date="2022-02-07T16:34: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39CAAD82" w14:textId="77777777" w:rsidR="00F36FAB" w:rsidRDefault="00F36FAB" w:rsidP="00CE1801">
            <w:pPr>
              <w:pStyle w:val="TableText"/>
              <w:rPr>
                <w:ins w:id="1251" w:author="Qiao, Guan Lun (RC-CN DI FA ST&amp;PM SUP IT&amp;EDGE)" w:date="2022-02-07T16:34: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2F6F14AB" w14:textId="18DC2347" w:rsidR="00F36FAB"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2" w:author="Qiao, Guan Lun (RC-CN DI FA ST&amp;PM SUP IT&amp;EDGE)" w:date="2022-02-07T16:34:00Z"/>
                <w:rFonts w:ascii="Times New Roman" w:eastAsia="Microsoft YaHei UI" w:hAnsi="Times New Roman" w:cs="Times New Roman"/>
                <w:lang w:val="de-DE" w:eastAsia="zh-CN"/>
              </w:rPr>
            </w:pPr>
            <w:ins w:id="1253" w:author="Qiao, Guan Lun (RC-CN DI FA ST&amp;PM SUP IT&amp;EDGE)" w:date="2022-02-07T16:36:00Z">
              <w:r>
                <w:rPr>
                  <w:rFonts w:ascii="Times New Roman" w:eastAsia="Microsoft YaHei UI" w:hAnsi="Times New Roman" w:cs="Times New Roman" w:hint="eastAsia"/>
                  <w:lang w:val="de-DE" w:eastAsia="zh-CN"/>
                </w:rPr>
                <w:t>订单历史数据存储量</w:t>
              </w:r>
            </w:ins>
          </w:p>
        </w:tc>
        <w:tc>
          <w:tcPr>
            <w:tcW w:w="377" w:type="pct"/>
            <w:tcBorders>
              <w:top w:val="single" w:sz="4" w:space="0" w:color="A9A9A9" w:themeColor="accent3"/>
              <w:left w:val="nil"/>
              <w:bottom w:val="single" w:sz="4" w:space="0" w:color="A9A9A9" w:themeColor="accent3"/>
              <w:right w:val="nil"/>
            </w:tcBorders>
          </w:tcPr>
          <w:p w14:paraId="53789FB0" w14:textId="267ED3F0"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4" w:author="Qiao, Guan Lun (RC-CN DI FA ST&amp;PM SUP IT&amp;EDGE)" w:date="2022-02-07T16:34:00Z"/>
                <w:rFonts w:ascii="Times New Roman" w:eastAsia="Microsoft YaHei UI" w:hAnsi="Times New Roman" w:cs="Times New Roman"/>
                <w:lang w:val="de-DE"/>
              </w:rPr>
            </w:pPr>
            <w:ins w:id="1255" w:author="Qiao, Guan Lun (RC-CN DI FA ST&amp;PM SUP IT&amp;EDGE)" w:date="2022-02-07T16:40: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55930C49" w14:textId="60988EF4"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6" w:author="Qiao, Guan Lun (RC-CN DI FA ST&amp;PM SUP IT&amp;EDGE)" w:date="2022-02-07T16:34:00Z"/>
                <w:rFonts w:ascii="Times New Roman" w:eastAsia="Microsoft YaHei UI" w:hAnsi="Times New Roman" w:cs="Times New Roman"/>
                <w:lang w:val="de-DE"/>
              </w:rPr>
            </w:pPr>
            <w:ins w:id="1257"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bottom w:val="single" w:sz="4" w:space="0" w:color="A9A9A9" w:themeColor="accent3"/>
              <w:right w:val="nil"/>
            </w:tcBorders>
          </w:tcPr>
          <w:p w14:paraId="054B3533"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8" w:author="Qiao, Guan Lun (RC-CN DI FA ST&amp;PM SUP IT&amp;EDGE)" w:date="2022-02-07T16:34: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31448F7D" w14:textId="77777777" w:rsidR="00F36FAB" w:rsidRPr="00262556" w:rsidRDefault="00F36FAB" w:rsidP="00CE1801">
            <w:pPr>
              <w:pStyle w:val="TableText"/>
              <w:cnfStyle w:val="000000000000" w:firstRow="0" w:lastRow="0" w:firstColumn="0" w:lastColumn="0" w:oddVBand="0" w:evenVBand="0" w:oddHBand="0" w:evenHBand="0" w:firstRowFirstColumn="0" w:firstRowLastColumn="0" w:lastRowFirstColumn="0" w:lastRowLastColumn="0"/>
              <w:rPr>
                <w:ins w:id="1259" w:author="Qiao, Guan Lun (RC-CN DI FA ST&amp;PM SUP IT&amp;EDGE)" w:date="2022-02-07T16:34:00Z"/>
                <w:rFonts w:ascii="Times New Roman" w:eastAsia="Microsoft YaHei UI" w:hAnsi="Times New Roman" w:cs="Times New Roman"/>
                <w:lang w:val="de-DE"/>
              </w:rPr>
            </w:pPr>
          </w:p>
        </w:tc>
      </w:tr>
      <w:tr w:rsidR="00F87A72" w:rsidRPr="00714BA7" w14:paraId="6E086650" w14:textId="77777777" w:rsidTr="00BC70F3">
        <w:trPr>
          <w:ins w:id="1260" w:author="Qiao, Guan Lun (RC-CN DI FA ST&amp;PM SUP IT&amp;EDGE)" w:date="2022-02-07T16:02: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02E93C4E" w14:textId="7D7EC291" w:rsidR="00F87A72" w:rsidRPr="00714BA7" w:rsidRDefault="00F87A72" w:rsidP="00CE1801">
            <w:pPr>
              <w:pStyle w:val="TableText"/>
              <w:rPr>
                <w:ins w:id="1261" w:author="Qiao, Guan Lun (RC-CN DI FA ST&amp;PM SUP IT&amp;EDGE)" w:date="2022-02-07T16:02:00Z"/>
                <w:rFonts w:ascii="Times New Roman" w:eastAsia="Microsoft YaHei UI" w:hAnsi="Times New Roman" w:cs="Times New Roman"/>
                <w:lang w:val="de-DE"/>
                <w:rPrChange w:id="1262" w:author="Qiao, Guan Lun (RC-CN DI FA ST&amp;PM SUP IT&amp;EDGE)" w:date="2022-02-07T16:02:00Z">
                  <w:rPr>
                    <w:ins w:id="1263" w:author="Qiao, Guan Lun (RC-CN DI FA ST&amp;PM SUP IT&amp;EDGE)" w:date="2022-02-07T16:02:00Z"/>
                    <w:rFonts w:ascii="Times New Roman" w:eastAsia="Microsoft YaHei UI" w:hAnsi="Times New Roman" w:cs="Times New Roman"/>
                    <w:color w:val="FF0000"/>
                    <w:lang w:val="de-DE"/>
                  </w:rPr>
                </w:rPrChange>
              </w:rPr>
            </w:pPr>
            <w:ins w:id="1264" w:author="Qiao, Guan Lun (RC-CN DI FA ST&amp;PM SUP IT&amp;EDGE)" w:date="2022-02-07T16:19:00Z">
              <w:r>
                <w:rPr>
                  <w:rFonts w:ascii="Times New Roman" w:eastAsia="Microsoft YaHei UI" w:hAnsi="Times New Roman" w:cs="Times New Roman" w:hint="eastAsia"/>
                  <w:lang w:val="de-DE" w:eastAsia="zh-CN"/>
                </w:rPr>
                <w:t>A</w:t>
              </w:r>
              <w:r>
                <w:rPr>
                  <w:rFonts w:ascii="Times New Roman" w:eastAsia="Microsoft YaHei UI" w:hAnsi="Times New Roman" w:cs="Times New Roman"/>
                  <w:lang w:val="de-DE" w:eastAsia="zh-CN"/>
                </w:rPr>
                <w:t>GV</w:t>
              </w:r>
            </w:ins>
            <w:ins w:id="1265" w:author="Qiao, Guan Lun (RC-CN DI FA ST&amp;PM SUP IT&amp;EDGE)" w:date="2022-02-07T16:21:00Z">
              <w:r>
                <w:rPr>
                  <w:rFonts w:ascii="Times New Roman" w:eastAsia="Microsoft YaHei UI" w:hAnsi="Times New Roman" w:cs="Times New Roman" w:hint="eastAsia"/>
                  <w:lang w:val="de-DE" w:eastAsia="zh-CN"/>
                </w:rPr>
                <w:t>连接</w:t>
              </w:r>
            </w:ins>
          </w:p>
        </w:tc>
        <w:tc>
          <w:tcPr>
            <w:tcW w:w="1299" w:type="pct"/>
            <w:tcBorders>
              <w:top w:val="single" w:sz="4" w:space="0" w:color="A9A9A9" w:themeColor="accent3"/>
              <w:left w:val="nil"/>
              <w:bottom w:val="single" w:sz="4" w:space="0" w:color="A9A9A9" w:themeColor="accent3"/>
              <w:right w:val="nil"/>
            </w:tcBorders>
          </w:tcPr>
          <w:p w14:paraId="4CCAECE3" w14:textId="22F99F85" w:rsidR="00F87A72" w:rsidRPr="00AE2EDF"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66" w:author="Qiao, Guan Lun (RC-CN DI FA ST&amp;PM SUP IT&amp;EDGE)" w:date="2022-02-07T16:17:00Z"/>
                <w:rFonts w:ascii="Times New Roman" w:eastAsia="Microsoft YaHei UI" w:hAnsi="Times New Roman" w:cs="Times New Roman"/>
                <w:lang w:val="de-DE" w:eastAsia="zh-CN"/>
              </w:rPr>
            </w:pPr>
            <w:ins w:id="1267" w:author="Qiao, Guan Lun (RC-CN DI FA ST&amp;PM SUP IT&amp;EDGE)" w:date="2022-02-07T16:25:00Z">
              <w:r>
                <w:rPr>
                  <w:rFonts w:ascii="Times New Roman" w:eastAsia="Microsoft YaHei UI" w:hAnsi="Times New Roman" w:cs="Times New Roman"/>
                  <w:lang w:val="de-DE" w:eastAsia="zh-CN"/>
                </w:rPr>
                <w:t xml:space="preserve">AGV </w:t>
              </w:r>
            </w:ins>
            <w:ins w:id="1268" w:author="Qiao, Guan Lun (RC-CN DI FA ST&amp;PM SUP IT&amp;EDGE)" w:date="2022-02-07T16:26:00Z">
              <w:r>
                <w:rPr>
                  <w:rFonts w:ascii="Times New Roman" w:eastAsia="Microsoft YaHei UI" w:hAnsi="Times New Roman" w:cs="Times New Roman" w:hint="eastAsia"/>
                  <w:lang w:val="de-DE" w:eastAsia="zh-CN"/>
                </w:rPr>
                <w:t>连接参数配置与连接</w:t>
              </w:r>
            </w:ins>
          </w:p>
        </w:tc>
        <w:tc>
          <w:tcPr>
            <w:tcW w:w="377" w:type="pct"/>
            <w:tcBorders>
              <w:top w:val="single" w:sz="4" w:space="0" w:color="A9A9A9" w:themeColor="accent3"/>
              <w:left w:val="nil"/>
              <w:bottom w:val="single" w:sz="4" w:space="0" w:color="A9A9A9" w:themeColor="accent3"/>
              <w:right w:val="nil"/>
            </w:tcBorders>
          </w:tcPr>
          <w:p w14:paraId="48BB32A9" w14:textId="41970163" w:rsidR="00F87A72" w:rsidRPr="00714BA7"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69" w:author="Qiao, Guan Lun (RC-CN DI FA ST&amp;PM SUP IT&amp;EDGE)" w:date="2022-02-07T16:02:00Z"/>
                <w:rFonts w:ascii="Times New Roman" w:eastAsia="Microsoft YaHei UI" w:hAnsi="Times New Roman" w:cs="Times New Roman"/>
                <w:lang w:val="de-DE"/>
                <w:rPrChange w:id="1270" w:author="Qiao, Guan Lun (RC-CN DI FA ST&amp;PM SUP IT&amp;EDGE)" w:date="2022-02-07T16:02:00Z">
                  <w:rPr>
                    <w:ins w:id="1271" w:author="Qiao, Guan Lun (RC-CN DI FA ST&amp;PM SUP IT&amp;EDGE)" w:date="2022-02-07T16:02:00Z"/>
                    <w:rFonts w:ascii="Times New Roman" w:eastAsia="Microsoft YaHei UI" w:hAnsi="Times New Roman" w:cs="Times New Roman"/>
                    <w:color w:val="FF0000"/>
                    <w:lang w:val="de-DE"/>
                  </w:rPr>
                </w:rPrChange>
              </w:rPr>
            </w:pPr>
            <w:ins w:id="1272"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50934B52" w14:textId="6FBA1513" w:rsidR="00F87A72" w:rsidRPr="00714BA7"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273" w:author="Qiao, Guan Lun (RC-CN DI FA ST&amp;PM SUP IT&amp;EDGE)" w:date="2022-02-07T16:02:00Z"/>
                <w:rFonts w:ascii="Times New Roman" w:eastAsia="Microsoft YaHei UI" w:hAnsi="Times New Roman" w:cs="Times New Roman"/>
                <w:lang w:val="de-DE"/>
                <w:rPrChange w:id="1274" w:author="Qiao, Guan Lun (RC-CN DI FA ST&amp;PM SUP IT&amp;EDGE)" w:date="2022-02-07T16:02:00Z">
                  <w:rPr>
                    <w:ins w:id="1275" w:author="Qiao, Guan Lun (RC-CN DI FA ST&amp;PM SUP IT&amp;EDGE)" w:date="2022-02-07T16:02:00Z"/>
                    <w:rFonts w:ascii="Times New Roman" w:eastAsia="Microsoft YaHei UI" w:hAnsi="Times New Roman" w:cs="Times New Roman"/>
                    <w:color w:val="FF0000"/>
                    <w:lang w:val="de-DE"/>
                  </w:rPr>
                </w:rPrChange>
              </w:rPr>
            </w:pPr>
            <w:ins w:id="1276" w:author="Qiao, Guan Lun (RC-CN DI FA ST&amp;PM SUP IT&amp;EDGE)" w:date="2022-02-08T09:46:00Z">
              <w:r>
                <w:rPr>
                  <w:rFonts w:ascii="Times New Roman" w:eastAsia="Microsoft YaHei UI" w:hAnsi="Times New Roman" w:cs="Times New Roman"/>
                  <w:lang w:val="de-DE"/>
                </w:rPr>
                <w:t>Manager</w:t>
              </w:r>
            </w:ins>
          </w:p>
        </w:tc>
        <w:tc>
          <w:tcPr>
            <w:tcW w:w="807" w:type="pct"/>
            <w:vMerge w:val="restart"/>
            <w:tcBorders>
              <w:top w:val="single" w:sz="4" w:space="0" w:color="A9A9A9" w:themeColor="accent3"/>
              <w:left w:val="nil"/>
              <w:right w:val="nil"/>
            </w:tcBorders>
          </w:tcPr>
          <w:p w14:paraId="3DBD7609" w14:textId="63402F70" w:rsidR="00F87A72" w:rsidRPr="00714BA7"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77" w:author="Qiao, Guan Lun (RC-CN DI FA ST&amp;PM SUP IT&amp;EDGE)" w:date="2022-02-07T16:02:00Z"/>
                <w:rFonts w:ascii="Times New Roman" w:eastAsia="Microsoft YaHei UI" w:hAnsi="Times New Roman" w:cs="Times New Roman"/>
                <w:lang w:val="de-DE"/>
                <w:rPrChange w:id="1278" w:author="Qiao, Guan Lun (RC-CN DI FA ST&amp;PM SUP IT&amp;EDGE)" w:date="2022-02-07T16:02:00Z">
                  <w:rPr>
                    <w:ins w:id="1279" w:author="Qiao, Guan Lun (RC-CN DI FA ST&amp;PM SUP IT&amp;EDGE)" w:date="2022-02-07T16:02:00Z"/>
                    <w:rFonts w:ascii="Times New Roman" w:eastAsia="Microsoft YaHei UI" w:hAnsi="Times New Roman" w:cs="Times New Roman"/>
                    <w:color w:val="FF0000"/>
                    <w:lang w:val="de-DE"/>
                  </w:rPr>
                </w:rPrChange>
              </w:rPr>
            </w:pPr>
            <w:ins w:id="1280" w:author="Qiao, Guan Lun (RC-CN DI FA ST&amp;PM SUP IT&amp;EDGE)" w:date="2022-02-07T16:48:00Z">
              <w:r>
                <w:rPr>
                  <w:rFonts w:ascii="Times New Roman" w:eastAsia="Microsoft YaHei UI" w:hAnsi="Times New Roman" w:cs="Times New Roman"/>
                  <w:lang w:val="de-DE"/>
                </w:rPr>
                <w:t>S</w:t>
              </w:r>
              <w:r>
                <w:rPr>
                  <w:rFonts w:ascii="Times New Roman" w:eastAsia="Microsoft YaHei UI" w:hAnsi="Times New Roman" w:cs="Times New Roman" w:hint="eastAsia"/>
                  <w:lang w:val="de-DE" w:eastAsia="zh-CN"/>
                </w:rPr>
                <w:t>te</w:t>
              </w:r>
              <w:r>
                <w:rPr>
                  <w:rFonts w:ascii="Times New Roman" w:eastAsia="Microsoft YaHei UI" w:hAnsi="Times New Roman" w:cs="Times New Roman"/>
                  <w:lang w:val="de-DE"/>
                </w:rPr>
                <w:t xml:space="preserve">p </w:t>
              </w:r>
            </w:ins>
            <w:ins w:id="1281" w:author="Qiao, Guan Lun (RC-CN DI FA ST&amp;PM SUP IT&amp;EDGE)" w:date="2022-02-07T16:50:00Z">
              <w:r w:rsidR="0060275C">
                <w:rPr>
                  <w:rFonts w:ascii="Times New Roman" w:eastAsia="Microsoft YaHei UI" w:hAnsi="Times New Roman" w:cs="Times New Roman"/>
                  <w:lang w:val="de-DE"/>
                </w:rPr>
                <w:t>2</w:t>
              </w:r>
            </w:ins>
          </w:p>
        </w:tc>
        <w:tc>
          <w:tcPr>
            <w:tcW w:w="642" w:type="pct"/>
            <w:tcBorders>
              <w:top w:val="single" w:sz="4" w:space="0" w:color="A9A9A9" w:themeColor="accent3"/>
              <w:left w:val="nil"/>
              <w:bottom w:val="single" w:sz="4" w:space="0" w:color="A9A9A9" w:themeColor="accent3"/>
              <w:right w:val="nil"/>
            </w:tcBorders>
          </w:tcPr>
          <w:p w14:paraId="63E3A078" w14:textId="77777777" w:rsidR="00F87A72"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82" w:author="Qiao, Guan Lun (RC-CN DI FA ST&amp;PM SUP IT&amp;EDGE)" w:date="2022-02-07T16:25:00Z"/>
                <w:rFonts w:ascii="Times New Roman" w:eastAsia="Microsoft YaHei UI" w:hAnsi="Times New Roman" w:cs="Times New Roman"/>
                <w:lang w:val="de-DE"/>
              </w:rPr>
            </w:pPr>
            <w:ins w:id="1283" w:author="Qiao, Guan Lun (RC-CN DI FA ST&amp;PM SUP IT&amp;EDGE)" w:date="2022-02-07T16:25: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1</w:t>
              </w:r>
            </w:ins>
          </w:p>
          <w:p w14:paraId="28660AAB" w14:textId="7610C093" w:rsidR="00F87A72" w:rsidRPr="00714BA7"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84" w:author="Qiao, Guan Lun (RC-CN DI FA ST&amp;PM SUP IT&amp;EDGE)" w:date="2022-02-07T16:02:00Z"/>
                <w:rFonts w:ascii="Times New Roman" w:eastAsia="Microsoft YaHei UI" w:hAnsi="Times New Roman" w:cs="Times New Roman"/>
                <w:lang w:val="de-DE"/>
                <w:rPrChange w:id="1285" w:author="Qiao, Guan Lun (RC-CN DI FA ST&amp;PM SUP IT&amp;EDGE)" w:date="2022-02-07T16:02:00Z">
                  <w:rPr>
                    <w:ins w:id="1286" w:author="Qiao, Guan Lun (RC-CN DI FA ST&amp;PM SUP IT&amp;EDGE)" w:date="2022-02-07T16:02:00Z"/>
                    <w:rFonts w:ascii="Times New Roman" w:eastAsia="Microsoft YaHei UI" w:hAnsi="Times New Roman" w:cs="Times New Roman"/>
                    <w:color w:val="FF0000"/>
                    <w:lang w:val="de-DE"/>
                  </w:rPr>
                </w:rPrChange>
              </w:rPr>
            </w:pPr>
            <w:ins w:id="1287" w:author="Qiao, Guan Lun (RC-CN DI FA ST&amp;PM SUP IT&amp;EDGE)" w:date="2022-02-07T16:25: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2</w:t>
              </w:r>
            </w:ins>
          </w:p>
        </w:tc>
      </w:tr>
      <w:tr w:rsidR="00F87A72" w:rsidRPr="00714BA7" w14:paraId="2172C95C" w14:textId="77777777" w:rsidTr="00BC70F3">
        <w:trPr>
          <w:ins w:id="1288" w:author="Qiao, Guan Lun (RC-CN DI FA ST&amp;PM SUP IT&amp;EDGE)" w:date="2022-02-07T16:26: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0650C0C7" w14:textId="77777777" w:rsidR="00F87A72" w:rsidRDefault="00F87A72" w:rsidP="00CE1801">
            <w:pPr>
              <w:pStyle w:val="TableText"/>
              <w:rPr>
                <w:ins w:id="1289" w:author="Qiao, Guan Lun (RC-CN DI FA ST&amp;PM SUP IT&amp;EDGE)" w:date="2022-02-07T16:26: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63005367" w14:textId="06E0971B" w:rsidR="00F87A72"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90" w:author="Qiao, Guan Lun (RC-CN DI FA ST&amp;PM SUP IT&amp;EDGE)" w:date="2022-02-07T16:26:00Z"/>
                <w:rFonts w:ascii="Times New Roman" w:eastAsia="Microsoft YaHei UI" w:hAnsi="Times New Roman" w:cs="Times New Roman"/>
                <w:lang w:val="de-DE" w:eastAsia="zh-CN"/>
              </w:rPr>
            </w:pPr>
            <w:ins w:id="1291" w:author="Qiao, Guan Lun (RC-CN DI FA ST&amp;PM SUP IT&amp;EDGE)" w:date="2022-02-07T16:26:00Z">
              <w:r>
                <w:rPr>
                  <w:rFonts w:ascii="Times New Roman" w:eastAsia="Microsoft YaHei UI" w:hAnsi="Times New Roman" w:cs="Times New Roman" w:hint="eastAsia"/>
                  <w:lang w:val="de-DE" w:eastAsia="zh-CN"/>
                </w:rPr>
                <w:t>默认</w:t>
              </w:r>
              <w:r>
                <w:rPr>
                  <w:rFonts w:ascii="Times New Roman" w:eastAsia="Microsoft YaHei UI" w:hAnsi="Times New Roman" w:cs="Times New Roman" w:hint="eastAsia"/>
                  <w:lang w:val="de-DE" w:eastAsia="zh-CN"/>
                </w:rPr>
                <w:t>A</w:t>
              </w:r>
              <w:r>
                <w:rPr>
                  <w:rFonts w:ascii="Times New Roman" w:eastAsia="Microsoft YaHei UI" w:hAnsi="Times New Roman" w:cs="Times New Roman"/>
                  <w:lang w:val="de-DE" w:eastAsia="zh-CN"/>
                </w:rPr>
                <w:t>GV</w:t>
              </w:r>
              <w:r>
                <w:rPr>
                  <w:rFonts w:ascii="Times New Roman" w:eastAsia="Microsoft YaHei UI" w:hAnsi="Times New Roman" w:cs="Times New Roman" w:hint="eastAsia"/>
                  <w:lang w:val="de-DE" w:eastAsia="zh-CN"/>
                </w:rPr>
                <w:t>选择与持续连接控制</w:t>
              </w:r>
            </w:ins>
          </w:p>
        </w:tc>
        <w:tc>
          <w:tcPr>
            <w:tcW w:w="377" w:type="pct"/>
            <w:tcBorders>
              <w:top w:val="single" w:sz="4" w:space="0" w:color="A9A9A9" w:themeColor="accent3"/>
              <w:left w:val="nil"/>
              <w:bottom w:val="single" w:sz="4" w:space="0" w:color="A9A9A9" w:themeColor="accent3"/>
              <w:right w:val="nil"/>
            </w:tcBorders>
          </w:tcPr>
          <w:p w14:paraId="1E8C90B4" w14:textId="620C0D43" w:rsidR="00F87A72" w:rsidRPr="00A754DE"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92" w:author="Qiao, Guan Lun (RC-CN DI FA ST&amp;PM SUP IT&amp;EDGE)" w:date="2022-02-07T16:26:00Z"/>
                <w:rFonts w:ascii="Times New Roman" w:eastAsia="Microsoft YaHei UI" w:hAnsi="Times New Roman" w:cs="Times New Roman"/>
                <w:lang w:val="de-DE"/>
              </w:rPr>
            </w:pPr>
            <w:ins w:id="1293"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11980DA7" w14:textId="10FC6F83" w:rsidR="00F87A72" w:rsidRPr="00A754DE"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294" w:author="Qiao, Guan Lun (RC-CN DI FA ST&amp;PM SUP IT&amp;EDGE)" w:date="2022-02-07T16:26:00Z"/>
                <w:rFonts w:ascii="Times New Roman" w:eastAsia="Microsoft YaHei UI" w:hAnsi="Times New Roman" w:cs="Times New Roman"/>
                <w:lang w:val="de-DE"/>
              </w:rPr>
            </w:pPr>
            <w:ins w:id="1295" w:author="Qiao, Guan Lun (RC-CN DI FA ST&amp;PM SUP IT&amp;EDGE)" w:date="2022-02-08T09:46:00Z">
              <w:r>
                <w:rPr>
                  <w:rFonts w:ascii="Times New Roman" w:eastAsia="Microsoft YaHei UI" w:hAnsi="Times New Roman" w:cs="Times New Roman"/>
                  <w:lang w:val="de-DE"/>
                </w:rPr>
                <w:t>Manager</w:t>
              </w:r>
            </w:ins>
          </w:p>
        </w:tc>
        <w:tc>
          <w:tcPr>
            <w:tcW w:w="807" w:type="pct"/>
            <w:vMerge/>
            <w:tcBorders>
              <w:left w:val="nil"/>
              <w:bottom w:val="single" w:sz="4" w:space="0" w:color="A9A9A9" w:themeColor="accent3"/>
              <w:right w:val="nil"/>
            </w:tcBorders>
          </w:tcPr>
          <w:p w14:paraId="1150855B" w14:textId="77777777" w:rsidR="00F87A72" w:rsidRPr="00A754DE"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96" w:author="Qiao, Guan Lun (RC-CN DI FA ST&amp;PM SUP IT&amp;EDGE)" w:date="2022-02-07T16:26: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5918A4B0" w14:textId="77777777" w:rsidR="00F87A72"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297" w:author="Qiao, Guan Lun (RC-CN DI FA ST&amp;PM SUP IT&amp;EDGE)" w:date="2022-02-07T16:26:00Z"/>
                <w:rFonts w:ascii="Times New Roman" w:eastAsia="Microsoft YaHei UI" w:hAnsi="Times New Roman" w:cs="Times New Roman"/>
                <w:lang w:val="de-DE"/>
              </w:rPr>
            </w:pPr>
          </w:p>
        </w:tc>
      </w:tr>
      <w:tr w:rsidR="00F87A72" w:rsidRPr="00714BA7" w14:paraId="5641ADAC" w14:textId="77777777" w:rsidTr="00BC70F3">
        <w:trPr>
          <w:ins w:id="1298" w:author="Qiao, Guan Lun (RC-CN DI FA ST&amp;PM SUP IT&amp;EDGE)" w:date="2022-02-07T16:20: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511759F4" w14:textId="6407FBC3" w:rsidR="00F87A72" w:rsidRDefault="00F87A72" w:rsidP="00CE1801">
            <w:pPr>
              <w:pStyle w:val="TableText"/>
              <w:rPr>
                <w:ins w:id="1299" w:author="Qiao, Guan Lun (RC-CN DI FA ST&amp;PM SUP IT&amp;EDGE)" w:date="2022-02-07T16:20:00Z"/>
                <w:rFonts w:ascii="Times New Roman" w:eastAsia="Microsoft YaHei UI" w:hAnsi="Times New Roman" w:cs="Times New Roman"/>
                <w:lang w:val="de-DE" w:eastAsia="zh-CN"/>
              </w:rPr>
            </w:pPr>
            <w:ins w:id="1300" w:author="Qiao, Guan Lun (RC-CN DI FA ST&amp;PM SUP IT&amp;EDGE)" w:date="2022-02-07T16:20:00Z">
              <w:r>
                <w:rPr>
                  <w:rFonts w:ascii="Times New Roman" w:eastAsia="Microsoft YaHei UI" w:hAnsi="Times New Roman" w:cs="Times New Roman"/>
                  <w:lang w:val="de-DE" w:eastAsia="zh-CN"/>
                </w:rPr>
                <w:t>AGV</w:t>
              </w:r>
            </w:ins>
            <w:ins w:id="1301" w:author="Qiao, Guan Lun (RC-CN DI FA ST&amp;PM SUP IT&amp;EDGE)" w:date="2022-02-07T16:21:00Z">
              <w:r>
                <w:rPr>
                  <w:rFonts w:ascii="Times New Roman" w:eastAsia="Microsoft YaHei UI" w:hAnsi="Times New Roman" w:cs="Times New Roman" w:hint="eastAsia"/>
                  <w:lang w:val="de-DE" w:eastAsia="zh-CN"/>
                </w:rPr>
                <w:t>参数配置</w:t>
              </w:r>
            </w:ins>
          </w:p>
        </w:tc>
        <w:tc>
          <w:tcPr>
            <w:tcW w:w="1299" w:type="pct"/>
            <w:tcBorders>
              <w:top w:val="single" w:sz="4" w:space="0" w:color="A9A9A9" w:themeColor="accent3"/>
              <w:left w:val="nil"/>
              <w:bottom w:val="single" w:sz="4" w:space="0" w:color="A9A9A9" w:themeColor="accent3"/>
              <w:right w:val="nil"/>
            </w:tcBorders>
          </w:tcPr>
          <w:p w14:paraId="07E2C541" w14:textId="19DE5FDA" w:rsidR="00F87A72" w:rsidRPr="00AE2EDF"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02" w:author="Qiao, Guan Lun (RC-CN DI FA ST&amp;PM SUP IT&amp;EDGE)" w:date="2022-02-07T16:20:00Z"/>
                <w:rFonts w:ascii="Times New Roman" w:eastAsia="Microsoft YaHei UI" w:hAnsi="Times New Roman" w:cs="Times New Roman"/>
                <w:lang w:val="de-DE"/>
              </w:rPr>
            </w:pPr>
            <w:ins w:id="1303" w:author="Qiao, Guan Lun (RC-CN DI FA ST&amp;PM SUP IT&amp;EDGE)" w:date="2022-02-07T16:27:00Z">
              <w:r>
                <w:rPr>
                  <w:rFonts w:ascii="Times New Roman" w:eastAsia="Microsoft YaHei UI" w:hAnsi="Times New Roman" w:cs="Times New Roman"/>
                  <w:lang w:val="de-DE"/>
                </w:rPr>
                <w:t>B</w:t>
              </w:r>
              <w:r>
                <w:rPr>
                  <w:rFonts w:ascii="Times New Roman" w:eastAsia="Microsoft YaHei UI" w:hAnsi="Times New Roman" w:cs="Times New Roman" w:hint="eastAsia"/>
                  <w:lang w:val="de-DE" w:eastAsia="zh-CN"/>
                </w:rPr>
                <w:t>atter</w:t>
              </w:r>
              <w:r>
                <w:rPr>
                  <w:rFonts w:ascii="Times New Roman" w:eastAsia="Microsoft YaHei UI" w:hAnsi="Times New Roman" w:cs="Times New Roman"/>
                  <w:lang w:val="de-DE" w:eastAsia="zh-CN"/>
                </w:rPr>
                <w:t>y configuration</w:t>
              </w:r>
            </w:ins>
          </w:p>
        </w:tc>
        <w:tc>
          <w:tcPr>
            <w:tcW w:w="377" w:type="pct"/>
            <w:tcBorders>
              <w:top w:val="single" w:sz="4" w:space="0" w:color="A9A9A9" w:themeColor="accent3"/>
              <w:left w:val="nil"/>
              <w:bottom w:val="single" w:sz="4" w:space="0" w:color="A9A9A9" w:themeColor="accent3"/>
              <w:right w:val="nil"/>
            </w:tcBorders>
          </w:tcPr>
          <w:p w14:paraId="21B5F966" w14:textId="0410BCF1"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04" w:author="Qiao, Guan Lun (RC-CN DI FA ST&amp;PM SUP IT&amp;EDGE)" w:date="2022-02-07T16:20:00Z"/>
                <w:rFonts w:ascii="Times New Roman" w:eastAsia="Microsoft YaHei UI" w:hAnsi="Times New Roman" w:cs="Times New Roman"/>
                <w:lang w:val="de-DE"/>
              </w:rPr>
            </w:pPr>
            <w:ins w:id="1305" w:author="Qiao, Guan Lun (RC-CN DI FA ST&amp;PM SUP IT&amp;EDGE)" w:date="2022-02-07T16:40: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5D2D8D07" w14:textId="7C2CB932"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06" w:author="Qiao, Guan Lun (RC-CN DI FA ST&amp;PM SUP IT&amp;EDGE)" w:date="2022-02-07T16:20:00Z"/>
                <w:rFonts w:ascii="Times New Roman" w:eastAsia="Microsoft YaHei UI" w:hAnsi="Times New Roman" w:cs="Times New Roman"/>
                <w:lang w:val="de-DE"/>
              </w:rPr>
            </w:pPr>
            <w:ins w:id="1307" w:author="Qiao, Guan Lun (RC-CN DI FA ST&amp;PM SUP IT&amp;EDGE)" w:date="2022-02-07T16:42:00Z">
              <w:r>
                <w:rPr>
                  <w:rFonts w:ascii="Times New Roman" w:eastAsia="Microsoft YaHei UI" w:hAnsi="Times New Roman" w:cs="Times New Roman"/>
                  <w:lang w:val="de-DE"/>
                </w:rPr>
                <w:t>Administrator</w:t>
              </w:r>
            </w:ins>
          </w:p>
        </w:tc>
        <w:tc>
          <w:tcPr>
            <w:tcW w:w="807" w:type="pct"/>
            <w:vMerge w:val="restart"/>
            <w:tcBorders>
              <w:top w:val="single" w:sz="4" w:space="0" w:color="A9A9A9" w:themeColor="accent3"/>
              <w:left w:val="nil"/>
              <w:right w:val="nil"/>
            </w:tcBorders>
          </w:tcPr>
          <w:p w14:paraId="3788309E" w14:textId="248EE32A"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08" w:author="Qiao, Guan Lun (RC-CN DI FA ST&amp;PM SUP IT&amp;EDGE)" w:date="2022-02-07T16:20:00Z"/>
                <w:rFonts w:ascii="Times New Roman" w:eastAsia="Microsoft YaHei UI" w:hAnsi="Times New Roman" w:cs="Times New Roman"/>
                <w:lang w:val="de-DE"/>
              </w:rPr>
            </w:pPr>
            <w:ins w:id="1309" w:author="Qiao, Guan Lun (RC-CN DI FA ST&amp;PM SUP IT&amp;EDGE)" w:date="2022-02-07T16:48:00Z">
              <w:r>
                <w:rPr>
                  <w:rFonts w:ascii="Times New Roman" w:eastAsia="Microsoft YaHei UI" w:hAnsi="Times New Roman" w:cs="Times New Roman"/>
                  <w:lang w:val="de-DE"/>
                </w:rPr>
                <w:t xml:space="preserve">Step </w:t>
              </w:r>
            </w:ins>
            <w:ins w:id="1310" w:author="Qiao, Guan Lun (RC-CN DI FA ST&amp;PM SUP IT&amp;EDGE)" w:date="2022-02-07T16:50:00Z">
              <w:r w:rsidR="0060275C">
                <w:rPr>
                  <w:rFonts w:ascii="Times New Roman" w:eastAsia="Microsoft YaHei UI" w:hAnsi="Times New Roman" w:cs="Times New Roman"/>
                  <w:lang w:val="de-DE"/>
                </w:rPr>
                <w:t>3</w:t>
              </w:r>
            </w:ins>
          </w:p>
        </w:tc>
        <w:tc>
          <w:tcPr>
            <w:tcW w:w="642" w:type="pct"/>
            <w:tcBorders>
              <w:top w:val="single" w:sz="4" w:space="0" w:color="A9A9A9" w:themeColor="accent3"/>
              <w:left w:val="nil"/>
              <w:bottom w:val="single" w:sz="4" w:space="0" w:color="A9A9A9" w:themeColor="accent3"/>
              <w:right w:val="nil"/>
            </w:tcBorders>
          </w:tcPr>
          <w:p w14:paraId="7EBDE686" w14:textId="4B742221"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11" w:author="Qiao, Guan Lun (RC-CN DI FA ST&amp;PM SUP IT&amp;EDGE)" w:date="2022-02-07T16:20:00Z"/>
                <w:rFonts w:ascii="Times New Roman" w:eastAsia="Microsoft YaHei UI" w:hAnsi="Times New Roman" w:cs="Times New Roman"/>
                <w:lang w:val="de-DE"/>
              </w:rPr>
            </w:pPr>
            <w:ins w:id="1312" w:author="Qiao, Guan Lun (RC-CN DI FA ST&amp;PM SUP IT&amp;EDGE)" w:date="2022-02-07T16:44: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2</w:t>
              </w:r>
            </w:ins>
          </w:p>
        </w:tc>
      </w:tr>
      <w:tr w:rsidR="00F87A72" w:rsidRPr="00714BA7" w14:paraId="6CAE80F5" w14:textId="77777777" w:rsidTr="00BC70F3">
        <w:trPr>
          <w:ins w:id="1313" w:author="Qiao, Guan Lun (RC-CN DI FA ST&amp;PM SUP IT&amp;EDGE)" w:date="2022-02-07T16:2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0F800BB7" w14:textId="77777777" w:rsidR="00F87A72" w:rsidRDefault="00F87A72" w:rsidP="00CE1801">
            <w:pPr>
              <w:pStyle w:val="TableText"/>
              <w:rPr>
                <w:ins w:id="1314" w:author="Qiao, Guan Lun (RC-CN DI FA ST&amp;PM SUP IT&amp;EDGE)" w:date="2022-02-07T16:2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3E4E26F9" w14:textId="31477E7D" w:rsidR="00F87A72" w:rsidRPr="00AE2EDF"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15" w:author="Qiao, Guan Lun (RC-CN DI FA ST&amp;PM SUP IT&amp;EDGE)" w:date="2022-02-07T16:27:00Z"/>
                <w:rFonts w:ascii="Times New Roman" w:eastAsia="Microsoft YaHei UI" w:hAnsi="Times New Roman" w:cs="Times New Roman"/>
                <w:lang w:val="de-DE"/>
              </w:rPr>
            </w:pPr>
            <w:ins w:id="1316" w:author="Qiao, Guan Lun (RC-CN DI FA ST&amp;PM SUP IT&amp;EDGE)" w:date="2022-02-07T16:27:00Z">
              <w:r>
                <w:rPr>
                  <w:rFonts w:ascii="Times New Roman" w:eastAsia="Microsoft YaHei UI" w:hAnsi="Times New Roman" w:cs="Times New Roman"/>
                  <w:lang w:val="de-DE"/>
                </w:rPr>
                <w:t>Camera configuration</w:t>
              </w:r>
            </w:ins>
          </w:p>
        </w:tc>
        <w:tc>
          <w:tcPr>
            <w:tcW w:w="377" w:type="pct"/>
            <w:tcBorders>
              <w:top w:val="single" w:sz="4" w:space="0" w:color="A9A9A9" w:themeColor="accent3"/>
              <w:left w:val="nil"/>
              <w:bottom w:val="single" w:sz="4" w:space="0" w:color="A9A9A9" w:themeColor="accent3"/>
              <w:right w:val="nil"/>
            </w:tcBorders>
          </w:tcPr>
          <w:p w14:paraId="573A00D6" w14:textId="204EF351"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17" w:author="Qiao, Guan Lun (RC-CN DI FA ST&amp;PM SUP IT&amp;EDGE)" w:date="2022-02-07T16:27:00Z"/>
                <w:rFonts w:ascii="Times New Roman" w:eastAsia="Microsoft YaHei UI" w:hAnsi="Times New Roman" w:cs="Times New Roman"/>
                <w:lang w:val="de-DE"/>
              </w:rPr>
            </w:pPr>
            <w:ins w:id="1318" w:author="Qiao, Guan Lun (RC-CN DI FA ST&amp;PM SUP IT&amp;EDGE)" w:date="2022-02-07T16:40: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673EFE89" w14:textId="3D50FF51"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19" w:author="Qiao, Guan Lun (RC-CN DI FA ST&amp;PM SUP IT&amp;EDGE)" w:date="2022-02-07T16:27:00Z"/>
                <w:rFonts w:ascii="Times New Roman" w:eastAsia="Microsoft YaHei UI" w:hAnsi="Times New Roman" w:cs="Times New Roman"/>
                <w:lang w:val="de-DE"/>
              </w:rPr>
            </w:pPr>
            <w:ins w:id="1320"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right w:val="nil"/>
            </w:tcBorders>
          </w:tcPr>
          <w:p w14:paraId="76B7C414" w14:textId="77777777"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21" w:author="Qiao, Guan Lun (RC-CN DI FA ST&amp;PM SUP IT&amp;EDGE)" w:date="2022-02-07T16:27: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02EA2C34" w14:textId="4158495E"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22" w:author="Qiao, Guan Lun (RC-CN DI FA ST&amp;PM SUP IT&amp;EDGE)" w:date="2022-02-07T16:27:00Z"/>
                <w:rFonts w:ascii="Times New Roman" w:eastAsia="Microsoft YaHei UI" w:hAnsi="Times New Roman" w:cs="Times New Roman"/>
                <w:lang w:val="de-DE"/>
              </w:rPr>
            </w:pPr>
            <w:ins w:id="1323" w:author="Qiao, Guan Lun (RC-CN DI FA ST&amp;PM SUP IT&amp;EDGE)" w:date="2022-02-07T16:44: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2</w:t>
              </w:r>
            </w:ins>
          </w:p>
        </w:tc>
      </w:tr>
      <w:tr w:rsidR="00F87A72" w:rsidRPr="00714BA7" w14:paraId="5D85B6BF" w14:textId="77777777" w:rsidTr="00BC70F3">
        <w:trPr>
          <w:ins w:id="1324" w:author="Qiao, Guan Lun (RC-CN DI FA ST&amp;PM SUP IT&amp;EDGE)" w:date="2022-02-07T16:2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52F88405" w14:textId="77777777" w:rsidR="00F87A72" w:rsidRDefault="00F87A72" w:rsidP="00CE1801">
            <w:pPr>
              <w:pStyle w:val="TableText"/>
              <w:rPr>
                <w:ins w:id="1325" w:author="Qiao, Guan Lun (RC-CN DI FA ST&amp;PM SUP IT&amp;EDGE)" w:date="2022-02-07T16:2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22ED8A49" w14:textId="75D5E051" w:rsidR="00F87A72" w:rsidRPr="00AE2EDF"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26" w:author="Qiao, Guan Lun (RC-CN DI FA ST&amp;PM SUP IT&amp;EDGE)" w:date="2022-02-07T16:27:00Z"/>
                <w:rFonts w:ascii="Times New Roman" w:eastAsia="Microsoft YaHei UI" w:hAnsi="Times New Roman" w:cs="Times New Roman"/>
                <w:lang w:val="de-DE"/>
              </w:rPr>
            </w:pPr>
            <w:ins w:id="1327" w:author="Qiao, Guan Lun (RC-CN DI FA ST&amp;PM SUP IT&amp;EDGE)" w:date="2022-02-07T16:27:00Z">
              <w:r>
                <w:rPr>
                  <w:rFonts w:ascii="Times New Roman" w:eastAsia="Microsoft YaHei UI" w:hAnsi="Times New Roman" w:cs="Times New Roman"/>
                  <w:lang w:val="de-DE"/>
                </w:rPr>
                <w:t>Gridmap configuration</w:t>
              </w:r>
            </w:ins>
          </w:p>
        </w:tc>
        <w:tc>
          <w:tcPr>
            <w:tcW w:w="377" w:type="pct"/>
            <w:tcBorders>
              <w:top w:val="single" w:sz="4" w:space="0" w:color="A9A9A9" w:themeColor="accent3"/>
              <w:left w:val="nil"/>
              <w:bottom w:val="single" w:sz="4" w:space="0" w:color="A9A9A9" w:themeColor="accent3"/>
              <w:right w:val="nil"/>
            </w:tcBorders>
          </w:tcPr>
          <w:p w14:paraId="0DDEDD87" w14:textId="77AD34E2"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28" w:author="Qiao, Guan Lun (RC-CN DI FA ST&amp;PM SUP IT&amp;EDGE)" w:date="2022-02-07T16:27:00Z"/>
                <w:rFonts w:ascii="Times New Roman" w:eastAsia="Microsoft YaHei UI" w:hAnsi="Times New Roman" w:cs="Times New Roman"/>
                <w:lang w:val="de-DE"/>
              </w:rPr>
            </w:pPr>
            <w:ins w:id="1329" w:author="Qiao, Guan Lun (RC-CN DI FA ST&amp;PM SUP IT&amp;EDGE)" w:date="2022-02-07T16:40:00Z">
              <w:r>
                <w:rPr>
                  <w:rFonts w:ascii="Times New Roman" w:eastAsia="Microsoft YaHei UI" w:hAnsi="Times New Roman" w:cs="Times New Roman" w:hint="eastAsia"/>
                  <w:lang w:val="de-DE" w:eastAsia="zh-CN"/>
                </w:rPr>
                <w:t>高</w:t>
              </w:r>
            </w:ins>
          </w:p>
        </w:tc>
        <w:tc>
          <w:tcPr>
            <w:tcW w:w="914" w:type="pct"/>
            <w:tcBorders>
              <w:top w:val="single" w:sz="4" w:space="0" w:color="A9A9A9" w:themeColor="accent3"/>
              <w:left w:val="nil"/>
              <w:bottom w:val="single" w:sz="4" w:space="0" w:color="A9A9A9" w:themeColor="accent3"/>
              <w:right w:val="nil"/>
            </w:tcBorders>
          </w:tcPr>
          <w:p w14:paraId="39E530B3" w14:textId="0342C10F"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30" w:author="Qiao, Guan Lun (RC-CN DI FA ST&amp;PM SUP IT&amp;EDGE)" w:date="2022-02-07T16:27:00Z"/>
                <w:rFonts w:ascii="Times New Roman" w:eastAsia="Microsoft YaHei UI" w:hAnsi="Times New Roman" w:cs="Times New Roman"/>
                <w:lang w:val="de-DE"/>
              </w:rPr>
            </w:pPr>
            <w:ins w:id="1331"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bottom w:val="single" w:sz="4" w:space="0" w:color="A9A9A9" w:themeColor="accent3"/>
              <w:right w:val="nil"/>
            </w:tcBorders>
          </w:tcPr>
          <w:p w14:paraId="288A26C2" w14:textId="77777777"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32" w:author="Qiao, Guan Lun (RC-CN DI FA ST&amp;PM SUP IT&amp;EDGE)" w:date="2022-02-07T16:27: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56FDB140" w14:textId="2C7E24C6" w:rsidR="00F87A72" w:rsidRPr="00262556" w:rsidRDefault="00F87A72" w:rsidP="00CE1801">
            <w:pPr>
              <w:pStyle w:val="TableText"/>
              <w:cnfStyle w:val="000000000000" w:firstRow="0" w:lastRow="0" w:firstColumn="0" w:lastColumn="0" w:oddVBand="0" w:evenVBand="0" w:oddHBand="0" w:evenHBand="0" w:firstRowFirstColumn="0" w:firstRowLastColumn="0" w:lastRowFirstColumn="0" w:lastRowLastColumn="0"/>
              <w:rPr>
                <w:ins w:id="1333" w:author="Qiao, Guan Lun (RC-CN DI FA ST&amp;PM SUP IT&amp;EDGE)" w:date="2022-02-07T16:27:00Z"/>
                <w:rFonts w:ascii="Times New Roman" w:eastAsia="Microsoft YaHei UI" w:hAnsi="Times New Roman" w:cs="Times New Roman"/>
                <w:lang w:val="de-DE"/>
              </w:rPr>
            </w:pPr>
            <w:ins w:id="1334" w:author="Qiao, Guan Lun (RC-CN DI FA ST&amp;PM SUP IT&amp;EDGE)" w:date="2022-02-07T16:44: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2</w:t>
              </w:r>
            </w:ins>
          </w:p>
        </w:tc>
      </w:tr>
      <w:tr w:rsidR="00034BD1" w:rsidRPr="00714BA7" w14:paraId="51605DCF" w14:textId="77777777" w:rsidTr="00BC70F3">
        <w:trPr>
          <w:ins w:id="1335" w:author="Qiao, Guan Lun (RC-CN DI FA ST&amp;PM SUP IT&amp;EDGE)" w:date="2022-02-07T16:24: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3BDC2918" w14:textId="509FA15F" w:rsidR="00034BD1" w:rsidRDefault="00034BD1" w:rsidP="00CE1801">
            <w:pPr>
              <w:pStyle w:val="TableText"/>
              <w:rPr>
                <w:ins w:id="1336" w:author="Qiao, Guan Lun (RC-CN DI FA ST&amp;PM SUP IT&amp;EDGE)" w:date="2022-02-07T16:24:00Z"/>
                <w:rFonts w:ascii="Times New Roman" w:eastAsia="Microsoft YaHei UI" w:hAnsi="Times New Roman" w:cs="Times New Roman"/>
                <w:lang w:val="de-DE" w:eastAsia="zh-CN"/>
              </w:rPr>
            </w:pPr>
            <w:ins w:id="1337" w:author="Qiao, Guan Lun (RC-CN DI FA ST&amp;PM SUP IT&amp;EDGE)" w:date="2022-02-07T16:24:00Z">
              <w:r>
                <w:rPr>
                  <w:rFonts w:ascii="Times New Roman" w:eastAsia="Microsoft YaHei UI" w:hAnsi="Times New Roman" w:cs="Times New Roman"/>
                  <w:lang w:val="de-DE" w:eastAsia="zh-CN"/>
                </w:rPr>
                <w:t>AGV</w:t>
              </w:r>
              <w:r>
                <w:rPr>
                  <w:rFonts w:ascii="Times New Roman" w:eastAsia="Microsoft YaHei UI" w:hAnsi="Times New Roman" w:cs="Times New Roman" w:hint="eastAsia"/>
                  <w:lang w:val="de-DE" w:eastAsia="zh-CN"/>
                </w:rPr>
                <w:t>调试</w:t>
              </w:r>
            </w:ins>
          </w:p>
        </w:tc>
        <w:tc>
          <w:tcPr>
            <w:tcW w:w="1299" w:type="pct"/>
            <w:tcBorders>
              <w:top w:val="single" w:sz="4" w:space="0" w:color="A9A9A9" w:themeColor="accent3"/>
              <w:left w:val="nil"/>
              <w:bottom w:val="single" w:sz="4" w:space="0" w:color="A9A9A9" w:themeColor="accent3"/>
              <w:right w:val="nil"/>
            </w:tcBorders>
          </w:tcPr>
          <w:p w14:paraId="082156AA" w14:textId="72091083" w:rsidR="00034BD1" w:rsidRPr="00AE2EDF"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38" w:author="Qiao, Guan Lun (RC-CN DI FA ST&amp;PM SUP IT&amp;EDGE)" w:date="2022-02-07T16:24:00Z"/>
                <w:rFonts w:ascii="Times New Roman" w:eastAsia="Microsoft YaHei UI" w:hAnsi="Times New Roman" w:cs="Times New Roman"/>
                <w:lang w:val="de-DE"/>
              </w:rPr>
            </w:pPr>
            <w:ins w:id="1339" w:author="Qiao, Guan Lun (RC-CN DI FA ST&amp;PM SUP IT&amp;EDGE)" w:date="2022-02-07T16:28:00Z">
              <w:r>
                <w:rPr>
                  <w:rFonts w:ascii="Times New Roman" w:eastAsia="Microsoft YaHei UI" w:hAnsi="Times New Roman" w:cs="Times New Roman"/>
                  <w:lang w:val="de-DE"/>
                </w:rPr>
                <w:t>AGV joystick control</w:t>
              </w:r>
            </w:ins>
          </w:p>
        </w:tc>
        <w:tc>
          <w:tcPr>
            <w:tcW w:w="377" w:type="pct"/>
            <w:tcBorders>
              <w:top w:val="single" w:sz="4" w:space="0" w:color="A9A9A9" w:themeColor="accent3"/>
              <w:left w:val="nil"/>
              <w:bottom w:val="single" w:sz="4" w:space="0" w:color="A9A9A9" w:themeColor="accent3"/>
              <w:right w:val="nil"/>
            </w:tcBorders>
          </w:tcPr>
          <w:p w14:paraId="02065C2D" w14:textId="203DE6AC"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40" w:author="Qiao, Guan Lun (RC-CN DI FA ST&amp;PM SUP IT&amp;EDGE)" w:date="2022-02-07T16:24:00Z"/>
                <w:rFonts w:ascii="Times New Roman" w:eastAsia="Microsoft YaHei UI" w:hAnsi="Times New Roman" w:cs="Times New Roman"/>
                <w:lang w:val="de-DE"/>
              </w:rPr>
            </w:pPr>
            <w:ins w:id="1341" w:author="Qiao, Guan Lun (RC-CN DI FA ST&amp;PM SUP IT&amp;EDGE)" w:date="2022-02-07T16:40: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490AE877" w14:textId="3B567FDC" w:rsidR="00034BD1" w:rsidRPr="00262556"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42" w:author="Qiao, Guan Lun (RC-CN DI FA ST&amp;PM SUP IT&amp;EDGE)" w:date="2022-02-07T16:24:00Z"/>
                <w:rFonts w:ascii="Times New Roman" w:eastAsia="Microsoft YaHei UI" w:hAnsi="Times New Roman" w:cs="Times New Roman"/>
                <w:lang w:val="de-DE"/>
              </w:rPr>
            </w:pPr>
            <w:ins w:id="1343" w:author="Qiao, Guan Lun (RC-CN DI FA ST&amp;PM SUP IT&amp;EDGE)" w:date="2022-02-08T09:45:00Z">
              <w:r>
                <w:rPr>
                  <w:rFonts w:ascii="Times New Roman" w:eastAsia="Microsoft YaHei UI" w:hAnsi="Times New Roman" w:cs="Times New Roman"/>
                  <w:lang w:val="de-DE"/>
                </w:rPr>
                <w:t>Manager</w:t>
              </w:r>
            </w:ins>
          </w:p>
        </w:tc>
        <w:tc>
          <w:tcPr>
            <w:tcW w:w="807" w:type="pct"/>
            <w:vMerge w:val="restart"/>
            <w:tcBorders>
              <w:top w:val="single" w:sz="4" w:space="0" w:color="A9A9A9" w:themeColor="accent3"/>
              <w:left w:val="nil"/>
              <w:right w:val="nil"/>
            </w:tcBorders>
          </w:tcPr>
          <w:p w14:paraId="4284E6F6" w14:textId="361C1DD7"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44" w:author="Qiao, Guan Lun (RC-CN DI FA ST&amp;PM SUP IT&amp;EDGE)" w:date="2022-02-07T16:24:00Z"/>
                <w:rFonts w:ascii="Times New Roman" w:eastAsia="Microsoft YaHei UI" w:hAnsi="Times New Roman" w:cs="Times New Roman"/>
                <w:lang w:val="de-DE"/>
              </w:rPr>
            </w:pPr>
            <w:ins w:id="1345" w:author="Qiao, Guan Lun (RC-CN DI FA ST&amp;PM SUP IT&amp;EDGE)" w:date="2022-02-07T16:50:00Z">
              <w:r>
                <w:rPr>
                  <w:rFonts w:ascii="Times New Roman" w:eastAsia="Microsoft YaHei UI" w:hAnsi="Times New Roman" w:cs="Times New Roman"/>
                  <w:lang w:val="de-DE"/>
                </w:rPr>
                <w:t xml:space="preserve">Step </w:t>
              </w:r>
            </w:ins>
            <w:ins w:id="1346" w:author="Qiao, Guan Lun (RC-CN DI FA ST&amp;PM SUP IT&amp;EDGE)" w:date="2022-02-07T16:52:00Z">
              <w:r w:rsidR="0056606C">
                <w:rPr>
                  <w:rFonts w:ascii="Times New Roman" w:eastAsia="Microsoft YaHei UI" w:hAnsi="Times New Roman" w:cs="Times New Roman"/>
                  <w:lang w:val="de-DE"/>
                </w:rPr>
                <w:t>5</w:t>
              </w:r>
            </w:ins>
          </w:p>
        </w:tc>
        <w:tc>
          <w:tcPr>
            <w:tcW w:w="642" w:type="pct"/>
            <w:tcBorders>
              <w:top w:val="single" w:sz="4" w:space="0" w:color="A9A9A9" w:themeColor="accent3"/>
              <w:left w:val="nil"/>
              <w:bottom w:val="single" w:sz="4" w:space="0" w:color="A9A9A9" w:themeColor="accent3"/>
              <w:right w:val="nil"/>
            </w:tcBorders>
          </w:tcPr>
          <w:p w14:paraId="40B7F1AF" w14:textId="77777777"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47" w:author="Qiao, Guan Lun (RC-CN DI FA ST&amp;PM SUP IT&amp;EDGE)" w:date="2022-02-07T16:28:00Z"/>
                <w:rFonts w:ascii="Times New Roman" w:eastAsia="Microsoft YaHei UI" w:hAnsi="Times New Roman" w:cs="Times New Roman"/>
                <w:lang w:val="de-DE"/>
              </w:rPr>
            </w:pPr>
            <w:ins w:id="1348" w:author="Qiao, Guan Lun (RC-CN DI FA ST&amp;PM SUP IT&amp;EDGE)" w:date="2022-02-07T16:28:00Z">
              <w:r>
                <w:rPr>
                  <w:rFonts w:ascii="Times New Roman" w:eastAsia="Microsoft YaHei UI" w:hAnsi="Times New Roman" w:cs="Times New Roman"/>
                  <w:lang w:val="de-DE"/>
                </w:rPr>
                <w:t>3.1-1</w:t>
              </w:r>
            </w:ins>
          </w:p>
          <w:p w14:paraId="681C57EC" w14:textId="77777777"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49" w:author="Qiao, Guan Lun (RC-CN DI FA ST&amp;PM SUP IT&amp;EDGE)" w:date="2022-02-07T16:44:00Z"/>
                <w:rFonts w:ascii="Times New Roman" w:eastAsia="Microsoft YaHei UI" w:hAnsi="Times New Roman" w:cs="Times New Roman"/>
                <w:lang w:val="de-DE"/>
              </w:rPr>
            </w:pPr>
            <w:ins w:id="1350" w:author="Qiao, Guan Lun (RC-CN DI FA ST&amp;PM SUP IT&amp;EDGE)" w:date="2022-02-07T16:28:00Z">
              <w:r>
                <w:rPr>
                  <w:rFonts w:ascii="Times New Roman" w:eastAsia="Microsoft YaHei UI" w:hAnsi="Times New Roman" w:cs="Times New Roman"/>
                  <w:lang w:val="de-DE"/>
                </w:rPr>
                <w:t>3.1-2</w:t>
              </w:r>
            </w:ins>
          </w:p>
          <w:p w14:paraId="7F9D5204" w14:textId="307D694C"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51" w:author="Qiao, Guan Lun (RC-CN DI FA ST&amp;PM SUP IT&amp;EDGE)" w:date="2022-02-07T16:24:00Z"/>
                <w:rFonts w:ascii="Times New Roman" w:eastAsia="Microsoft YaHei UI" w:hAnsi="Times New Roman" w:cs="Times New Roman"/>
                <w:lang w:val="de-DE"/>
              </w:rPr>
            </w:pPr>
            <w:ins w:id="1352" w:author="Qiao, Guan Lun (RC-CN DI FA ST&amp;PM SUP IT&amp;EDGE)" w:date="2022-02-07T16:44:00Z">
              <w:r>
                <w:rPr>
                  <w:rFonts w:ascii="Times New Roman" w:eastAsia="Microsoft YaHei UI" w:hAnsi="Times New Roman" w:cs="Times New Roman"/>
                  <w:lang w:val="de-DE"/>
                </w:rPr>
                <w:t>3.1</w:t>
              </w:r>
              <w:r>
                <w:rPr>
                  <w:rFonts w:ascii="Times New Roman" w:eastAsia="Microsoft YaHei UI" w:hAnsi="Times New Roman" w:cs="Times New Roman" w:hint="eastAsia"/>
                  <w:lang w:val="de-DE" w:eastAsia="zh-CN"/>
                </w:rPr>
                <w:t>-</w:t>
              </w:r>
              <w:r>
                <w:rPr>
                  <w:rFonts w:ascii="Times New Roman" w:eastAsia="Microsoft YaHei UI" w:hAnsi="Times New Roman" w:cs="Times New Roman"/>
                  <w:lang w:val="de-DE"/>
                </w:rPr>
                <w:t>3</w:t>
              </w:r>
            </w:ins>
          </w:p>
        </w:tc>
      </w:tr>
      <w:tr w:rsidR="00034BD1" w:rsidRPr="00714BA7" w14:paraId="4D1554C3" w14:textId="77777777" w:rsidTr="00BC70F3">
        <w:trPr>
          <w:ins w:id="1353" w:author="Qiao, Guan Lun (RC-CN DI FA ST&amp;PM SUP IT&amp;EDGE)" w:date="2022-02-07T16:28: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02BF5107" w14:textId="77777777" w:rsidR="00034BD1" w:rsidRDefault="00034BD1" w:rsidP="00CE1801">
            <w:pPr>
              <w:pStyle w:val="TableText"/>
              <w:rPr>
                <w:ins w:id="1354" w:author="Qiao, Guan Lun (RC-CN DI FA ST&amp;PM SUP IT&amp;EDGE)" w:date="2022-02-07T16:28: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009435F0" w14:textId="00A9E6BD"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55" w:author="Qiao, Guan Lun (RC-CN DI FA ST&amp;PM SUP IT&amp;EDGE)" w:date="2022-02-07T16:28:00Z"/>
                <w:rFonts w:ascii="Times New Roman" w:eastAsia="Microsoft YaHei UI" w:hAnsi="Times New Roman" w:cs="Times New Roman"/>
                <w:lang w:val="de-DE"/>
              </w:rPr>
            </w:pPr>
            <w:ins w:id="1356" w:author="Qiao, Guan Lun (RC-CN DI FA ST&amp;PM SUP IT&amp;EDGE)" w:date="2022-02-07T16:28:00Z">
              <w:r>
                <w:rPr>
                  <w:rFonts w:ascii="Times New Roman" w:eastAsia="Microsoft YaHei UI" w:hAnsi="Times New Roman" w:cs="Times New Roman"/>
                  <w:lang w:val="de-DE"/>
                </w:rPr>
                <w:t>Diagnostics viewer</w:t>
              </w:r>
            </w:ins>
          </w:p>
        </w:tc>
        <w:tc>
          <w:tcPr>
            <w:tcW w:w="377" w:type="pct"/>
            <w:tcBorders>
              <w:top w:val="single" w:sz="4" w:space="0" w:color="A9A9A9" w:themeColor="accent3"/>
              <w:left w:val="nil"/>
              <w:bottom w:val="single" w:sz="4" w:space="0" w:color="A9A9A9" w:themeColor="accent3"/>
              <w:right w:val="nil"/>
            </w:tcBorders>
          </w:tcPr>
          <w:p w14:paraId="50E5FB1A" w14:textId="354A844A"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57" w:author="Qiao, Guan Lun (RC-CN DI FA ST&amp;PM SUP IT&amp;EDGE)" w:date="2022-02-07T16:28:00Z"/>
                <w:rFonts w:ascii="Times New Roman" w:eastAsia="Microsoft YaHei UI" w:hAnsi="Times New Roman" w:cs="Times New Roman"/>
                <w:lang w:val="de-DE"/>
              </w:rPr>
            </w:pPr>
            <w:ins w:id="1358" w:author="Qiao, Guan Lun (RC-CN DI FA ST&amp;PM SUP IT&amp;EDGE)" w:date="2022-02-07T16:41: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21DEE6CA" w14:textId="0DFFD9A4" w:rsidR="00034BD1" w:rsidRPr="00262556"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59" w:author="Qiao, Guan Lun (RC-CN DI FA ST&amp;PM SUP IT&amp;EDGE)" w:date="2022-02-07T16:28:00Z"/>
                <w:rFonts w:ascii="Times New Roman" w:eastAsia="Microsoft YaHei UI" w:hAnsi="Times New Roman" w:cs="Times New Roman"/>
                <w:lang w:val="de-DE"/>
              </w:rPr>
            </w:pPr>
            <w:ins w:id="1360" w:author="Qiao, Guan Lun (RC-CN DI FA ST&amp;PM SUP IT&amp;EDGE)" w:date="2022-02-08T09:45:00Z">
              <w:r>
                <w:rPr>
                  <w:rFonts w:ascii="Times New Roman" w:eastAsia="Microsoft YaHei UI" w:hAnsi="Times New Roman" w:cs="Times New Roman"/>
                  <w:lang w:val="de-DE"/>
                </w:rPr>
                <w:t>Manager</w:t>
              </w:r>
            </w:ins>
          </w:p>
        </w:tc>
        <w:tc>
          <w:tcPr>
            <w:tcW w:w="807" w:type="pct"/>
            <w:vMerge/>
            <w:tcBorders>
              <w:left w:val="nil"/>
              <w:right w:val="nil"/>
            </w:tcBorders>
          </w:tcPr>
          <w:p w14:paraId="7F488BA7" w14:textId="77777777"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61" w:author="Qiao, Guan Lun (RC-CN DI FA ST&amp;PM SUP IT&amp;EDGE)" w:date="2022-02-07T16:28: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1D226F52" w14:textId="6DD1D974"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62" w:author="Qiao, Guan Lun (RC-CN DI FA ST&amp;PM SUP IT&amp;EDGE)" w:date="2022-02-07T16:28:00Z"/>
                <w:rFonts w:ascii="Times New Roman" w:eastAsia="Microsoft YaHei UI" w:hAnsi="Times New Roman" w:cs="Times New Roman"/>
                <w:lang w:val="de-DE"/>
              </w:rPr>
            </w:pPr>
            <w:ins w:id="1363" w:author="Qiao, Guan Lun (RC-CN DI FA ST&amp;PM SUP IT&amp;EDGE)" w:date="2022-02-07T16:30:00Z">
              <w:r>
                <w:rPr>
                  <w:rFonts w:ascii="Times New Roman" w:eastAsia="Microsoft YaHei UI" w:hAnsi="Times New Roman" w:cs="Times New Roman"/>
                  <w:lang w:val="de-DE"/>
                </w:rPr>
                <w:t>3.1-1</w:t>
              </w:r>
            </w:ins>
          </w:p>
        </w:tc>
      </w:tr>
      <w:tr w:rsidR="00034BD1" w:rsidRPr="00714BA7" w14:paraId="63675D3B" w14:textId="77777777" w:rsidTr="00BC70F3">
        <w:trPr>
          <w:ins w:id="1364" w:author="Qiao, Guan Lun (RC-CN DI FA ST&amp;PM SUP IT&amp;EDGE)" w:date="2022-02-07T16:28: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3ADAEFA7" w14:textId="77777777" w:rsidR="00034BD1" w:rsidRDefault="00034BD1" w:rsidP="00CE1801">
            <w:pPr>
              <w:pStyle w:val="TableText"/>
              <w:rPr>
                <w:ins w:id="1365" w:author="Qiao, Guan Lun (RC-CN DI FA ST&amp;PM SUP IT&amp;EDGE)" w:date="2022-02-07T16:28: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7C289AC7" w14:textId="3CFEAE67"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66" w:author="Qiao, Guan Lun (RC-CN DI FA ST&amp;PM SUP IT&amp;EDGE)" w:date="2022-02-07T16:28:00Z"/>
                <w:rFonts w:ascii="Times New Roman" w:eastAsia="Microsoft YaHei UI" w:hAnsi="Times New Roman" w:cs="Times New Roman"/>
                <w:lang w:val="de-DE"/>
              </w:rPr>
            </w:pPr>
            <w:ins w:id="1367" w:author="Qiao, Guan Lun (RC-CN DI FA ST&amp;PM SUP IT&amp;EDGE)" w:date="2022-02-07T16:28:00Z">
              <w:r>
                <w:rPr>
                  <w:rFonts w:ascii="Times New Roman" w:eastAsia="Microsoft YaHei UI" w:hAnsi="Times New Roman" w:cs="Times New Roman"/>
                  <w:lang w:val="de-DE"/>
                </w:rPr>
                <w:t>Log reader</w:t>
              </w:r>
            </w:ins>
          </w:p>
        </w:tc>
        <w:tc>
          <w:tcPr>
            <w:tcW w:w="377" w:type="pct"/>
            <w:tcBorders>
              <w:top w:val="single" w:sz="4" w:space="0" w:color="A9A9A9" w:themeColor="accent3"/>
              <w:left w:val="nil"/>
              <w:bottom w:val="single" w:sz="4" w:space="0" w:color="A9A9A9" w:themeColor="accent3"/>
              <w:right w:val="nil"/>
            </w:tcBorders>
          </w:tcPr>
          <w:p w14:paraId="3CC6BE94" w14:textId="67F6D20B"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68" w:author="Qiao, Guan Lun (RC-CN DI FA ST&amp;PM SUP IT&amp;EDGE)" w:date="2022-02-07T16:28:00Z"/>
                <w:rFonts w:ascii="Times New Roman" w:eastAsia="Microsoft YaHei UI" w:hAnsi="Times New Roman" w:cs="Times New Roman"/>
                <w:lang w:val="de-DE"/>
              </w:rPr>
            </w:pPr>
            <w:ins w:id="1369" w:author="Qiao, Guan Lun (RC-CN DI FA ST&amp;PM SUP IT&amp;EDGE)" w:date="2022-02-07T16:41: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2F89F807" w14:textId="7309A39C" w:rsidR="00034BD1" w:rsidRPr="00262556"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70" w:author="Qiao, Guan Lun (RC-CN DI FA ST&amp;PM SUP IT&amp;EDGE)" w:date="2022-02-07T16:28:00Z"/>
                <w:rFonts w:ascii="Times New Roman" w:eastAsia="Microsoft YaHei UI" w:hAnsi="Times New Roman" w:cs="Times New Roman"/>
                <w:lang w:val="de-DE"/>
              </w:rPr>
            </w:pPr>
            <w:ins w:id="1371" w:author="Qiao, Guan Lun (RC-CN DI FA ST&amp;PM SUP IT&amp;EDGE)" w:date="2022-02-08T09:45:00Z">
              <w:r>
                <w:rPr>
                  <w:rFonts w:ascii="Times New Roman" w:eastAsia="Microsoft YaHei UI" w:hAnsi="Times New Roman" w:cs="Times New Roman"/>
                  <w:lang w:val="de-DE"/>
                </w:rPr>
                <w:t>Manager</w:t>
              </w:r>
            </w:ins>
          </w:p>
        </w:tc>
        <w:tc>
          <w:tcPr>
            <w:tcW w:w="807" w:type="pct"/>
            <w:vMerge/>
            <w:tcBorders>
              <w:left w:val="nil"/>
              <w:right w:val="nil"/>
            </w:tcBorders>
          </w:tcPr>
          <w:p w14:paraId="5AFCEA3A" w14:textId="77777777"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72" w:author="Qiao, Guan Lun (RC-CN DI FA ST&amp;PM SUP IT&amp;EDGE)" w:date="2022-02-07T16:28: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33B28A10" w14:textId="24290B45"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73" w:author="Qiao, Guan Lun (RC-CN DI FA ST&amp;PM SUP IT&amp;EDGE)" w:date="2022-02-07T16:28:00Z"/>
                <w:rFonts w:ascii="Times New Roman" w:eastAsia="Microsoft YaHei UI" w:hAnsi="Times New Roman" w:cs="Times New Roman"/>
                <w:lang w:val="de-DE"/>
              </w:rPr>
            </w:pPr>
            <w:ins w:id="1374" w:author="Qiao, Guan Lun (RC-CN DI FA ST&amp;PM SUP IT&amp;EDGE)" w:date="2022-02-07T16:30:00Z">
              <w:r>
                <w:rPr>
                  <w:rFonts w:ascii="Times New Roman" w:eastAsia="Microsoft YaHei UI" w:hAnsi="Times New Roman" w:cs="Times New Roman"/>
                  <w:lang w:val="de-DE"/>
                </w:rPr>
                <w:t>3.1-1</w:t>
              </w:r>
            </w:ins>
          </w:p>
        </w:tc>
      </w:tr>
      <w:tr w:rsidR="00034BD1" w:rsidRPr="00714BA7" w14:paraId="4C5EFB27" w14:textId="77777777" w:rsidTr="00BC70F3">
        <w:trPr>
          <w:ins w:id="1375" w:author="Qiao, Guan Lun (RC-CN DI FA ST&amp;PM SUP IT&amp;EDGE)" w:date="2022-02-07T16:28: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4" w:space="0" w:color="A9A9A9" w:themeColor="accent3"/>
              <w:right w:val="nil"/>
            </w:tcBorders>
          </w:tcPr>
          <w:p w14:paraId="0B56E33D" w14:textId="77777777" w:rsidR="00034BD1" w:rsidRDefault="00034BD1" w:rsidP="00CE1801">
            <w:pPr>
              <w:pStyle w:val="TableText"/>
              <w:rPr>
                <w:ins w:id="1376" w:author="Qiao, Guan Lun (RC-CN DI FA ST&amp;PM SUP IT&amp;EDGE)" w:date="2022-02-07T16:28: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1F585B27" w14:textId="74746720"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77" w:author="Qiao, Guan Lun (RC-CN DI FA ST&amp;PM SUP IT&amp;EDGE)" w:date="2022-02-07T16:28:00Z"/>
                <w:rFonts w:ascii="Times New Roman" w:eastAsia="Microsoft YaHei UI" w:hAnsi="Times New Roman" w:cs="Times New Roman"/>
                <w:lang w:val="de-DE"/>
              </w:rPr>
            </w:pPr>
            <w:ins w:id="1378" w:author="Qiao, Guan Lun (RC-CN DI FA ST&amp;PM SUP IT&amp;EDGE)" w:date="2022-02-07T16:29:00Z">
              <w:r>
                <w:rPr>
                  <w:rFonts w:ascii="Times New Roman" w:eastAsia="Microsoft YaHei UI" w:hAnsi="Times New Roman" w:cs="Times New Roman"/>
                  <w:lang w:val="de-DE"/>
                </w:rPr>
                <w:t>Message structure view</w:t>
              </w:r>
            </w:ins>
          </w:p>
        </w:tc>
        <w:tc>
          <w:tcPr>
            <w:tcW w:w="377" w:type="pct"/>
            <w:tcBorders>
              <w:top w:val="single" w:sz="4" w:space="0" w:color="A9A9A9" w:themeColor="accent3"/>
              <w:left w:val="nil"/>
              <w:bottom w:val="single" w:sz="4" w:space="0" w:color="A9A9A9" w:themeColor="accent3"/>
              <w:right w:val="nil"/>
            </w:tcBorders>
          </w:tcPr>
          <w:p w14:paraId="1BAD9F4B" w14:textId="4E13D716"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79" w:author="Qiao, Guan Lun (RC-CN DI FA ST&amp;PM SUP IT&amp;EDGE)" w:date="2022-02-07T16:28:00Z"/>
                <w:rFonts w:ascii="Times New Roman" w:eastAsia="Microsoft YaHei UI" w:hAnsi="Times New Roman" w:cs="Times New Roman"/>
                <w:lang w:val="de-DE"/>
              </w:rPr>
            </w:pPr>
            <w:ins w:id="1380" w:author="Qiao, Guan Lun (RC-CN DI FA ST&amp;PM SUP IT&amp;EDGE)" w:date="2022-02-07T16:41: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6EC4B598" w14:textId="476124B0" w:rsidR="00034BD1" w:rsidRPr="00262556" w:rsidRDefault="003346B8" w:rsidP="00CE1801">
            <w:pPr>
              <w:pStyle w:val="TableText"/>
              <w:cnfStyle w:val="000000000000" w:firstRow="0" w:lastRow="0" w:firstColumn="0" w:lastColumn="0" w:oddVBand="0" w:evenVBand="0" w:oddHBand="0" w:evenHBand="0" w:firstRowFirstColumn="0" w:firstRowLastColumn="0" w:lastRowFirstColumn="0" w:lastRowLastColumn="0"/>
              <w:rPr>
                <w:ins w:id="1381" w:author="Qiao, Guan Lun (RC-CN DI FA ST&amp;PM SUP IT&amp;EDGE)" w:date="2022-02-07T16:28:00Z"/>
                <w:rFonts w:ascii="Times New Roman" w:eastAsia="Microsoft YaHei UI" w:hAnsi="Times New Roman" w:cs="Times New Roman"/>
                <w:lang w:val="de-DE"/>
              </w:rPr>
            </w:pPr>
            <w:ins w:id="1382" w:author="Qiao, Guan Lun (RC-CN DI FA ST&amp;PM SUP IT&amp;EDGE)" w:date="2022-02-08T09:45:00Z">
              <w:r>
                <w:rPr>
                  <w:rFonts w:ascii="Times New Roman" w:eastAsia="Microsoft YaHei UI" w:hAnsi="Times New Roman" w:cs="Times New Roman"/>
                  <w:lang w:val="de-DE"/>
                </w:rPr>
                <w:t>Manager</w:t>
              </w:r>
            </w:ins>
          </w:p>
        </w:tc>
        <w:tc>
          <w:tcPr>
            <w:tcW w:w="807" w:type="pct"/>
            <w:vMerge/>
            <w:tcBorders>
              <w:left w:val="nil"/>
              <w:bottom w:val="single" w:sz="4" w:space="0" w:color="A9A9A9" w:themeColor="accent3"/>
              <w:right w:val="nil"/>
            </w:tcBorders>
          </w:tcPr>
          <w:p w14:paraId="0B776EA6" w14:textId="77777777" w:rsidR="00034BD1" w:rsidRPr="00262556"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83" w:author="Qiao, Guan Lun (RC-CN DI FA ST&amp;PM SUP IT&amp;EDGE)" w:date="2022-02-07T16:28: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7FDC9577" w14:textId="38A6D673" w:rsidR="00034BD1" w:rsidRDefault="00034BD1" w:rsidP="00CE1801">
            <w:pPr>
              <w:pStyle w:val="TableText"/>
              <w:cnfStyle w:val="000000000000" w:firstRow="0" w:lastRow="0" w:firstColumn="0" w:lastColumn="0" w:oddVBand="0" w:evenVBand="0" w:oddHBand="0" w:evenHBand="0" w:firstRowFirstColumn="0" w:firstRowLastColumn="0" w:lastRowFirstColumn="0" w:lastRowLastColumn="0"/>
              <w:rPr>
                <w:ins w:id="1384" w:author="Qiao, Guan Lun (RC-CN DI FA ST&amp;PM SUP IT&amp;EDGE)" w:date="2022-02-07T16:28:00Z"/>
                <w:rFonts w:ascii="Times New Roman" w:eastAsia="Microsoft YaHei UI" w:hAnsi="Times New Roman" w:cs="Times New Roman"/>
                <w:lang w:val="de-DE"/>
              </w:rPr>
            </w:pPr>
            <w:ins w:id="1385" w:author="Qiao, Guan Lun (RC-CN DI FA ST&amp;PM SUP IT&amp;EDGE)" w:date="2022-02-07T16:30:00Z">
              <w:r>
                <w:rPr>
                  <w:rFonts w:ascii="Times New Roman" w:eastAsia="Microsoft YaHei UI" w:hAnsi="Times New Roman" w:cs="Times New Roman"/>
                  <w:lang w:val="de-DE"/>
                </w:rPr>
                <w:t>3.1-1</w:t>
              </w:r>
            </w:ins>
          </w:p>
        </w:tc>
      </w:tr>
      <w:tr w:rsidR="0060275C" w:rsidRPr="00714BA7" w14:paraId="0E508433" w14:textId="77777777" w:rsidTr="00BC70F3">
        <w:trPr>
          <w:ins w:id="1386" w:author="Qiao, Guan Lun (RC-CN DI FA ST&amp;PM SUP IT&amp;EDGE)" w:date="2022-02-07T16:18:00Z"/>
        </w:trPr>
        <w:tc>
          <w:tcPr>
            <w:cnfStyle w:val="001000000000" w:firstRow="0" w:lastRow="0" w:firstColumn="1" w:lastColumn="0" w:oddVBand="0" w:evenVBand="0" w:oddHBand="0" w:evenHBand="0" w:firstRowFirstColumn="0" w:firstRowLastColumn="0" w:lastRowFirstColumn="0" w:lastRowLastColumn="0"/>
            <w:tcW w:w="960" w:type="pct"/>
            <w:vMerge w:val="restart"/>
            <w:tcBorders>
              <w:top w:val="single" w:sz="4" w:space="0" w:color="A9A9A9" w:themeColor="accent3"/>
              <w:left w:val="nil"/>
              <w:right w:val="nil"/>
            </w:tcBorders>
          </w:tcPr>
          <w:p w14:paraId="5F7997E5" w14:textId="3E725D1F" w:rsidR="0060275C" w:rsidRPr="005B05E1" w:rsidRDefault="0060275C" w:rsidP="00CE1801">
            <w:pPr>
              <w:pStyle w:val="TableText"/>
              <w:rPr>
                <w:ins w:id="1387" w:author="Qiao, Guan Lun (RC-CN DI FA ST&amp;PM SUP IT&amp;EDGE)" w:date="2022-02-07T16:18:00Z"/>
                <w:rFonts w:ascii="Times New Roman" w:eastAsia="Microsoft YaHei UI" w:hAnsi="Times New Roman" w:cs="Times New Roman"/>
                <w:lang w:val="de-DE"/>
              </w:rPr>
            </w:pPr>
            <w:ins w:id="1388" w:author="Qiao, Guan Lun (RC-CN DI FA ST&amp;PM SUP IT&amp;EDGE)" w:date="2022-02-07T16:21:00Z">
              <w:r>
                <w:rPr>
                  <w:rFonts w:ascii="Times New Roman" w:eastAsia="Microsoft YaHei UI" w:hAnsi="Times New Roman" w:cs="Times New Roman" w:hint="eastAsia"/>
                  <w:lang w:val="de-DE" w:eastAsia="zh-CN"/>
                </w:rPr>
                <w:t>用户管理</w:t>
              </w:r>
            </w:ins>
          </w:p>
        </w:tc>
        <w:tc>
          <w:tcPr>
            <w:tcW w:w="1299" w:type="pct"/>
            <w:tcBorders>
              <w:top w:val="single" w:sz="4" w:space="0" w:color="A9A9A9" w:themeColor="accent3"/>
              <w:left w:val="nil"/>
              <w:bottom w:val="single" w:sz="4" w:space="0" w:color="A9A9A9" w:themeColor="accent3"/>
              <w:right w:val="nil"/>
            </w:tcBorders>
          </w:tcPr>
          <w:p w14:paraId="56C5158A" w14:textId="618D70CB" w:rsidR="0060275C" w:rsidRPr="00AE2EDF"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389" w:author="Qiao, Guan Lun (RC-CN DI FA ST&amp;PM SUP IT&amp;EDGE)" w:date="2022-02-07T16:18:00Z"/>
                <w:rFonts w:ascii="Times New Roman" w:eastAsia="Microsoft YaHei UI" w:hAnsi="Times New Roman" w:cs="Times New Roman"/>
                <w:lang w:val="de-DE"/>
              </w:rPr>
            </w:pPr>
            <w:ins w:id="1390" w:author="Qiao, Guan Lun (RC-CN DI FA ST&amp;PM SUP IT&amp;EDGE)" w:date="2022-02-07T16:37:00Z">
              <w:r>
                <w:rPr>
                  <w:rFonts w:ascii="Times New Roman" w:eastAsia="Microsoft YaHei UI" w:hAnsi="Times New Roman" w:cs="Times New Roman" w:hint="eastAsia"/>
                  <w:lang w:val="de-DE" w:eastAsia="zh-CN"/>
                </w:rPr>
                <w:t>个人信息修改</w:t>
              </w:r>
            </w:ins>
          </w:p>
        </w:tc>
        <w:tc>
          <w:tcPr>
            <w:tcW w:w="377" w:type="pct"/>
            <w:tcBorders>
              <w:top w:val="single" w:sz="4" w:space="0" w:color="A9A9A9" w:themeColor="accent3"/>
              <w:left w:val="nil"/>
              <w:bottom w:val="single" w:sz="4" w:space="0" w:color="A9A9A9" w:themeColor="accent3"/>
              <w:right w:val="nil"/>
            </w:tcBorders>
          </w:tcPr>
          <w:p w14:paraId="61D837CE" w14:textId="3E5B773B" w:rsidR="0060275C" w:rsidRPr="005B05E1" w:rsidRDefault="000B3F67" w:rsidP="00CE1801">
            <w:pPr>
              <w:pStyle w:val="TableText"/>
              <w:cnfStyle w:val="000000000000" w:firstRow="0" w:lastRow="0" w:firstColumn="0" w:lastColumn="0" w:oddVBand="0" w:evenVBand="0" w:oddHBand="0" w:evenHBand="0" w:firstRowFirstColumn="0" w:firstRowLastColumn="0" w:lastRowFirstColumn="0" w:lastRowLastColumn="0"/>
              <w:rPr>
                <w:ins w:id="1391" w:author="Qiao, Guan Lun (RC-CN DI FA ST&amp;PM SUP IT&amp;EDGE)" w:date="2022-02-07T16:18:00Z"/>
                <w:rFonts w:ascii="Times New Roman" w:eastAsia="Microsoft YaHei UI" w:hAnsi="Times New Roman" w:cs="Times New Roman"/>
                <w:lang w:val="de-DE"/>
              </w:rPr>
            </w:pPr>
            <w:ins w:id="1392" w:author="Qiao, Guan Lun (RC-CN DI FA ST&amp;PM SUP IT&amp;EDGE)" w:date="2022-02-09T14:05: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3EE1D086" w14:textId="48040FC6" w:rsidR="0060275C" w:rsidRPr="005B05E1" w:rsidRDefault="006B01EC" w:rsidP="00CE1801">
            <w:pPr>
              <w:pStyle w:val="TableText"/>
              <w:cnfStyle w:val="000000000000" w:firstRow="0" w:lastRow="0" w:firstColumn="0" w:lastColumn="0" w:oddVBand="0" w:evenVBand="0" w:oddHBand="0" w:evenHBand="0" w:firstRowFirstColumn="0" w:firstRowLastColumn="0" w:lastRowFirstColumn="0" w:lastRowLastColumn="0"/>
              <w:rPr>
                <w:ins w:id="1393" w:author="Qiao, Guan Lun (RC-CN DI FA ST&amp;PM SUP IT&amp;EDGE)" w:date="2022-02-07T16:18:00Z"/>
                <w:rFonts w:ascii="Times New Roman" w:eastAsia="Microsoft YaHei UI" w:hAnsi="Times New Roman" w:cs="Times New Roman"/>
                <w:lang w:val="de-DE"/>
              </w:rPr>
            </w:pPr>
            <w:ins w:id="1394" w:author="Qiao, Guan Lun (RC-CN DI FA ST&amp;PM SUP IT&amp;EDGE)" w:date="2022-02-08T09:45: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val="restart"/>
            <w:tcBorders>
              <w:top w:val="single" w:sz="4" w:space="0" w:color="A9A9A9" w:themeColor="accent3"/>
              <w:left w:val="nil"/>
              <w:right w:val="nil"/>
            </w:tcBorders>
          </w:tcPr>
          <w:p w14:paraId="780973BA" w14:textId="60B468EC"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395" w:author="Qiao, Guan Lun (RC-CN DI FA ST&amp;PM SUP IT&amp;EDGE)" w:date="2022-02-07T16:18:00Z"/>
                <w:rFonts w:ascii="Times New Roman" w:eastAsia="Microsoft YaHei UI" w:hAnsi="Times New Roman" w:cs="Times New Roman"/>
                <w:lang w:val="de-DE"/>
              </w:rPr>
            </w:pPr>
            <w:ins w:id="1396" w:author="Qiao, Guan Lun (RC-CN DI FA ST&amp;PM SUP IT&amp;EDGE)" w:date="2022-02-07T16:50:00Z">
              <w:r>
                <w:rPr>
                  <w:rFonts w:ascii="Times New Roman" w:eastAsia="Microsoft YaHei UI" w:hAnsi="Times New Roman" w:cs="Times New Roman"/>
                  <w:lang w:val="de-DE"/>
                </w:rPr>
                <w:t xml:space="preserve">Step </w:t>
              </w:r>
            </w:ins>
            <w:ins w:id="1397" w:author="Qiao, Guan Lun (RC-CN DI FA ST&amp;PM SUP IT&amp;EDGE)" w:date="2022-02-07T16:52:00Z">
              <w:r w:rsidR="0056606C">
                <w:rPr>
                  <w:rFonts w:ascii="Times New Roman" w:eastAsia="Microsoft YaHei UI" w:hAnsi="Times New Roman" w:cs="Times New Roman"/>
                  <w:lang w:val="de-DE"/>
                </w:rPr>
                <w:t>5</w:t>
              </w:r>
            </w:ins>
          </w:p>
        </w:tc>
        <w:tc>
          <w:tcPr>
            <w:tcW w:w="642" w:type="pct"/>
            <w:tcBorders>
              <w:top w:val="single" w:sz="4" w:space="0" w:color="A9A9A9" w:themeColor="accent3"/>
              <w:left w:val="nil"/>
              <w:bottom w:val="single" w:sz="4" w:space="0" w:color="A9A9A9" w:themeColor="accent3"/>
              <w:right w:val="nil"/>
            </w:tcBorders>
          </w:tcPr>
          <w:p w14:paraId="1DA9989D"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398" w:author="Qiao, Guan Lun (RC-CN DI FA ST&amp;PM SUP IT&amp;EDGE)" w:date="2022-02-07T16:18:00Z"/>
                <w:rFonts w:ascii="Times New Roman" w:eastAsia="Microsoft YaHei UI" w:hAnsi="Times New Roman" w:cs="Times New Roman"/>
                <w:lang w:val="de-DE"/>
              </w:rPr>
            </w:pPr>
          </w:p>
        </w:tc>
      </w:tr>
      <w:tr w:rsidR="0060275C" w:rsidRPr="00714BA7" w14:paraId="703AF2F1" w14:textId="77777777" w:rsidTr="00BC70F3">
        <w:trPr>
          <w:ins w:id="1399" w:author="Qiao, Guan Lun (RC-CN DI FA ST&amp;PM SUP IT&amp;EDGE)" w:date="2022-02-07T16:3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43648395" w14:textId="77777777" w:rsidR="0060275C" w:rsidRDefault="0060275C" w:rsidP="00CE1801">
            <w:pPr>
              <w:pStyle w:val="TableText"/>
              <w:rPr>
                <w:ins w:id="1400" w:author="Qiao, Guan Lun (RC-CN DI FA ST&amp;PM SUP IT&amp;EDGE)" w:date="2022-02-07T16:3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0218BA7B" w14:textId="266E82AB" w:rsidR="0060275C" w:rsidRPr="00AE2EDF"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01" w:author="Qiao, Guan Lun (RC-CN DI FA ST&amp;PM SUP IT&amp;EDGE)" w:date="2022-02-07T16:37:00Z"/>
                <w:rFonts w:ascii="Times New Roman" w:eastAsia="Microsoft YaHei UI" w:hAnsi="Times New Roman" w:cs="Times New Roman"/>
                <w:lang w:val="de-DE"/>
              </w:rPr>
            </w:pPr>
            <w:ins w:id="1402" w:author="Qiao, Guan Lun (RC-CN DI FA ST&amp;PM SUP IT&amp;EDGE)" w:date="2022-02-07T16:37:00Z">
              <w:r>
                <w:rPr>
                  <w:rFonts w:ascii="Times New Roman" w:eastAsia="Microsoft YaHei UI" w:hAnsi="Times New Roman" w:cs="Times New Roman" w:hint="eastAsia"/>
                  <w:lang w:val="de-DE" w:eastAsia="zh-CN"/>
                </w:rPr>
                <w:t>用户注销</w:t>
              </w:r>
            </w:ins>
          </w:p>
        </w:tc>
        <w:tc>
          <w:tcPr>
            <w:tcW w:w="377" w:type="pct"/>
            <w:tcBorders>
              <w:top w:val="single" w:sz="4" w:space="0" w:color="A9A9A9" w:themeColor="accent3"/>
              <w:left w:val="nil"/>
              <w:bottom w:val="single" w:sz="4" w:space="0" w:color="A9A9A9" w:themeColor="accent3"/>
              <w:right w:val="nil"/>
            </w:tcBorders>
          </w:tcPr>
          <w:p w14:paraId="09B6C1E0" w14:textId="4668B3D7" w:rsidR="0060275C" w:rsidRPr="005B05E1" w:rsidRDefault="000B3F67" w:rsidP="00CE1801">
            <w:pPr>
              <w:pStyle w:val="TableText"/>
              <w:cnfStyle w:val="000000000000" w:firstRow="0" w:lastRow="0" w:firstColumn="0" w:lastColumn="0" w:oddVBand="0" w:evenVBand="0" w:oddHBand="0" w:evenHBand="0" w:firstRowFirstColumn="0" w:firstRowLastColumn="0" w:lastRowFirstColumn="0" w:lastRowLastColumn="0"/>
              <w:rPr>
                <w:ins w:id="1403" w:author="Qiao, Guan Lun (RC-CN DI FA ST&amp;PM SUP IT&amp;EDGE)" w:date="2022-02-07T16:37:00Z"/>
                <w:rFonts w:ascii="Times New Roman" w:eastAsia="Microsoft YaHei UI" w:hAnsi="Times New Roman" w:cs="Times New Roman"/>
                <w:lang w:val="de-DE"/>
              </w:rPr>
            </w:pPr>
            <w:ins w:id="1404" w:author="Qiao, Guan Lun (RC-CN DI FA ST&amp;PM SUP IT&amp;EDGE)" w:date="2022-02-09T14:05:00Z">
              <w:r>
                <w:rPr>
                  <w:rFonts w:ascii="Times New Roman" w:eastAsia="Microsoft YaHei UI" w:hAnsi="Times New Roman" w:cs="Times New Roman" w:hint="eastAsia"/>
                  <w:lang w:val="de-DE" w:eastAsia="zh-CN"/>
                </w:rPr>
                <w:t>中</w:t>
              </w:r>
            </w:ins>
          </w:p>
        </w:tc>
        <w:tc>
          <w:tcPr>
            <w:tcW w:w="914" w:type="pct"/>
            <w:tcBorders>
              <w:top w:val="single" w:sz="4" w:space="0" w:color="A9A9A9" w:themeColor="accent3"/>
              <w:left w:val="nil"/>
              <w:bottom w:val="single" w:sz="4" w:space="0" w:color="A9A9A9" w:themeColor="accent3"/>
              <w:right w:val="nil"/>
            </w:tcBorders>
          </w:tcPr>
          <w:p w14:paraId="433862E7" w14:textId="23231923" w:rsidR="0060275C" w:rsidRPr="005B05E1" w:rsidRDefault="006B01EC" w:rsidP="00CE1801">
            <w:pPr>
              <w:pStyle w:val="TableText"/>
              <w:cnfStyle w:val="000000000000" w:firstRow="0" w:lastRow="0" w:firstColumn="0" w:lastColumn="0" w:oddVBand="0" w:evenVBand="0" w:oddHBand="0" w:evenHBand="0" w:firstRowFirstColumn="0" w:firstRowLastColumn="0" w:lastRowFirstColumn="0" w:lastRowLastColumn="0"/>
              <w:rPr>
                <w:ins w:id="1405" w:author="Qiao, Guan Lun (RC-CN DI FA ST&amp;PM SUP IT&amp;EDGE)" w:date="2022-02-07T16:37:00Z"/>
                <w:rFonts w:ascii="Times New Roman" w:eastAsia="Microsoft YaHei UI" w:hAnsi="Times New Roman" w:cs="Times New Roman"/>
                <w:lang w:val="de-DE"/>
              </w:rPr>
            </w:pPr>
            <w:ins w:id="1406" w:author="Qiao, Guan Lun (RC-CN DI FA ST&amp;PM SUP IT&amp;EDGE)" w:date="2022-02-08T09:45: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perator</w:t>
              </w:r>
            </w:ins>
          </w:p>
        </w:tc>
        <w:tc>
          <w:tcPr>
            <w:tcW w:w="807" w:type="pct"/>
            <w:vMerge/>
            <w:tcBorders>
              <w:left w:val="nil"/>
              <w:right w:val="nil"/>
            </w:tcBorders>
          </w:tcPr>
          <w:p w14:paraId="65370F0C"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07" w:author="Qiao, Guan Lun (RC-CN DI FA ST&amp;PM SUP IT&amp;EDGE)" w:date="2022-02-07T16:37: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0C4939CC"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08" w:author="Qiao, Guan Lun (RC-CN DI FA ST&amp;PM SUP IT&amp;EDGE)" w:date="2022-02-07T16:37:00Z"/>
                <w:rFonts w:ascii="Times New Roman" w:eastAsia="Microsoft YaHei UI" w:hAnsi="Times New Roman" w:cs="Times New Roman"/>
                <w:lang w:val="de-DE"/>
              </w:rPr>
            </w:pPr>
          </w:p>
        </w:tc>
      </w:tr>
      <w:tr w:rsidR="0060275C" w:rsidRPr="00714BA7" w14:paraId="2124067F" w14:textId="77777777" w:rsidTr="00BC70F3">
        <w:trPr>
          <w:ins w:id="1409" w:author="Qiao, Guan Lun (RC-CN DI FA ST&amp;PM SUP IT&amp;EDGE)" w:date="2022-02-07T16:3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right w:val="nil"/>
            </w:tcBorders>
          </w:tcPr>
          <w:p w14:paraId="03C5A21A" w14:textId="77777777" w:rsidR="0060275C" w:rsidRDefault="0060275C" w:rsidP="00CE1801">
            <w:pPr>
              <w:pStyle w:val="TableText"/>
              <w:rPr>
                <w:ins w:id="1410" w:author="Qiao, Guan Lun (RC-CN DI FA ST&amp;PM SUP IT&amp;EDGE)" w:date="2022-02-07T16:3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4" w:space="0" w:color="A9A9A9" w:themeColor="accent3"/>
              <w:right w:val="nil"/>
            </w:tcBorders>
          </w:tcPr>
          <w:p w14:paraId="4FE87551" w14:textId="0764BACF" w:rsidR="0060275C" w:rsidRPr="00AE2EDF"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11" w:author="Qiao, Guan Lun (RC-CN DI FA ST&amp;PM SUP IT&amp;EDGE)" w:date="2022-02-07T16:37:00Z"/>
                <w:rFonts w:ascii="Times New Roman" w:eastAsia="Microsoft YaHei UI" w:hAnsi="Times New Roman" w:cs="Times New Roman"/>
                <w:lang w:val="de-DE"/>
              </w:rPr>
            </w:pPr>
            <w:ins w:id="1412" w:author="Qiao, Guan Lun (RC-CN DI FA ST&amp;PM SUP IT&amp;EDGE)" w:date="2022-02-07T16:37:00Z">
              <w:r>
                <w:rPr>
                  <w:rFonts w:ascii="Times New Roman" w:eastAsia="Microsoft YaHei UI" w:hAnsi="Times New Roman" w:cs="Times New Roman" w:hint="eastAsia"/>
                  <w:lang w:val="de-DE" w:eastAsia="zh-CN"/>
                </w:rPr>
                <w:t>用户信息</w:t>
              </w:r>
            </w:ins>
            <w:ins w:id="1413" w:author="Qiao, Guan Lun (RC-CN DI FA ST&amp;PM SUP IT&amp;EDGE)" w:date="2022-02-07T16:38:00Z">
              <w:r>
                <w:rPr>
                  <w:rFonts w:ascii="Times New Roman" w:eastAsia="Microsoft YaHei UI" w:hAnsi="Times New Roman" w:cs="Times New Roman" w:hint="eastAsia"/>
                  <w:lang w:val="de-DE" w:eastAsia="zh-CN"/>
                </w:rPr>
                <w:t>修改</w:t>
              </w:r>
            </w:ins>
          </w:p>
        </w:tc>
        <w:tc>
          <w:tcPr>
            <w:tcW w:w="377" w:type="pct"/>
            <w:tcBorders>
              <w:top w:val="single" w:sz="4" w:space="0" w:color="A9A9A9" w:themeColor="accent3"/>
              <w:left w:val="nil"/>
              <w:bottom w:val="single" w:sz="4" w:space="0" w:color="A9A9A9" w:themeColor="accent3"/>
              <w:right w:val="nil"/>
            </w:tcBorders>
          </w:tcPr>
          <w:p w14:paraId="23E99545" w14:textId="15613075" w:rsidR="0060275C" w:rsidRPr="005B05E1" w:rsidRDefault="000B3F67" w:rsidP="00CE1801">
            <w:pPr>
              <w:pStyle w:val="TableText"/>
              <w:cnfStyle w:val="000000000000" w:firstRow="0" w:lastRow="0" w:firstColumn="0" w:lastColumn="0" w:oddVBand="0" w:evenVBand="0" w:oddHBand="0" w:evenHBand="0" w:firstRowFirstColumn="0" w:firstRowLastColumn="0" w:lastRowFirstColumn="0" w:lastRowLastColumn="0"/>
              <w:rPr>
                <w:ins w:id="1414" w:author="Qiao, Guan Lun (RC-CN DI FA ST&amp;PM SUP IT&amp;EDGE)" w:date="2022-02-07T16:37:00Z"/>
                <w:rFonts w:ascii="Times New Roman" w:eastAsia="Microsoft YaHei UI" w:hAnsi="Times New Roman" w:cs="Times New Roman"/>
                <w:lang w:val="de-DE"/>
              </w:rPr>
            </w:pPr>
            <w:ins w:id="1415" w:author="Qiao, Guan Lun (RC-CN DI FA ST&amp;PM SUP IT&amp;EDGE)" w:date="2022-02-09T14:06: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4" w:space="0" w:color="A9A9A9" w:themeColor="accent3"/>
              <w:right w:val="nil"/>
            </w:tcBorders>
          </w:tcPr>
          <w:p w14:paraId="531040AC" w14:textId="48502BD9"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16" w:author="Qiao, Guan Lun (RC-CN DI FA ST&amp;PM SUP IT&amp;EDGE)" w:date="2022-02-07T16:37:00Z"/>
                <w:rFonts w:ascii="Times New Roman" w:eastAsia="Microsoft YaHei UI" w:hAnsi="Times New Roman" w:cs="Times New Roman"/>
                <w:lang w:val="de-DE"/>
              </w:rPr>
            </w:pPr>
            <w:ins w:id="1417"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right w:val="nil"/>
            </w:tcBorders>
          </w:tcPr>
          <w:p w14:paraId="318DE0B3"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18" w:author="Qiao, Guan Lun (RC-CN DI FA ST&amp;PM SUP IT&amp;EDGE)" w:date="2022-02-07T16:37:00Z"/>
                <w:rFonts w:ascii="Times New Roman" w:eastAsia="Microsoft YaHei UI" w:hAnsi="Times New Roman" w:cs="Times New Roman"/>
                <w:lang w:val="de-DE"/>
              </w:rPr>
            </w:pPr>
          </w:p>
        </w:tc>
        <w:tc>
          <w:tcPr>
            <w:tcW w:w="642" w:type="pct"/>
            <w:tcBorders>
              <w:top w:val="single" w:sz="4" w:space="0" w:color="A9A9A9" w:themeColor="accent3"/>
              <w:left w:val="nil"/>
              <w:bottom w:val="single" w:sz="4" w:space="0" w:color="A9A9A9" w:themeColor="accent3"/>
              <w:right w:val="nil"/>
            </w:tcBorders>
          </w:tcPr>
          <w:p w14:paraId="2AF2012E"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19" w:author="Qiao, Guan Lun (RC-CN DI FA ST&amp;PM SUP IT&amp;EDGE)" w:date="2022-02-07T16:37:00Z"/>
                <w:rFonts w:ascii="Times New Roman" w:eastAsia="Microsoft YaHei UI" w:hAnsi="Times New Roman" w:cs="Times New Roman"/>
                <w:lang w:val="de-DE"/>
              </w:rPr>
            </w:pPr>
          </w:p>
        </w:tc>
      </w:tr>
      <w:tr w:rsidR="0060275C" w:rsidRPr="00714BA7" w14:paraId="1DD1EC30" w14:textId="77777777" w:rsidTr="00BC70F3">
        <w:trPr>
          <w:ins w:id="1420" w:author="Qiao, Guan Lun (RC-CN DI FA ST&amp;PM SUP IT&amp;EDGE)" w:date="2022-02-07T16:37:00Z"/>
        </w:trPr>
        <w:tc>
          <w:tcPr>
            <w:cnfStyle w:val="001000000000" w:firstRow="0" w:lastRow="0" w:firstColumn="1" w:lastColumn="0" w:oddVBand="0" w:evenVBand="0" w:oddHBand="0" w:evenHBand="0" w:firstRowFirstColumn="0" w:firstRowLastColumn="0" w:lastRowFirstColumn="0" w:lastRowLastColumn="0"/>
            <w:tcW w:w="960" w:type="pct"/>
            <w:vMerge/>
            <w:tcBorders>
              <w:left w:val="nil"/>
              <w:bottom w:val="single" w:sz="8" w:space="0" w:color="auto"/>
              <w:right w:val="nil"/>
            </w:tcBorders>
          </w:tcPr>
          <w:p w14:paraId="3F57C266" w14:textId="77777777" w:rsidR="0060275C" w:rsidRDefault="0060275C" w:rsidP="00CE1801">
            <w:pPr>
              <w:pStyle w:val="TableText"/>
              <w:rPr>
                <w:ins w:id="1421" w:author="Qiao, Guan Lun (RC-CN DI FA ST&amp;PM SUP IT&amp;EDGE)" w:date="2022-02-07T16:37:00Z"/>
                <w:rFonts w:ascii="Times New Roman" w:eastAsia="Microsoft YaHei UI" w:hAnsi="Times New Roman" w:cs="Times New Roman"/>
                <w:lang w:val="de-DE" w:eastAsia="zh-CN"/>
              </w:rPr>
            </w:pPr>
          </w:p>
        </w:tc>
        <w:tc>
          <w:tcPr>
            <w:tcW w:w="1299" w:type="pct"/>
            <w:tcBorders>
              <w:top w:val="single" w:sz="4" w:space="0" w:color="A9A9A9" w:themeColor="accent3"/>
              <w:left w:val="nil"/>
              <w:bottom w:val="single" w:sz="8" w:space="0" w:color="auto"/>
              <w:right w:val="nil"/>
            </w:tcBorders>
          </w:tcPr>
          <w:p w14:paraId="24C9A643" w14:textId="660C9D55" w:rsidR="0060275C" w:rsidRPr="00AE2EDF"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22" w:author="Qiao, Guan Lun (RC-CN DI FA ST&amp;PM SUP IT&amp;EDGE)" w:date="2022-02-07T16:37:00Z"/>
                <w:rFonts w:ascii="Times New Roman" w:eastAsia="Microsoft YaHei UI" w:hAnsi="Times New Roman" w:cs="Times New Roman"/>
                <w:lang w:val="de-DE"/>
              </w:rPr>
            </w:pPr>
            <w:ins w:id="1423" w:author="Qiao, Guan Lun (RC-CN DI FA ST&amp;PM SUP IT&amp;EDGE)" w:date="2022-02-07T16:38:00Z">
              <w:r>
                <w:rPr>
                  <w:rFonts w:ascii="Times New Roman" w:eastAsia="Microsoft YaHei UI" w:hAnsi="Times New Roman" w:cs="Times New Roman" w:hint="eastAsia"/>
                  <w:lang w:val="de-DE" w:eastAsia="zh-CN"/>
                </w:rPr>
                <w:t>用户删除</w:t>
              </w:r>
            </w:ins>
          </w:p>
        </w:tc>
        <w:tc>
          <w:tcPr>
            <w:tcW w:w="377" w:type="pct"/>
            <w:tcBorders>
              <w:top w:val="single" w:sz="4" w:space="0" w:color="A9A9A9" w:themeColor="accent3"/>
              <w:left w:val="nil"/>
              <w:bottom w:val="single" w:sz="8" w:space="0" w:color="auto"/>
              <w:right w:val="nil"/>
            </w:tcBorders>
          </w:tcPr>
          <w:p w14:paraId="66FC1EB2" w14:textId="22647461" w:rsidR="0060275C" w:rsidRPr="005B05E1" w:rsidRDefault="000B3F67" w:rsidP="00CE1801">
            <w:pPr>
              <w:pStyle w:val="TableText"/>
              <w:cnfStyle w:val="000000000000" w:firstRow="0" w:lastRow="0" w:firstColumn="0" w:lastColumn="0" w:oddVBand="0" w:evenVBand="0" w:oddHBand="0" w:evenHBand="0" w:firstRowFirstColumn="0" w:firstRowLastColumn="0" w:lastRowFirstColumn="0" w:lastRowLastColumn="0"/>
              <w:rPr>
                <w:ins w:id="1424" w:author="Qiao, Guan Lun (RC-CN DI FA ST&amp;PM SUP IT&amp;EDGE)" w:date="2022-02-07T16:37:00Z"/>
                <w:rFonts w:ascii="Times New Roman" w:eastAsia="Microsoft YaHei UI" w:hAnsi="Times New Roman" w:cs="Times New Roman"/>
                <w:lang w:val="de-DE"/>
              </w:rPr>
            </w:pPr>
            <w:ins w:id="1425" w:author="Qiao, Guan Lun (RC-CN DI FA ST&amp;PM SUP IT&amp;EDGE)" w:date="2022-02-09T14:06:00Z">
              <w:r>
                <w:rPr>
                  <w:rFonts w:ascii="Times New Roman" w:eastAsia="Microsoft YaHei UI" w:hAnsi="Times New Roman" w:cs="Times New Roman" w:hint="eastAsia"/>
                  <w:lang w:val="de-DE" w:eastAsia="zh-CN"/>
                </w:rPr>
                <w:t>低</w:t>
              </w:r>
            </w:ins>
          </w:p>
        </w:tc>
        <w:tc>
          <w:tcPr>
            <w:tcW w:w="914" w:type="pct"/>
            <w:tcBorders>
              <w:top w:val="single" w:sz="4" w:space="0" w:color="A9A9A9" w:themeColor="accent3"/>
              <w:left w:val="nil"/>
              <w:bottom w:val="single" w:sz="8" w:space="0" w:color="auto"/>
              <w:right w:val="nil"/>
            </w:tcBorders>
          </w:tcPr>
          <w:p w14:paraId="71328201" w14:textId="4623D4D1"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26" w:author="Qiao, Guan Lun (RC-CN DI FA ST&amp;PM SUP IT&amp;EDGE)" w:date="2022-02-07T16:37:00Z"/>
                <w:rFonts w:ascii="Times New Roman" w:eastAsia="Microsoft YaHei UI" w:hAnsi="Times New Roman" w:cs="Times New Roman"/>
                <w:lang w:val="de-DE"/>
              </w:rPr>
            </w:pPr>
            <w:ins w:id="1427" w:author="Qiao, Guan Lun (RC-CN DI FA ST&amp;PM SUP IT&amp;EDGE)" w:date="2022-02-07T16:42:00Z">
              <w:r>
                <w:rPr>
                  <w:rFonts w:ascii="Times New Roman" w:eastAsia="Microsoft YaHei UI" w:hAnsi="Times New Roman" w:cs="Times New Roman"/>
                  <w:lang w:val="de-DE"/>
                </w:rPr>
                <w:t>Administrator</w:t>
              </w:r>
            </w:ins>
          </w:p>
        </w:tc>
        <w:tc>
          <w:tcPr>
            <w:tcW w:w="807" w:type="pct"/>
            <w:vMerge/>
            <w:tcBorders>
              <w:left w:val="nil"/>
              <w:bottom w:val="single" w:sz="8" w:space="0" w:color="auto"/>
              <w:right w:val="nil"/>
            </w:tcBorders>
          </w:tcPr>
          <w:p w14:paraId="39B25D6B"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28" w:author="Qiao, Guan Lun (RC-CN DI FA ST&amp;PM SUP IT&amp;EDGE)" w:date="2022-02-07T16:37:00Z"/>
                <w:rFonts w:ascii="Times New Roman" w:eastAsia="Microsoft YaHei UI" w:hAnsi="Times New Roman" w:cs="Times New Roman"/>
                <w:lang w:val="de-DE"/>
              </w:rPr>
            </w:pPr>
          </w:p>
        </w:tc>
        <w:tc>
          <w:tcPr>
            <w:tcW w:w="642" w:type="pct"/>
            <w:tcBorders>
              <w:top w:val="single" w:sz="4" w:space="0" w:color="A9A9A9" w:themeColor="accent3"/>
              <w:left w:val="nil"/>
              <w:bottom w:val="single" w:sz="8" w:space="0" w:color="auto"/>
              <w:right w:val="nil"/>
            </w:tcBorders>
          </w:tcPr>
          <w:p w14:paraId="0AB6B1DC" w14:textId="77777777" w:rsidR="0060275C" w:rsidRPr="005B05E1" w:rsidRDefault="0060275C" w:rsidP="00CE1801">
            <w:pPr>
              <w:pStyle w:val="TableText"/>
              <w:cnfStyle w:val="000000000000" w:firstRow="0" w:lastRow="0" w:firstColumn="0" w:lastColumn="0" w:oddVBand="0" w:evenVBand="0" w:oddHBand="0" w:evenHBand="0" w:firstRowFirstColumn="0" w:firstRowLastColumn="0" w:lastRowFirstColumn="0" w:lastRowLastColumn="0"/>
              <w:rPr>
                <w:ins w:id="1429" w:author="Qiao, Guan Lun (RC-CN DI FA ST&amp;PM SUP IT&amp;EDGE)" w:date="2022-02-07T16:37:00Z"/>
                <w:rFonts w:ascii="Times New Roman" w:eastAsia="Microsoft YaHei UI" w:hAnsi="Times New Roman" w:cs="Times New Roman"/>
                <w:lang w:val="de-DE"/>
              </w:rPr>
            </w:pPr>
          </w:p>
        </w:tc>
      </w:tr>
    </w:tbl>
    <w:p w14:paraId="234EE5BB" w14:textId="77777777" w:rsidR="00CE1801" w:rsidRPr="00EC6AD1" w:rsidRDefault="00CE1801" w:rsidP="00CE1801">
      <w:pPr>
        <w:pStyle w:val="Num1"/>
        <w:numPr>
          <w:ilvl w:val="0"/>
          <w:numId w:val="0"/>
        </w:numPr>
        <w:ind w:left="284"/>
        <w:rPr>
          <w:ins w:id="1430" w:author="Qiao, Guan Lun (RC-CN DI FA ST&amp;PM SUP IT&amp;EDGE)" w:date="2022-02-07T16:43:00Z"/>
          <w:rFonts w:ascii="Times New Roman" w:eastAsia="Microsoft YaHei UI" w:hAnsi="Times New Roman" w:cs="Times New Roman"/>
          <w:highlight w:val="yellow"/>
          <w:lang w:eastAsia="zh-CN"/>
        </w:rPr>
      </w:pPr>
      <w:ins w:id="1431" w:author="Qiao, Guan Lun (RC-CN DI FA ST&amp;PM SUP IT&amp;EDGE)" w:date="2022-02-07T16:43:00Z">
        <w:r w:rsidRPr="00EC6AD1">
          <w:rPr>
            <w:rFonts w:ascii="Times New Roman" w:eastAsia="Microsoft YaHei UI" w:hAnsi="Times New Roman" w:cs="Times New Roman"/>
            <w:highlight w:val="yellow"/>
            <w:lang w:eastAsia="zh-CN"/>
          </w:rPr>
          <w:t>注：</w:t>
        </w:r>
      </w:ins>
    </w:p>
    <w:p w14:paraId="61655EBC" w14:textId="63F283F8" w:rsidR="001F50A0" w:rsidRDefault="00CE1801" w:rsidP="00CE1801">
      <w:pPr>
        <w:pStyle w:val="Num1"/>
        <w:numPr>
          <w:ilvl w:val="0"/>
          <w:numId w:val="70"/>
        </w:numPr>
        <w:rPr>
          <w:ins w:id="1432" w:author="Qiao, Guan Lun (RC-CN DI FA ST&amp;PM SUP IT&amp;EDGE)" w:date="2022-02-08T08:36:00Z"/>
          <w:rFonts w:ascii="Times New Roman" w:eastAsia="Microsoft YaHei UI" w:hAnsi="Times New Roman" w:cs="Times New Roman"/>
          <w:highlight w:val="yellow"/>
          <w:lang w:eastAsia="zh-CN"/>
        </w:rPr>
      </w:pPr>
      <w:ins w:id="1433" w:author="Qiao, Guan Lun (RC-CN DI FA ST&amp;PM SUP IT&amp;EDGE)" w:date="2022-02-07T16:43:00Z">
        <w:r w:rsidRPr="00EC6AD1">
          <w:rPr>
            <w:rFonts w:ascii="Times New Roman" w:eastAsia="Microsoft YaHei UI" w:hAnsi="Times New Roman" w:cs="Times New Roman"/>
            <w:highlight w:val="yellow"/>
            <w:lang w:eastAsia="zh-CN"/>
          </w:rPr>
          <w:t>APP</w:t>
        </w:r>
        <w:r w:rsidRPr="00EC6AD1">
          <w:rPr>
            <w:rFonts w:ascii="Times New Roman" w:eastAsia="Microsoft YaHei UI" w:hAnsi="Times New Roman" w:cs="Times New Roman" w:hint="eastAsia"/>
            <w:highlight w:val="yellow"/>
            <w:lang w:eastAsia="zh-CN"/>
          </w:rPr>
          <w:t>的用户权限</w:t>
        </w:r>
      </w:ins>
      <w:ins w:id="1434" w:author="Qiao, Guan Lun (RC-CN DI FA ST&amp;PM SUP IT&amp;EDGE)" w:date="2022-02-08T08:36:00Z">
        <w:r w:rsidR="00645DEA">
          <w:rPr>
            <w:rFonts w:ascii="Times New Roman" w:eastAsia="Microsoft YaHei UI" w:hAnsi="Times New Roman" w:cs="Times New Roman" w:hint="eastAsia"/>
            <w:highlight w:val="yellow"/>
            <w:lang w:eastAsia="zh-CN"/>
          </w:rPr>
          <w:t>从高到低</w:t>
        </w:r>
      </w:ins>
      <w:ins w:id="1435" w:author="Qiao, Guan Lun (RC-CN DI FA ST&amp;PM SUP IT&amp;EDGE)" w:date="2022-02-07T16:44:00Z">
        <w:r w:rsidRPr="00EC6AD1">
          <w:rPr>
            <w:rFonts w:ascii="Times New Roman" w:eastAsia="Microsoft YaHei UI" w:hAnsi="Times New Roman" w:cs="Times New Roman" w:hint="eastAsia"/>
            <w:highlight w:val="yellow"/>
            <w:lang w:eastAsia="zh-CN"/>
            <w:rPrChange w:id="1436" w:author="Qiao, Guan Lun (RC-CN DI FA ST&amp;PM SUP IT&amp;EDGE)" w:date="2022-02-07T16:47:00Z">
              <w:rPr>
                <w:rFonts w:ascii="Times New Roman" w:eastAsia="Microsoft YaHei UI" w:hAnsi="Times New Roman" w:cs="Times New Roman" w:hint="eastAsia"/>
                <w:lang w:eastAsia="zh-CN"/>
              </w:rPr>
            </w:rPrChange>
          </w:rPr>
          <w:t>暂分为</w:t>
        </w:r>
      </w:ins>
      <w:ins w:id="1437" w:author="Qiao, Guan Lun (RC-CN DI FA ST&amp;PM SUP IT&amp;EDGE)" w:date="2022-02-07T16:46:00Z">
        <w:r w:rsidR="00F41241" w:rsidRPr="00EC6AD1">
          <w:rPr>
            <w:rFonts w:ascii="Times New Roman" w:eastAsia="Microsoft YaHei UI" w:hAnsi="Times New Roman" w:cs="Times New Roman"/>
            <w:highlight w:val="yellow"/>
            <w:lang w:eastAsia="zh-CN"/>
            <w:rPrChange w:id="1438" w:author="Qiao, Guan Lun (RC-CN DI FA ST&amp;PM SUP IT&amp;EDGE)" w:date="2022-02-07T16:47:00Z">
              <w:rPr>
                <w:rFonts w:ascii="Times New Roman" w:eastAsia="Microsoft YaHei UI" w:hAnsi="Times New Roman" w:cs="Times New Roman"/>
                <w:lang w:eastAsia="zh-CN"/>
              </w:rPr>
            </w:rPrChange>
          </w:rPr>
          <w:t>Administrator</w:t>
        </w:r>
      </w:ins>
      <w:ins w:id="1439" w:author="Qiao, Guan Lun (RC-CN DI FA ST&amp;PM SUP IT&amp;EDGE)" w:date="2022-02-08T08:35:00Z">
        <w:r w:rsidR="00E55FE2">
          <w:rPr>
            <w:rFonts w:ascii="Times New Roman" w:eastAsia="Microsoft YaHei UI" w:hAnsi="Times New Roman" w:cs="Times New Roman" w:hint="eastAsia"/>
            <w:highlight w:val="yellow"/>
            <w:lang w:eastAsia="zh-CN"/>
          </w:rPr>
          <w:t>、</w:t>
        </w:r>
        <w:r w:rsidR="00E55FE2">
          <w:rPr>
            <w:rFonts w:ascii="Times New Roman" w:eastAsia="Microsoft YaHei UI" w:hAnsi="Times New Roman" w:cs="Times New Roman" w:hint="eastAsia"/>
            <w:highlight w:val="yellow"/>
            <w:lang w:eastAsia="zh-CN"/>
          </w:rPr>
          <w:t>Manager</w:t>
        </w:r>
      </w:ins>
      <w:ins w:id="1440" w:author="Qiao, Guan Lun (RC-CN DI FA ST&amp;PM SUP IT&amp;EDGE)" w:date="2022-02-07T16:46:00Z">
        <w:r w:rsidR="00F41241" w:rsidRPr="00EC6AD1">
          <w:rPr>
            <w:rFonts w:ascii="Times New Roman" w:eastAsia="Microsoft YaHei UI" w:hAnsi="Times New Roman" w:cs="Times New Roman" w:hint="eastAsia"/>
            <w:highlight w:val="yellow"/>
            <w:lang w:eastAsia="zh-CN"/>
            <w:rPrChange w:id="1441" w:author="Qiao, Guan Lun (RC-CN DI FA ST&amp;PM SUP IT&amp;EDGE)" w:date="2022-02-07T16:47:00Z">
              <w:rPr>
                <w:rFonts w:ascii="Times New Roman" w:eastAsia="Microsoft YaHei UI" w:hAnsi="Times New Roman" w:cs="Times New Roman" w:hint="eastAsia"/>
                <w:lang w:eastAsia="zh-CN"/>
              </w:rPr>
            </w:rPrChange>
          </w:rPr>
          <w:t>和</w:t>
        </w:r>
        <w:r w:rsidR="00F41241" w:rsidRPr="00EC6AD1">
          <w:rPr>
            <w:rFonts w:ascii="Times New Roman" w:eastAsia="Microsoft YaHei UI" w:hAnsi="Times New Roman" w:cs="Times New Roman"/>
            <w:highlight w:val="yellow"/>
            <w:lang w:eastAsia="zh-CN"/>
            <w:rPrChange w:id="1442" w:author="Qiao, Guan Lun (RC-CN DI FA ST&amp;PM SUP IT&amp;EDGE)" w:date="2022-02-07T16:47:00Z">
              <w:rPr>
                <w:rFonts w:ascii="Times New Roman" w:eastAsia="Microsoft YaHei UI" w:hAnsi="Times New Roman" w:cs="Times New Roman"/>
                <w:lang w:eastAsia="zh-CN"/>
              </w:rPr>
            </w:rPrChange>
          </w:rPr>
          <w:t>Operator</w:t>
        </w:r>
      </w:ins>
      <w:ins w:id="1443" w:author="Qiao, Guan Lun (RC-CN DI FA ST&amp;PM SUP IT&amp;EDGE)" w:date="2022-02-08T08:35:00Z">
        <w:r w:rsidR="00E55FE2">
          <w:rPr>
            <w:rFonts w:ascii="Times New Roman" w:eastAsia="Microsoft YaHei UI" w:hAnsi="Times New Roman" w:cs="Times New Roman"/>
            <w:highlight w:val="yellow"/>
            <w:lang w:eastAsia="zh-CN"/>
          </w:rPr>
          <w:t xml:space="preserve"> </w:t>
        </w:r>
        <w:r w:rsidR="00E55FE2">
          <w:rPr>
            <w:rFonts w:ascii="Times New Roman" w:eastAsia="Microsoft YaHei UI" w:hAnsi="Times New Roman" w:cs="Times New Roman" w:hint="eastAsia"/>
            <w:highlight w:val="yellow"/>
            <w:lang w:eastAsia="zh-CN"/>
          </w:rPr>
          <w:t>3</w:t>
        </w:r>
      </w:ins>
      <w:ins w:id="1444" w:author="Qiao, Guan Lun (RC-CN DI FA ST&amp;PM SUP IT&amp;EDGE)" w:date="2022-02-07T16:46:00Z">
        <w:r w:rsidR="00F41241" w:rsidRPr="00EC6AD1">
          <w:rPr>
            <w:rFonts w:ascii="Times New Roman" w:eastAsia="Microsoft YaHei UI" w:hAnsi="Times New Roman" w:cs="Times New Roman" w:hint="eastAsia"/>
            <w:highlight w:val="yellow"/>
            <w:lang w:eastAsia="zh-CN"/>
            <w:rPrChange w:id="1445" w:author="Qiao, Guan Lun (RC-CN DI FA ST&amp;PM SUP IT&amp;EDGE)" w:date="2022-02-07T16:47:00Z">
              <w:rPr>
                <w:rFonts w:ascii="Times New Roman" w:eastAsia="Microsoft YaHei UI" w:hAnsi="Times New Roman" w:cs="Times New Roman" w:hint="eastAsia"/>
                <w:lang w:eastAsia="zh-CN"/>
              </w:rPr>
            </w:rPrChange>
          </w:rPr>
          <w:t>个等级</w:t>
        </w:r>
        <w:r w:rsidR="001059D2" w:rsidRPr="00EC6AD1">
          <w:rPr>
            <w:rFonts w:ascii="Times New Roman" w:eastAsia="Microsoft YaHei UI" w:hAnsi="Times New Roman" w:cs="Times New Roman" w:hint="eastAsia"/>
            <w:highlight w:val="yellow"/>
            <w:lang w:eastAsia="zh-CN"/>
            <w:rPrChange w:id="1446" w:author="Qiao, Guan Lun (RC-CN DI FA ST&amp;PM SUP IT&amp;EDGE)" w:date="2022-02-07T16:47:00Z">
              <w:rPr>
                <w:rFonts w:ascii="Times New Roman" w:eastAsia="Microsoft YaHei UI" w:hAnsi="Times New Roman" w:cs="Times New Roman" w:hint="eastAsia"/>
                <w:lang w:eastAsia="zh-CN"/>
              </w:rPr>
            </w:rPrChange>
          </w:rPr>
          <w:t>，</w:t>
        </w:r>
      </w:ins>
      <w:ins w:id="1447" w:author="Qiao, Guan Lun (RC-CN DI FA ST&amp;PM SUP IT&amp;EDGE)" w:date="2022-02-08T08:36:00Z">
        <w:r w:rsidR="001F50A0">
          <w:rPr>
            <w:rFonts w:ascii="Times New Roman" w:eastAsia="Microsoft YaHei UI" w:hAnsi="Times New Roman" w:cs="Times New Roman" w:hint="eastAsia"/>
            <w:highlight w:val="yellow"/>
            <w:lang w:eastAsia="zh-CN"/>
          </w:rPr>
          <w:t>如非特殊说明，</w:t>
        </w:r>
        <w:r w:rsidR="00645DEA">
          <w:rPr>
            <w:rFonts w:ascii="Times New Roman" w:eastAsia="Microsoft YaHei UI" w:hAnsi="Times New Roman" w:cs="Times New Roman" w:hint="eastAsia"/>
            <w:highlight w:val="yellow"/>
            <w:lang w:eastAsia="zh-CN"/>
          </w:rPr>
          <w:t>高级</w:t>
        </w:r>
      </w:ins>
      <w:ins w:id="1448" w:author="Qiao, Guan Lun (RC-CN DI FA ST&amp;PM SUP IT&amp;EDGE)" w:date="2022-02-08T08:37:00Z">
        <w:r w:rsidR="00645DEA">
          <w:rPr>
            <w:rFonts w:ascii="Times New Roman" w:eastAsia="Microsoft YaHei UI" w:hAnsi="Times New Roman" w:cs="Times New Roman" w:hint="eastAsia"/>
            <w:highlight w:val="yellow"/>
            <w:lang w:eastAsia="zh-CN"/>
          </w:rPr>
          <w:t>权限用户拥有向下兼容</w:t>
        </w:r>
      </w:ins>
      <w:ins w:id="1449" w:author="Qiao, Guan Lun (RC-CN DI FA ST&amp;PM SUP IT&amp;EDGE)" w:date="2022-02-09T14:09:00Z">
        <w:r w:rsidR="00DC7560">
          <w:rPr>
            <w:rFonts w:ascii="Times New Roman" w:eastAsia="Microsoft YaHei UI" w:hAnsi="Times New Roman" w:cs="Times New Roman" w:hint="eastAsia"/>
            <w:highlight w:val="yellow"/>
            <w:lang w:eastAsia="zh-CN"/>
          </w:rPr>
          <w:t>低级用户</w:t>
        </w:r>
      </w:ins>
      <w:ins w:id="1450" w:author="Qiao, Guan Lun (RC-CN DI FA ST&amp;PM SUP IT&amp;EDGE)" w:date="2022-02-08T08:37:00Z">
        <w:r w:rsidR="00645DEA">
          <w:rPr>
            <w:rFonts w:ascii="Times New Roman" w:eastAsia="Microsoft YaHei UI" w:hAnsi="Times New Roman" w:cs="Times New Roman" w:hint="eastAsia"/>
            <w:highlight w:val="yellow"/>
            <w:lang w:eastAsia="zh-CN"/>
          </w:rPr>
          <w:t>的所有权限</w:t>
        </w:r>
      </w:ins>
    </w:p>
    <w:p w14:paraId="24D00E4D" w14:textId="19B538A2" w:rsidR="00CE1801" w:rsidRDefault="00185633" w:rsidP="001F50A0">
      <w:pPr>
        <w:pStyle w:val="Num1"/>
        <w:numPr>
          <w:ilvl w:val="0"/>
          <w:numId w:val="71"/>
        </w:numPr>
        <w:rPr>
          <w:ins w:id="1451" w:author="Qiao, Guan Lun (RC-CN DI FA ST&amp;PM SUP IT&amp;EDGE)" w:date="2022-02-08T08:39:00Z"/>
          <w:rFonts w:ascii="Times New Roman" w:eastAsia="Microsoft YaHei UI" w:hAnsi="Times New Roman" w:cs="Times New Roman"/>
          <w:highlight w:val="yellow"/>
          <w:lang w:eastAsia="zh-CN"/>
        </w:rPr>
      </w:pPr>
      <w:ins w:id="1452" w:author="Qiao, Guan Lun (RC-CN DI FA ST&amp;PM SUP IT&amp;EDGE)" w:date="2022-02-08T08:38:00Z">
        <w:r>
          <w:rPr>
            <w:rFonts w:ascii="Times New Roman" w:eastAsia="Microsoft YaHei UI" w:hAnsi="Times New Roman" w:cs="Times New Roman" w:hint="eastAsia"/>
            <w:highlight w:val="yellow"/>
            <w:lang w:eastAsia="zh-CN"/>
          </w:rPr>
          <w:t>A</w:t>
        </w:r>
        <w:r>
          <w:rPr>
            <w:rFonts w:ascii="Times New Roman" w:eastAsia="Microsoft YaHei UI" w:hAnsi="Times New Roman" w:cs="Times New Roman"/>
            <w:highlight w:val="yellow"/>
            <w:lang w:eastAsia="zh-CN"/>
          </w:rPr>
          <w:t>PP</w:t>
        </w:r>
        <w:r>
          <w:rPr>
            <w:rFonts w:ascii="Times New Roman" w:eastAsia="Microsoft YaHei UI" w:hAnsi="Times New Roman" w:cs="Times New Roman" w:hint="eastAsia"/>
            <w:highlight w:val="yellow"/>
            <w:lang w:eastAsia="zh-CN"/>
          </w:rPr>
          <w:t>内</w:t>
        </w:r>
      </w:ins>
      <w:ins w:id="1453" w:author="Qiao, Guan Lun (RC-CN DI FA ST&amp;PM SUP IT&amp;EDGE)" w:date="2022-02-08T08:36:00Z">
        <w:r w:rsidR="001F50A0">
          <w:rPr>
            <w:rFonts w:ascii="Times New Roman" w:eastAsia="Microsoft YaHei UI" w:hAnsi="Times New Roman" w:cs="Times New Roman" w:hint="eastAsia"/>
            <w:highlight w:val="yellow"/>
            <w:lang w:eastAsia="zh-CN"/>
          </w:rPr>
          <w:t>有且仅有</w:t>
        </w:r>
      </w:ins>
      <w:ins w:id="1454" w:author="Qiao, Guan Lun (RC-CN DI FA ST&amp;PM SUP IT&amp;EDGE)" w:date="2022-02-08T08:37:00Z">
        <w:r>
          <w:rPr>
            <w:rFonts w:ascii="Times New Roman" w:eastAsia="Microsoft YaHei UI" w:hAnsi="Times New Roman" w:cs="Times New Roman" w:hint="eastAsia"/>
            <w:highlight w:val="yellow"/>
            <w:lang w:eastAsia="zh-CN"/>
          </w:rPr>
          <w:t>一个</w:t>
        </w:r>
      </w:ins>
      <w:ins w:id="1455" w:author="Qiao, Guan Lun (RC-CN DI FA ST&amp;PM SUP IT&amp;EDGE)" w:date="2022-02-08T08:38:00Z">
        <w:r>
          <w:rPr>
            <w:rFonts w:ascii="Times New Roman" w:eastAsia="Microsoft YaHei UI" w:hAnsi="Times New Roman" w:cs="Times New Roman" w:hint="eastAsia"/>
            <w:highlight w:val="yellow"/>
            <w:lang w:eastAsia="zh-CN"/>
          </w:rPr>
          <w:t>Administrator</w:t>
        </w:r>
        <w:r>
          <w:rPr>
            <w:rFonts w:ascii="Times New Roman" w:eastAsia="Microsoft YaHei UI" w:hAnsi="Times New Roman" w:cs="Times New Roman" w:hint="eastAsia"/>
            <w:highlight w:val="yellow"/>
            <w:lang w:eastAsia="zh-CN"/>
          </w:rPr>
          <w:t>账号，</w:t>
        </w:r>
      </w:ins>
      <w:ins w:id="1456" w:author="Qiao, Guan Lun (RC-CN DI FA ST&amp;PM SUP IT&amp;EDGE)" w:date="2022-02-08T08:39:00Z">
        <w:r w:rsidR="007A6D62">
          <w:rPr>
            <w:rFonts w:ascii="Times New Roman" w:eastAsia="Microsoft YaHei UI" w:hAnsi="Times New Roman" w:cs="Times New Roman" w:hint="eastAsia"/>
            <w:highlight w:val="yellow"/>
            <w:lang w:eastAsia="zh-CN"/>
          </w:rPr>
          <w:t>在</w:t>
        </w:r>
        <w:r w:rsidR="007A6D62">
          <w:rPr>
            <w:rFonts w:ascii="Times New Roman" w:eastAsia="Microsoft YaHei UI" w:hAnsi="Times New Roman" w:cs="Times New Roman" w:hint="eastAsia"/>
            <w:highlight w:val="yellow"/>
            <w:lang w:eastAsia="zh-CN"/>
          </w:rPr>
          <w:t>A</w:t>
        </w:r>
        <w:r w:rsidR="007A6D62">
          <w:rPr>
            <w:rFonts w:ascii="Times New Roman" w:eastAsia="Microsoft YaHei UI" w:hAnsi="Times New Roman" w:cs="Times New Roman"/>
            <w:highlight w:val="yellow"/>
            <w:lang w:eastAsia="zh-CN"/>
          </w:rPr>
          <w:t>PP</w:t>
        </w:r>
      </w:ins>
      <w:ins w:id="1457" w:author="Qiao, Guan Lun (RC-CN DI FA ST&amp;PM SUP IT&amp;EDGE)" w:date="2022-02-08T08:40:00Z">
        <w:r w:rsidR="007A6D62">
          <w:rPr>
            <w:rFonts w:ascii="Times New Roman" w:eastAsia="Microsoft YaHei UI" w:hAnsi="Times New Roman" w:cs="Times New Roman" w:hint="eastAsia"/>
            <w:highlight w:val="yellow"/>
            <w:lang w:eastAsia="zh-CN"/>
          </w:rPr>
          <w:t>开发</w:t>
        </w:r>
      </w:ins>
      <w:ins w:id="1458" w:author="Qiao, Guan Lun (RC-CN DI FA ST&amp;PM SUP IT&amp;EDGE)" w:date="2022-02-08T08:39:00Z">
        <w:r w:rsidR="007A6D62">
          <w:rPr>
            <w:rFonts w:ascii="Times New Roman" w:eastAsia="Microsoft YaHei UI" w:hAnsi="Times New Roman" w:cs="Times New Roman" w:hint="eastAsia"/>
            <w:highlight w:val="yellow"/>
            <w:lang w:eastAsia="zh-CN"/>
          </w:rPr>
          <w:t>初期就已经</w:t>
        </w:r>
      </w:ins>
      <w:ins w:id="1459" w:author="Qiao, Guan Lun (RC-CN DI FA ST&amp;PM SUP IT&amp;EDGE)" w:date="2022-02-08T08:40:00Z">
        <w:r w:rsidR="007A6D62">
          <w:rPr>
            <w:rFonts w:ascii="Times New Roman" w:eastAsia="Microsoft YaHei UI" w:hAnsi="Times New Roman" w:cs="Times New Roman" w:hint="eastAsia"/>
            <w:highlight w:val="yellow"/>
            <w:lang w:eastAsia="zh-CN"/>
          </w:rPr>
          <w:t>创建了唯一的一个</w:t>
        </w:r>
      </w:ins>
      <w:ins w:id="1460" w:author="Qiao, Guan Lun (RC-CN DI FA ST&amp;PM SUP IT&amp;EDGE)" w:date="2022-02-08T08:38:00Z">
        <w:r w:rsidR="00780BA5">
          <w:rPr>
            <w:rFonts w:ascii="Times New Roman" w:eastAsia="Microsoft YaHei UI" w:hAnsi="Times New Roman" w:cs="Times New Roman" w:hint="eastAsia"/>
            <w:highlight w:val="yellow"/>
            <w:lang w:eastAsia="zh-CN"/>
          </w:rPr>
          <w:t>Administrator</w:t>
        </w:r>
      </w:ins>
      <w:ins w:id="1461" w:author="Qiao, Guan Lun (RC-CN DI FA ST&amp;PM SUP IT&amp;EDGE)" w:date="2022-02-08T08:40:00Z">
        <w:r w:rsidR="007A6D62">
          <w:rPr>
            <w:rFonts w:ascii="Times New Roman" w:eastAsia="Microsoft YaHei UI" w:hAnsi="Times New Roman" w:cs="Times New Roman" w:hint="eastAsia"/>
            <w:highlight w:val="yellow"/>
            <w:lang w:eastAsia="zh-CN"/>
          </w:rPr>
          <w:t>账号</w:t>
        </w:r>
        <w:r w:rsidR="005E1796">
          <w:rPr>
            <w:rFonts w:ascii="Times New Roman" w:eastAsia="Microsoft YaHei UI" w:hAnsi="Times New Roman" w:cs="Times New Roman" w:hint="eastAsia"/>
            <w:highlight w:val="yellow"/>
            <w:lang w:eastAsia="zh-CN"/>
          </w:rPr>
          <w:t>，用于</w:t>
        </w:r>
        <w:r w:rsidR="005E1796">
          <w:rPr>
            <w:rFonts w:ascii="Times New Roman" w:eastAsia="Microsoft YaHei UI" w:hAnsi="Times New Roman" w:cs="Times New Roman" w:hint="eastAsia"/>
            <w:highlight w:val="yellow"/>
            <w:lang w:eastAsia="zh-CN"/>
          </w:rPr>
          <w:t>A</w:t>
        </w:r>
        <w:r w:rsidR="005E1796">
          <w:rPr>
            <w:rFonts w:ascii="Times New Roman" w:eastAsia="Microsoft YaHei UI" w:hAnsi="Times New Roman" w:cs="Times New Roman"/>
            <w:highlight w:val="yellow"/>
            <w:lang w:eastAsia="zh-CN"/>
          </w:rPr>
          <w:t>PP</w:t>
        </w:r>
        <w:r w:rsidR="005E1796">
          <w:rPr>
            <w:rFonts w:ascii="Times New Roman" w:eastAsia="Microsoft YaHei UI" w:hAnsi="Times New Roman" w:cs="Times New Roman" w:hint="eastAsia"/>
            <w:highlight w:val="yellow"/>
            <w:lang w:eastAsia="zh-CN"/>
          </w:rPr>
          <w:t>的开发和测试；</w:t>
        </w:r>
        <w:r w:rsidR="005E1796">
          <w:rPr>
            <w:rFonts w:ascii="Times New Roman" w:eastAsia="Microsoft YaHei UI" w:hAnsi="Times New Roman" w:cs="Times New Roman" w:hint="eastAsia"/>
            <w:highlight w:val="yellow"/>
            <w:lang w:eastAsia="zh-CN"/>
          </w:rPr>
          <w:t>Administrator</w:t>
        </w:r>
      </w:ins>
      <w:ins w:id="1462" w:author="Qiao, Guan Lun (RC-CN DI FA ST&amp;PM SUP IT&amp;EDGE)" w:date="2022-02-08T08:38:00Z">
        <w:r w:rsidR="00780BA5">
          <w:rPr>
            <w:rFonts w:ascii="Times New Roman" w:eastAsia="Microsoft YaHei UI" w:hAnsi="Times New Roman" w:cs="Times New Roman" w:hint="eastAsia"/>
            <w:highlight w:val="yellow"/>
            <w:lang w:eastAsia="zh-CN"/>
          </w:rPr>
          <w:t>属于</w:t>
        </w:r>
        <w:r w:rsidR="00780BA5">
          <w:rPr>
            <w:rFonts w:ascii="Times New Roman" w:eastAsia="Microsoft YaHei UI" w:hAnsi="Times New Roman" w:cs="Times New Roman" w:hint="eastAsia"/>
            <w:highlight w:val="yellow"/>
            <w:lang w:eastAsia="zh-CN"/>
          </w:rPr>
          <w:t>A</w:t>
        </w:r>
        <w:r w:rsidR="00780BA5">
          <w:rPr>
            <w:rFonts w:ascii="Times New Roman" w:eastAsia="Microsoft YaHei UI" w:hAnsi="Times New Roman" w:cs="Times New Roman"/>
            <w:highlight w:val="yellow"/>
            <w:lang w:eastAsia="zh-CN"/>
          </w:rPr>
          <w:t>PP</w:t>
        </w:r>
        <w:r w:rsidR="00780BA5">
          <w:rPr>
            <w:rFonts w:ascii="Times New Roman" w:eastAsia="Microsoft YaHei UI" w:hAnsi="Times New Roman" w:cs="Times New Roman" w:hint="eastAsia"/>
            <w:highlight w:val="yellow"/>
            <w:lang w:eastAsia="zh-CN"/>
          </w:rPr>
          <w:t>超级管理员，</w:t>
        </w:r>
      </w:ins>
      <w:ins w:id="1463" w:author="Qiao, Guan Lun (RC-CN DI FA ST&amp;PM SUP IT&amp;EDGE)" w:date="2022-02-08T08:39:00Z">
        <w:r w:rsidR="002B306D" w:rsidRPr="00C66BC7">
          <w:rPr>
            <w:rFonts w:ascii="Times New Roman" w:eastAsia="Microsoft YaHei UI" w:hAnsi="Times New Roman" w:cs="Times New Roman" w:hint="eastAsia"/>
            <w:highlight w:val="yellow"/>
            <w:lang w:eastAsia="zh-CN"/>
          </w:rPr>
          <w:t>包含</w:t>
        </w:r>
        <w:r w:rsidR="002B306D">
          <w:rPr>
            <w:rFonts w:ascii="Times New Roman" w:eastAsia="Microsoft YaHei UI" w:hAnsi="Times New Roman" w:cs="Times New Roman" w:hint="eastAsia"/>
            <w:highlight w:val="yellow"/>
            <w:lang w:eastAsia="zh-CN"/>
          </w:rPr>
          <w:t>除用户注册外的</w:t>
        </w:r>
        <w:r w:rsidR="002B306D" w:rsidRPr="00C66BC7">
          <w:rPr>
            <w:rFonts w:ascii="Times New Roman" w:eastAsia="Microsoft YaHei UI" w:hAnsi="Times New Roman" w:cs="Times New Roman"/>
            <w:highlight w:val="yellow"/>
            <w:lang w:eastAsia="zh-CN"/>
          </w:rPr>
          <w:t>APP</w:t>
        </w:r>
        <w:r w:rsidR="002B306D" w:rsidRPr="00C66BC7">
          <w:rPr>
            <w:rFonts w:ascii="Times New Roman" w:eastAsia="Microsoft YaHei UI" w:hAnsi="Times New Roman" w:cs="Times New Roman" w:hint="eastAsia"/>
            <w:highlight w:val="yellow"/>
            <w:lang w:eastAsia="zh-CN"/>
          </w:rPr>
          <w:t>所有权限</w:t>
        </w:r>
      </w:ins>
    </w:p>
    <w:p w14:paraId="68080B62" w14:textId="19C50FCB" w:rsidR="00B161FE" w:rsidRDefault="007A6D62" w:rsidP="00D678A6">
      <w:pPr>
        <w:pStyle w:val="Num1"/>
        <w:numPr>
          <w:ilvl w:val="0"/>
          <w:numId w:val="71"/>
        </w:numPr>
        <w:rPr>
          <w:ins w:id="1464" w:author="Qiao, Guan Lun (RC-CN DI FA ST&amp;PM SUP IT&amp;EDGE)" w:date="2022-02-08T08:41:00Z"/>
          <w:rFonts w:ascii="Times New Roman" w:eastAsia="Microsoft YaHei UI" w:hAnsi="Times New Roman" w:cs="Times New Roman"/>
          <w:highlight w:val="yellow"/>
          <w:lang w:eastAsia="zh-CN"/>
        </w:rPr>
      </w:pPr>
      <w:ins w:id="1465" w:author="Qiao, Guan Lun (RC-CN DI FA ST&amp;PM SUP IT&amp;EDGE)" w:date="2022-02-08T08:39:00Z">
        <w:r>
          <w:rPr>
            <w:rFonts w:ascii="Times New Roman" w:eastAsia="Microsoft YaHei UI" w:hAnsi="Times New Roman" w:cs="Times New Roman"/>
            <w:highlight w:val="yellow"/>
            <w:lang w:eastAsia="zh-CN"/>
          </w:rPr>
          <w:t>APP</w:t>
        </w:r>
      </w:ins>
      <w:ins w:id="1466" w:author="Qiao, Guan Lun (RC-CN DI FA ST&amp;PM SUP IT&amp;EDGE)" w:date="2022-02-08T08:40:00Z">
        <w:r w:rsidR="005E1796">
          <w:rPr>
            <w:rFonts w:ascii="Times New Roman" w:eastAsia="Microsoft YaHei UI" w:hAnsi="Times New Roman" w:cs="Times New Roman" w:hint="eastAsia"/>
            <w:highlight w:val="yellow"/>
            <w:lang w:eastAsia="zh-CN"/>
          </w:rPr>
          <w:t>在实际使用阶段，可以创建多个</w:t>
        </w:r>
      </w:ins>
      <w:ins w:id="1467" w:author="Qiao, Guan Lun (RC-CN DI FA ST&amp;PM SUP IT&amp;EDGE)" w:date="2022-02-08T08:39:00Z">
        <w:r w:rsidR="002B306D">
          <w:rPr>
            <w:rFonts w:ascii="Times New Roman" w:eastAsia="Microsoft YaHei UI" w:hAnsi="Times New Roman" w:cs="Times New Roman"/>
            <w:highlight w:val="yellow"/>
            <w:lang w:eastAsia="zh-CN"/>
          </w:rPr>
          <w:t>M</w:t>
        </w:r>
        <w:r w:rsidR="002B306D">
          <w:rPr>
            <w:rFonts w:ascii="Times New Roman" w:eastAsia="Microsoft YaHei UI" w:hAnsi="Times New Roman" w:cs="Times New Roman" w:hint="eastAsia"/>
            <w:highlight w:val="yellow"/>
            <w:lang w:eastAsia="zh-CN"/>
          </w:rPr>
          <w:t>anager</w:t>
        </w:r>
      </w:ins>
      <w:ins w:id="1468" w:author="Qiao, Guan Lun (RC-CN DI FA ST&amp;PM SUP IT&amp;EDGE)" w:date="2022-02-08T08:40:00Z">
        <w:r w:rsidR="005E1796">
          <w:rPr>
            <w:rFonts w:ascii="Times New Roman" w:eastAsia="Microsoft YaHei UI" w:hAnsi="Times New Roman" w:cs="Times New Roman" w:hint="eastAsia"/>
            <w:highlight w:val="yellow"/>
            <w:lang w:eastAsia="zh-CN"/>
          </w:rPr>
          <w:t>账号，</w:t>
        </w:r>
      </w:ins>
      <w:ins w:id="1469" w:author="Qiao, Guan Lun (RC-CN DI FA ST&amp;PM SUP IT&amp;EDGE)" w:date="2022-02-09T14:10:00Z">
        <w:r w:rsidR="00FE38FF">
          <w:rPr>
            <w:rFonts w:ascii="Times New Roman" w:eastAsia="Microsoft YaHei UI" w:hAnsi="Times New Roman" w:cs="Times New Roman"/>
            <w:highlight w:val="yellow"/>
            <w:lang w:eastAsia="zh-CN"/>
          </w:rPr>
          <w:t>M</w:t>
        </w:r>
        <w:r w:rsidR="00FE38FF">
          <w:rPr>
            <w:rFonts w:ascii="Times New Roman" w:eastAsia="Microsoft YaHei UI" w:hAnsi="Times New Roman" w:cs="Times New Roman" w:hint="eastAsia"/>
            <w:highlight w:val="yellow"/>
            <w:lang w:eastAsia="zh-CN"/>
          </w:rPr>
          <w:t>anager</w:t>
        </w:r>
        <w:r w:rsidR="00FE38FF">
          <w:rPr>
            <w:rFonts w:ascii="Times New Roman" w:eastAsia="Microsoft YaHei UI" w:hAnsi="Times New Roman" w:cs="Times New Roman" w:hint="eastAsia"/>
            <w:highlight w:val="yellow"/>
            <w:lang w:eastAsia="zh-CN"/>
          </w:rPr>
          <w:t>的注册没有特殊要求</w:t>
        </w:r>
      </w:ins>
    </w:p>
    <w:p w14:paraId="61613CE6" w14:textId="15C661C4" w:rsidR="00E13967" w:rsidRPr="00D678A6" w:rsidRDefault="00E13967">
      <w:pPr>
        <w:pStyle w:val="Num1"/>
        <w:numPr>
          <w:ilvl w:val="0"/>
          <w:numId w:val="71"/>
        </w:numPr>
        <w:rPr>
          <w:ins w:id="1470" w:author="Qiao, Guan Lun (RC-CN DI FA ST&amp;PM SUP IT&amp;EDGE)" w:date="2022-02-07T15:51:00Z"/>
          <w:rFonts w:ascii="Times New Roman" w:eastAsia="Microsoft YaHei UI" w:hAnsi="Times New Roman" w:cs="Times New Roman" w:hint="eastAsia"/>
          <w:highlight w:val="yellow"/>
          <w:lang w:eastAsia="zh-CN"/>
          <w:rPrChange w:id="1471" w:author="Qiao, Guan Lun (RC-CN DI FA ST&amp;PM SUP IT&amp;EDGE)" w:date="2022-02-08T08:41:00Z">
            <w:rPr>
              <w:ins w:id="1472" w:author="Qiao, Guan Lun (RC-CN DI FA ST&amp;PM SUP IT&amp;EDGE)" w:date="2022-02-07T15:51:00Z"/>
              <w:rFonts w:hint="eastAsia"/>
              <w:lang w:eastAsia="zh-CN"/>
            </w:rPr>
          </w:rPrChange>
        </w:rPr>
        <w:pPrChange w:id="1473" w:author="Qiao, Guan Lun (RC-CN DI FA ST&amp;PM SUP IT&amp;EDGE)" w:date="2022-02-08T08:41:00Z">
          <w:pPr>
            <w:pStyle w:val="ListParagraph"/>
            <w:numPr>
              <w:numId w:val="50"/>
            </w:numPr>
            <w:spacing w:after="130"/>
            <w:ind w:left="360" w:hanging="360"/>
            <w:contextualSpacing w:val="0"/>
            <w:jc w:val="both"/>
          </w:pPr>
        </w:pPrChange>
      </w:pPr>
      <w:ins w:id="1474" w:author="Qiao, Guan Lun (RC-CN DI FA ST&amp;PM SUP IT&amp;EDGE)" w:date="2022-02-08T08:41:00Z">
        <w:r>
          <w:rPr>
            <w:rFonts w:ascii="Times New Roman" w:eastAsia="Microsoft YaHei UI" w:hAnsi="Times New Roman" w:cs="Times New Roman"/>
            <w:highlight w:val="yellow"/>
            <w:lang w:eastAsia="zh-CN"/>
          </w:rPr>
          <w:t>APP</w:t>
        </w:r>
        <w:r>
          <w:rPr>
            <w:rFonts w:ascii="Times New Roman" w:eastAsia="Microsoft YaHei UI" w:hAnsi="Times New Roman" w:cs="Times New Roman" w:hint="eastAsia"/>
            <w:highlight w:val="yellow"/>
            <w:lang w:eastAsia="zh-CN"/>
          </w:rPr>
          <w:t>在实际使用阶段，可以创建多个</w:t>
        </w:r>
        <w:r>
          <w:rPr>
            <w:rFonts w:ascii="Times New Roman" w:eastAsia="Microsoft YaHei UI" w:hAnsi="Times New Roman" w:cs="Times New Roman"/>
            <w:highlight w:val="yellow"/>
            <w:lang w:eastAsia="zh-CN"/>
          </w:rPr>
          <w:t>O</w:t>
        </w:r>
        <w:r>
          <w:rPr>
            <w:rFonts w:ascii="Times New Roman" w:eastAsia="Microsoft YaHei UI" w:hAnsi="Times New Roman" w:cs="Times New Roman" w:hint="eastAsia"/>
            <w:highlight w:val="yellow"/>
            <w:lang w:eastAsia="zh-CN"/>
          </w:rPr>
          <w:t>perator</w:t>
        </w:r>
        <w:r>
          <w:rPr>
            <w:rFonts w:ascii="Times New Roman" w:eastAsia="Microsoft YaHei UI" w:hAnsi="Times New Roman" w:cs="Times New Roman" w:hint="eastAsia"/>
            <w:highlight w:val="yellow"/>
            <w:lang w:eastAsia="zh-CN"/>
          </w:rPr>
          <w:t>账号，</w:t>
        </w:r>
        <w:r>
          <w:rPr>
            <w:rFonts w:ascii="Times New Roman" w:eastAsia="Microsoft YaHei UI" w:hAnsi="Times New Roman" w:cs="Times New Roman" w:hint="eastAsia"/>
            <w:highlight w:val="yellow"/>
            <w:lang w:eastAsia="zh-CN"/>
          </w:rPr>
          <w:t>Operator</w:t>
        </w:r>
        <w:r>
          <w:rPr>
            <w:rFonts w:ascii="Times New Roman" w:eastAsia="Microsoft YaHei UI" w:hAnsi="Times New Roman" w:cs="Times New Roman" w:hint="eastAsia"/>
            <w:highlight w:val="yellow"/>
            <w:lang w:eastAsia="zh-CN"/>
          </w:rPr>
          <w:t>的</w:t>
        </w:r>
      </w:ins>
      <w:ins w:id="1475" w:author="Qiao, Guan Lun (RC-CN DI FA ST&amp;PM SUP IT&amp;EDGE)" w:date="2022-02-08T08:42:00Z">
        <w:r>
          <w:rPr>
            <w:rFonts w:ascii="Times New Roman" w:eastAsia="Microsoft YaHei UI" w:hAnsi="Times New Roman" w:cs="Times New Roman" w:hint="eastAsia"/>
            <w:highlight w:val="yellow"/>
            <w:lang w:eastAsia="zh-CN"/>
          </w:rPr>
          <w:t>注册没有特殊要求</w:t>
        </w:r>
      </w:ins>
    </w:p>
    <w:p w14:paraId="3A5C9AF5" w14:textId="0ADB2393" w:rsidR="00C461E9" w:rsidRPr="00A2596A" w:rsidDel="00667EF3" w:rsidRDefault="00C461E9" w:rsidP="00C461E9">
      <w:pPr>
        <w:pStyle w:val="Num1"/>
        <w:numPr>
          <w:ilvl w:val="0"/>
          <w:numId w:val="0"/>
        </w:numPr>
        <w:rPr>
          <w:del w:id="1476" w:author="Qiao, Guan Lun (RC-CN DI FA ST&amp;PM SUP IT&amp;EDGE)" w:date="2022-02-07T15:59:00Z"/>
          <w:rFonts w:ascii="Times New Roman" w:eastAsia="Microsoft YaHei UI" w:hAnsi="Times New Roman" w:cs="Times New Roman"/>
          <w:lang w:eastAsia="zh-CN"/>
        </w:rPr>
      </w:pPr>
      <w:bookmarkStart w:id="1477" w:name="_Toc95207390"/>
      <w:bookmarkStart w:id="1478" w:name="_Toc96688757"/>
      <w:bookmarkEnd w:id="1477"/>
      <w:bookmarkEnd w:id="1478"/>
    </w:p>
    <w:p w14:paraId="67FBF14A" w14:textId="547C24B5" w:rsidR="00245719" w:rsidRPr="00A2596A" w:rsidRDefault="00245719" w:rsidP="003B53B2">
      <w:pPr>
        <w:pStyle w:val="Heading1"/>
        <w:pageBreakBefore/>
        <w:ind w:hanging="994"/>
        <w:rPr>
          <w:rFonts w:ascii="Times New Roman" w:eastAsia="Microsoft YaHei UI" w:hAnsi="Times New Roman" w:cs="Times New Roman"/>
          <w:kern w:val="0"/>
          <w:lang w:eastAsia="zh-CN"/>
        </w:rPr>
      </w:pPr>
      <w:bookmarkStart w:id="1479" w:name="_Toc96688758"/>
      <w:r w:rsidRPr="00A2596A">
        <w:rPr>
          <w:rFonts w:ascii="Times New Roman" w:eastAsia="Microsoft YaHei UI" w:hAnsi="Times New Roman" w:cs="Times New Roman"/>
          <w:kern w:val="0"/>
          <w:lang w:eastAsia="zh-CN"/>
        </w:rPr>
        <w:t>功能</w:t>
      </w:r>
      <w:del w:id="1480" w:author="Qiao, Guan Lun (RC-CN DI FA ST&amp;PM SUP IT&amp;EDGE)" w:date="2022-02-07T16:01:00Z">
        <w:r w:rsidRPr="00A2596A" w:rsidDel="00F61CCF">
          <w:rPr>
            <w:rFonts w:ascii="Times New Roman" w:eastAsia="Microsoft YaHei UI" w:hAnsi="Times New Roman" w:cs="Times New Roman"/>
            <w:kern w:val="0"/>
            <w:lang w:eastAsia="zh-CN"/>
          </w:rPr>
          <w:delText>性</w:delText>
        </w:r>
      </w:del>
      <w:ins w:id="1481" w:author="Qiao, Guan Lun (RC-CN DI FA ST&amp;PM SUP IT&amp;EDGE)" w:date="2022-02-07T16:01:00Z">
        <w:r w:rsidR="00F61CCF">
          <w:rPr>
            <w:rFonts w:ascii="Times New Roman" w:eastAsia="Microsoft YaHei UI" w:hAnsi="Times New Roman" w:cs="Times New Roman" w:hint="eastAsia"/>
            <w:kern w:val="0"/>
            <w:lang w:eastAsia="zh-CN"/>
          </w:rPr>
          <w:t>设计</w:t>
        </w:r>
      </w:ins>
      <w:bookmarkEnd w:id="1479"/>
      <w:del w:id="1482" w:author="Qiao, Guan Lun (RC-CN DI FA ST&amp;PM SUP IT&amp;EDGE)" w:date="2022-02-07T16:01:00Z">
        <w:r w:rsidRPr="00A2596A" w:rsidDel="00F61CCF">
          <w:rPr>
            <w:rFonts w:ascii="Times New Roman" w:eastAsia="Microsoft YaHei UI" w:hAnsi="Times New Roman" w:cs="Times New Roman"/>
            <w:kern w:val="0"/>
            <w:lang w:eastAsia="zh-CN"/>
          </w:rPr>
          <w:delText>需求</w:delText>
        </w:r>
      </w:del>
    </w:p>
    <w:p w14:paraId="6F5DD5BC" w14:textId="46363940" w:rsidR="003C32EF" w:rsidRPr="00A2596A" w:rsidRDefault="002C0809" w:rsidP="003C32EF">
      <w:pPr>
        <w:pStyle w:val="Heading2"/>
        <w:rPr>
          <w:rFonts w:ascii="Times New Roman" w:eastAsia="Microsoft YaHei UI" w:hAnsi="Times New Roman" w:cs="Times New Roman"/>
          <w:strike/>
          <w:lang w:eastAsia="zh-CN"/>
          <w:rPrChange w:id="1483" w:author="Qiao, Guan Lun (RC-CN DI FA ST&amp;PM SUP IT&amp;EDGE)" w:date="2022-02-07T15:02:00Z">
            <w:rPr>
              <w:rFonts w:ascii="Times New Roman" w:eastAsia="Microsoft YaHei UI" w:hAnsi="Times New Roman" w:cs="Times New Roman"/>
              <w:lang w:eastAsia="zh-CN"/>
            </w:rPr>
          </w:rPrChange>
        </w:rPr>
      </w:pPr>
      <w:bookmarkStart w:id="1484" w:name="_Toc96688759"/>
      <w:ins w:id="1485" w:author="Qiao, Guan Lun (RC-CN DI FA ST&amp;PM SUP IT&amp;EDGE)" w:date="2022-01-25T14:22:00Z">
        <w:r w:rsidRPr="00A2596A">
          <w:rPr>
            <w:rFonts w:ascii="Times New Roman" w:eastAsia="Microsoft YaHei UI" w:hAnsi="Times New Roman" w:cs="Times New Roman" w:hint="eastAsia"/>
            <w:lang w:eastAsia="zh-CN"/>
          </w:rPr>
          <w:t>用户登陆</w:t>
        </w:r>
      </w:ins>
      <w:bookmarkEnd w:id="1484"/>
      <w:del w:id="1486" w:author="Qiao, Guan Lun (RC-CN DI FA ST&amp;PM SUP IT&amp;EDGE)" w:date="2022-01-25T14:21:00Z">
        <w:r w:rsidRPr="00A2596A" w:rsidDel="002C0809">
          <w:rPr>
            <w:rFonts w:ascii="Times New Roman" w:eastAsia="Microsoft YaHei UI" w:hAnsi="Times New Roman" w:cs="Times New Roman"/>
            <w:lang w:eastAsia="zh-CN"/>
          </w:rPr>
          <w:delText>功能</w:delText>
        </w:r>
      </w:del>
      <w:del w:id="1487" w:author="Qiao, Guan Lun (RC-CN DI FA ST&amp;PM SUP IT&amp;EDGE)" w:date="2022-01-25T14:20:00Z">
        <w:r w:rsidRPr="00A2596A" w:rsidDel="002C0809">
          <w:rPr>
            <w:rFonts w:ascii="Times New Roman" w:eastAsia="Microsoft YaHei UI" w:hAnsi="Times New Roman" w:cs="Times New Roman"/>
            <w:lang w:eastAsia="zh-CN"/>
          </w:rPr>
          <w:delText>场景</w:delText>
        </w:r>
        <w:r w:rsidRPr="00A2596A" w:rsidDel="002C0809">
          <w:rPr>
            <w:rFonts w:ascii="Times New Roman" w:eastAsia="Microsoft YaHei UI" w:hAnsi="Times New Roman" w:cs="Times New Roman"/>
            <w:lang w:eastAsia="zh-CN"/>
          </w:rPr>
          <w:delText>1——</w:delText>
        </w:r>
      </w:del>
      <w:del w:id="1488" w:author="Qiao, Guan Lun (RC-CN DI FA ST&amp;PM SUP IT&amp;EDGE)" w:date="2022-01-25T14:22:00Z">
        <w:r w:rsidRPr="00A2596A" w:rsidDel="002C0809">
          <w:rPr>
            <w:rFonts w:ascii="Times New Roman" w:eastAsia="Microsoft YaHei UI" w:hAnsi="Times New Roman" w:cs="Times New Roman"/>
            <w:lang w:eastAsia="zh-CN"/>
          </w:rPr>
          <w:delText>注册</w:delText>
        </w:r>
        <w:r w:rsidRPr="00A2596A" w:rsidDel="002C0809">
          <w:rPr>
            <w:rFonts w:ascii="Times New Roman" w:eastAsia="Microsoft YaHei UI" w:hAnsi="Times New Roman" w:cs="Times New Roman"/>
            <w:lang w:eastAsia="zh-CN"/>
          </w:rPr>
          <w:delText>/</w:delText>
        </w:r>
        <w:r w:rsidRPr="00A2596A" w:rsidDel="002C0809">
          <w:rPr>
            <w:rFonts w:ascii="Times New Roman" w:eastAsia="Microsoft YaHei UI" w:hAnsi="Times New Roman" w:cs="Times New Roman"/>
            <w:lang w:eastAsia="zh-CN"/>
          </w:rPr>
          <w:delText>登</w:delText>
        </w:r>
      </w:del>
      <w:del w:id="1489" w:author="Qiao, Guan Lun (RC-CN DI FA ST&amp;PM SUP IT&amp;EDGE)" w:date="2022-01-25T14:21:00Z">
        <w:r w:rsidRPr="00A2596A" w:rsidDel="002C0809">
          <w:rPr>
            <w:rFonts w:ascii="Times New Roman" w:eastAsia="Microsoft YaHei UI" w:hAnsi="Times New Roman" w:cs="Times New Roman"/>
            <w:lang w:eastAsia="zh-CN"/>
          </w:rPr>
          <w:delText>录</w:delText>
        </w:r>
      </w:del>
      <w:del w:id="1490" w:author="Qiao, Guan Lun (RC-CN DI FA ST&amp;PM SUP IT&amp;EDGE)" w:date="2022-01-25T14:24:00Z">
        <w:r w:rsidRPr="00A2596A" w:rsidDel="002C0809">
          <w:rPr>
            <w:rFonts w:ascii="Times New Roman" w:eastAsia="Microsoft YaHei UI" w:hAnsi="Times New Roman" w:cs="Times New Roman"/>
            <w:lang w:eastAsia="zh-CN"/>
          </w:rPr>
          <w:delText>/</w:delText>
        </w:r>
        <w:r w:rsidRPr="00A2596A" w:rsidDel="002C0809">
          <w:rPr>
            <w:rFonts w:ascii="Times New Roman" w:eastAsia="Microsoft YaHei UI" w:hAnsi="Times New Roman" w:cs="Times New Roman" w:hint="eastAsia"/>
            <w:strike/>
            <w:lang w:eastAsia="zh-CN"/>
            <w:rPrChange w:id="1491" w:author="Qiao, Guan Lun (RC-CN DI FA ST&amp;PM SUP IT&amp;EDGE)" w:date="2022-02-07T15:02:00Z">
              <w:rPr>
                <w:rFonts w:ascii="Times New Roman" w:eastAsia="Microsoft YaHei UI" w:hAnsi="Times New Roman" w:cs="Times New Roman" w:hint="eastAsia"/>
                <w:lang w:eastAsia="zh-CN"/>
              </w:rPr>
            </w:rPrChange>
          </w:rPr>
          <w:delText>修改位置信息</w:delText>
        </w:r>
      </w:del>
    </w:p>
    <w:p w14:paraId="4D4FFEBA" w14:textId="4219583F" w:rsidR="00B663B0" w:rsidRPr="00B663B0" w:rsidRDefault="00B663B0">
      <w:pPr>
        <w:pStyle w:val="ListParagraph"/>
        <w:numPr>
          <w:ilvl w:val="0"/>
          <w:numId w:val="72"/>
        </w:numPr>
        <w:rPr>
          <w:ins w:id="1492" w:author="Qiao, Guan Lun (RC-CN DI FA ST&amp;PM SUP IT&amp;EDGE)" w:date="2022-02-08T09:09:00Z"/>
          <w:rFonts w:ascii="Times New Roman" w:eastAsia="Microsoft YaHei UI" w:hAnsi="Times New Roman" w:cs="Times New Roman" w:hint="eastAsia"/>
          <w:b/>
          <w:bCs/>
          <w:lang w:eastAsia="zh-CN"/>
          <w:rPrChange w:id="1493" w:author="Qiao, Guan Lun (RC-CN DI FA ST&amp;PM SUP IT&amp;EDGE)" w:date="2022-02-08T09:10:00Z">
            <w:rPr>
              <w:ins w:id="1494" w:author="Qiao, Guan Lun (RC-CN DI FA ST&amp;PM SUP IT&amp;EDGE)" w:date="2022-02-08T09:09:00Z"/>
              <w:rFonts w:hint="eastAsia"/>
              <w:lang w:eastAsia="zh-CN"/>
            </w:rPr>
          </w:rPrChange>
        </w:rPr>
        <w:pPrChange w:id="1495" w:author="Qiao, Guan Lun (RC-CN DI FA ST&amp;PM SUP IT&amp;EDGE)" w:date="2022-02-08T09:10:00Z">
          <w:pPr/>
        </w:pPrChange>
      </w:pPr>
      <w:ins w:id="1496" w:author="Qiao, Guan Lun (RC-CN DI FA ST&amp;PM SUP IT&amp;EDGE)" w:date="2022-02-08T09:10:00Z">
        <w:r>
          <w:rPr>
            <w:rFonts w:ascii="Times New Roman" w:eastAsia="Microsoft YaHei UI" w:hAnsi="Times New Roman" w:cs="Times New Roman" w:hint="eastAsia"/>
            <w:b/>
            <w:bCs/>
            <w:lang w:eastAsia="zh-CN"/>
          </w:rPr>
          <w:t>流程设计</w:t>
        </w:r>
      </w:ins>
    </w:p>
    <w:p w14:paraId="0D39646A" w14:textId="699F45B7" w:rsidR="00B663B0" w:rsidRDefault="00C73E7E">
      <w:pPr>
        <w:rPr>
          <w:ins w:id="1497" w:author="Qiao, Guan Lun (RC-CN DI FA ST&amp;PM SUP IT&amp;EDGE)" w:date="2022-02-08T09:09:00Z"/>
          <w:rFonts w:ascii="Times New Roman" w:eastAsia="Microsoft YaHei UI" w:hAnsi="Times New Roman" w:cs="Times New Roman"/>
          <w:b/>
          <w:bCs/>
          <w:lang w:eastAsia="zh-CN"/>
        </w:rPr>
      </w:pPr>
      <w:ins w:id="1498" w:author="Qiao, Guan Lun (RC-CN DI FA ST&amp;PM SUP IT&amp;EDGE)" w:date="2022-02-11T14:35:00Z">
        <w:r w:rsidRPr="00C73E7E">
          <w:rPr>
            <w:rFonts w:ascii="Times New Roman" w:eastAsia="Microsoft YaHei UI" w:hAnsi="Times New Roman" w:cs="Times New Roman"/>
            <w:b/>
            <w:bCs/>
            <w:noProof/>
            <w:lang w:eastAsia="zh-CN"/>
          </w:rPr>
          <w:drawing>
            <wp:inline distT="0" distB="0" distL="0" distR="0" wp14:anchorId="1E4274B2" wp14:editId="6F2C3F28">
              <wp:extent cx="5310505" cy="3340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0505" cy="3340100"/>
                      </a:xfrm>
                      <a:prstGeom prst="rect">
                        <a:avLst/>
                      </a:prstGeom>
                    </pic:spPr>
                  </pic:pic>
                </a:graphicData>
              </a:graphic>
            </wp:inline>
          </w:drawing>
        </w:r>
      </w:ins>
    </w:p>
    <w:p w14:paraId="5500C6F7" w14:textId="5D98BBB1" w:rsidR="003C32EF" w:rsidRPr="001C540C" w:rsidDel="00BE5C6A" w:rsidRDefault="003C32EF">
      <w:pPr>
        <w:pStyle w:val="ListParagraph"/>
        <w:numPr>
          <w:ilvl w:val="0"/>
          <w:numId w:val="72"/>
        </w:numPr>
        <w:rPr>
          <w:del w:id="1499" w:author="Qiao, Guan Lun (RC-CN DI FA ST&amp;PM SUP IT&amp;EDGE)" w:date="2022-02-08T09:28:00Z"/>
          <w:rFonts w:ascii="Times New Roman" w:eastAsia="Microsoft YaHei UI" w:hAnsi="Times New Roman" w:cs="Times New Roman"/>
          <w:bCs/>
          <w:lang w:eastAsia="zh-CN"/>
        </w:rPr>
        <w:pPrChange w:id="1500" w:author="Qiao, Guan Lun (RC-CN DI FA ST&amp;PM SUP IT&amp;EDGE)" w:date="2022-02-08T09:10:00Z">
          <w:pPr>
            <w:pStyle w:val="Heading3"/>
          </w:pPr>
        </w:pPrChange>
      </w:pPr>
      <w:del w:id="1501" w:author="Qiao, Guan Lun (RC-CN DI FA ST&amp;PM SUP IT&amp;EDGE)" w:date="2022-02-08T09:08:00Z">
        <w:r w:rsidRPr="00B663B0" w:rsidDel="00675456">
          <w:rPr>
            <w:rFonts w:ascii="Times New Roman" w:eastAsia="Microsoft YaHei UI" w:hAnsi="Times New Roman" w:cs="Times New Roman" w:hint="eastAsia"/>
            <w:b/>
            <w:bCs/>
            <w:lang w:eastAsia="zh-CN"/>
            <w:rPrChange w:id="1502" w:author="Qiao, Guan Lun (RC-CN DI FA ST&amp;PM SUP IT&amp;EDGE)" w:date="2022-02-08T09:10:00Z">
              <w:rPr>
                <w:rFonts w:ascii="Times New Roman" w:eastAsia="Microsoft YaHei UI" w:hAnsi="Times New Roman" w:cs="Times New Roman" w:hint="eastAsia"/>
                <w:lang w:eastAsia="zh-CN"/>
              </w:rPr>
            </w:rPrChange>
          </w:rPr>
          <w:delText>场景示意</w:delText>
        </w:r>
      </w:del>
    </w:p>
    <w:p w14:paraId="6C24208D" w14:textId="1F59278F" w:rsidR="003C32EF" w:rsidRPr="00BE5C6A" w:rsidDel="00B663B0" w:rsidRDefault="003C32EF">
      <w:pPr>
        <w:pStyle w:val="ListParagraph"/>
        <w:numPr>
          <w:ilvl w:val="0"/>
          <w:numId w:val="72"/>
        </w:numPr>
        <w:rPr>
          <w:del w:id="1503" w:author="Qiao, Guan Lun (RC-CN DI FA ST&amp;PM SUP IT&amp;EDGE)" w:date="2022-02-08T09:10:00Z"/>
          <w:rFonts w:ascii="Times New Roman" w:eastAsia="Microsoft YaHei UI" w:hAnsi="Times New Roman" w:cs="Times New Roman" w:hint="eastAsia"/>
          <w:lang w:eastAsia="zh-CN"/>
          <w:rPrChange w:id="1504" w:author="Qiao, Guan Lun (RC-CN DI FA ST&amp;PM SUP IT&amp;EDGE)" w:date="2022-02-08T09:28:00Z">
            <w:rPr>
              <w:del w:id="1505" w:author="Qiao, Guan Lun (RC-CN DI FA ST&amp;PM SUP IT&amp;EDGE)" w:date="2022-02-08T09:10:00Z"/>
              <w:rFonts w:hint="eastAsia"/>
              <w:lang w:eastAsia="zh-CN"/>
            </w:rPr>
          </w:rPrChange>
        </w:rPr>
        <w:pPrChange w:id="1506" w:author="Qiao, Guan Lun (RC-CN DI FA ST&amp;PM SUP IT&amp;EDGE)" w:date="2022-02-08T09:28:00Z">
          <w:pPr>
            <w:pStyle w:val="Body"/>
          </w:pPr>
        </w:pPrChange>
      </w:pPr>
      <w:del w:id="1507" w:author="Qiao, Guan Lun (RC-CN DI FA ST&amp;PM SUP IT&amp;EDGE)" w:date="2022-02-08T09:10:00Z">
        <w:r w:rsidRPr="00A2596A" w:rsidDel="00B663B0">
          <w:rPr>
            <w:noProof/>
            <w:lang w:eastAsia="zh-CN"/>
          </w:rPr>
          <mc:AlternateContent>
            <mc:Choice Requires="wpg">
              <w:drawing>
                <wp:anchor distT="0" distB="0" distL="114300" distR="114300" simplePos="0" relativeHeight="251658240" behindDoc="0" locked="0" layoutInCell="1" allowOverlap="1" wp14:anchorId="7DB3378C" wp14:editId="3A4F54AB">
                  <wp:simplePos x="0" y="0"/>
                  <wp:positionH relativeFrom="margin">
                    <wp:align>center</wp:align>
                  </wp:positionH>
                  <wp:positionV relativeFrom="paragraph">
                    <wp:posOffset>261620</wp:posOffset>
                  </wp:positionV>
                  <wp:extent cx="3724275" cy="1928495"/>
                  <wp:effectExtent l="0" t="0" r="28575" b="14605"/>
                  <wp:wrapTopAndBottom/>
                  <wp:docPr id="5" name="Group 5"/>
                  <wp:cNvGraphicFramePr/>
                  <a:graphic xmlns:a="http://schemas.openxmlformats.org/drawingml/2006/main">
                    <a:graphicData uri="http://schemas.microsoft.com/office/word/2010/wordprocessingGroup">
                      <wpg:wgp>
                        <wpg:cNvGrpSpPr/>
                        <wpg:grpSpPr>
                          <a:xfrm>
                            <a:off x="0" y="0"/>
                            <a:ext cx="3724275" cy="1928495"/>
                            <a:chOff x="0" y="0"/>
                            <a:chExt cx="2933700" cy="3157537"/>
                          </a:xfrm>
                        </wpg:grpSpPr>
                        <wps:wsp>
                          <wps:cNvPr id="1" name="Rectangle 1"/>
                          <wps:cNvSpPr/>
                          <wps:spPr bwMode="gray">
                            <a:xfrm>
                              <a:off x="0" y="0"/>
                              <a:ext cx="2933700" cy="3157537"/>
                            </a:xfrm>
                            <a:prstGeom prst="rect">
                              <a:avLst/>
                            </a:prstGeom>
                            <a:ln/>
                          </wps:spPr>
                          <wps:style>
                            <a:lnRef idx="2">
                              <a:schemeClr val="dk1"/>
                            </a:lnRef>
                            <a:fillRef idx="1">
                              <a:schemeClr val="lt1"/>
                            </a:fillRef>
                            <a:effectRef idx="0">
                              <a:schemeClr val="dk1"/>
                            </a:effectRef>
                            <a:fontRef idx="minor">
                              <a:schemeClr val="dk1"/>
                            </a:fontRef>
                          </wps:style>
                          <wps:txbx>
                            <w:txbxContent>
                              <w:p w14:paraId="0CFC049C" w14:textId="1BF4E2CE" w:rsidR="0076027D" w:rsidRPr="003C32EF" w:rsidRDefault="0076027D" w:rsidP="0076027D">
                                <w:pPr>
                                  <w:jc w:val="center"/>
                                  <w:rPr>
                                    <w:rFonts w:hint="eastAsia"/>
                                    <w:sz w:val="24"/>
                                    <w:szCs w:val="24"/>
                                  </w:rPr>
                                </w:pPr>
                                <w:r w:rsidRPr="003C32EF">
                                  <w:rPr>
                                    <w:sz w:val="24"/>
                                    <w:szCs w:val="24"/>
                                  </w:rPr>
                                  <w:t>注册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bwMode="gray">
                            <a:xfrm>
                              <a:off x="171450" y="442913"/>
                              <a:ext cx="2605088" cy="1776412"/>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F5D99D7" w14:textId="393E7CB0" w:rsidR="003D0AB6" w:rsidRDefault="003D0AB6" w:rsidP="003D0AB6">
                                <w:pPr>
                                  <w:jc w:val="center"/>
                                  <w:rPr>
                                    <w:rFonts w:hint="eastAsia"/>
                                    <w:lang w:eastAsia="zh-CN"/>
                                  </w:rPr>
                                </w:pPr>
                                <w:r>
                                  <w:rPr>
                                    <w:rFonts w:hint="eastAsia"/>
                                    <w:lang w:eastAsia="zh-CN"/>
                                  </w:rPr>
                                  <w:t>地图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bwMode="gray">
                            <a:xfrm>
                              <a:off x="152400" y="2400300"/>
                              <a:ext cx="2624138" cy="481013"/>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8EDAD3C" w14:textId="3BBEFE5C" w:rsidR="0076027D" w:rsidRDefault="0076027D" w:rsidP="0076027D">
                                <w:pPr>
                                  <w:jc w:val="center"/>
                                  <w:rPr>
                                    <w:rFonts w:hint="eastAsia"/>
                                    <w:lang w:eastAsia="zh-CN"/>
                                  </w:rPr>
                                </w:pPr>
                                <w:r>
                                  <w:t>输入</w:t>
                                </w:r>
                                <w:r>
                                  <w:rPr>
                                    <w:rFonts w:hint="eastAsia"/>
                                    <w:lang w:eastAsia="zh-CN"/>
                                  </w:rPr>
                                  <w:t>用户名</w:t>
                                </w:r>
                                <w:r>
                                  <w:rPr>
                                    <w:rFonts w:hint="eastAsia"/>
                                    <w:lang w:eastAsia="zh-CN"/>
                                  </w:rPr>
                                  <w:t>/</w:t>
                                </w:r>
                                <w:r>
                                  <w:rPr>
                                    <w:lang w:eastAsia="zh-CN"/>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3378C" id="Group 5" o:spid="_x0000_s1026" style="position:absolute;left:0;text-align:left;margin-left:0;margin-top:20.6pt;width:293.25pt;height:151.85pt;z-index:251658240;mso-position-horizontal:center;mso-position-horizontal-relative:margin;mso-width-relative:margin;mso-height-relative:margin" coordsize="29337,3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">
                  <v:rect id="Rectangle 1" o:spid="_x0000_s1027" style="position:absolute;width:29337;height:31575;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" fillcolor="white [3201]" strokecolor="black [3200]" strokeweight="2pt">
                    <v:textbox>
                      <w:txbxContent>
                        <w:p w14:paraId="0CFC049C" w14:textId="1BF4E2CE" w:rsidR="0076027D" w:rsidRPr="003C32EF" w:rsidRDefault="0076027D" w:rsidP="0076027D">
                          <w:pPr>
                            <w:jc w:val="center"/>
                            <w:rPr>
                              <w:rFonts w:hint="eastAsia"/>
                              <w:sz w:val="24"/>
                              <w:szCs w:val="24"/>
                            </w:rPr>
                          </w:pPr>
                          <w:r w:rsidRPr="003C32EF">
                            <w:rPr>
                              <w:sz w:val="24"/>
                              <w:szCs w:val="24"/>
                            </w:rPr>
                            <w:t>注册</w:t>
                          </w:r>
                        </w:p>
                      </w:txbxContent>
                    </v:textbox>
                  </v:rect>
                  <v:rect id="Rectangle 2" o:spid="_x0000_s1028" style="position:absolute;left:1714;top:4429;width:26051;height:177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" fillcolor="#d2d2d2 [3207]" strokecolor="#686868 [1607]" strokeweight="2pt">
                    <v:textbox>
                      <w:txbxContent>
                        <w:p w14:paraId="0F5D99D7" w14:textId="393E7CB0" w:rsidR="003D0AB6" w:rsidRDefault="003D0AB6" w:rsidP="003D0AB6">
                          <w:pPr>
                            <w:jc w:val="center"/>
                            <w:rPr>
                              <w:rFonts w:hint="eastAsia"/>
                              <w:lang w:eastAsia="zh-CN"/>
                            </w:rPr>
                          </w:pPr>
                          <w:r>
                            <w:rPr>
                              <w:rFonts w:hint="eastAsia"/>
                              <w:lang w:eastAsia="zh-CN"/>
                            </w:rPr>
                            <w:t>地图</w:t>
                          </w:r>
                        </w:p>
                      </w:txbxContent>
                    </v:textbox>
                  </v:rect>
                  <v:rect id="Rectangle 4" o:spid="_x0000_s1029" style="position:absolute;left:1524;top:24003;width:26241;height:481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" fillcolor="#d2d2d2 [3207]" strokecolor="#686868 [1607]" strokeweight="2pt">
                    <v:textbox>
                      <w:txbxContent>
                        <w:p w14:paraId="38EDAD3C" w14:textId="3BBEFE5C" w:rsidR="0076027D" w:rsidRDefault="0076027D" w:rsidP="0076027D">
                          <w:pPr>
                            <w:jc w:val="center"/>
                            <w:rPr>
                              <w:rFonts w:hint="eastAsia"/>
                              <w:lang w:eastAsia="zh-CN"/>
                            </w:rPr>
                          </w:pPr>
                          <w:r>
                            <w:t>输入</w:t>
                          </w:r>
                          <w:r>
                            <w:rPr>
                              <w:rFonts w:hint="eastAsia"/>
                              <w:lang w:eastAsia="zh-CN"/>
                            </w:rPr>
                            <w:t>用户名</w:t>
                          </w:r>
                          <w:r>
                            <w:rPr>
                              <w:rFonts w:hint="eastAsia"/>
                              <w:lang w:eastAsia="zh-CN"/>
                            </w:rPr>
                            <w:t>/</w:t>
                          </w:r>
                          <w:r>
                            <w:rPr>
                              <w:lang w:eastAsia="zh-CN"/>
                            </w:rPr>
                            <w:t>密码</w:t>
                          </w:r>
                        </w:p>
                      </w:txbxContent>
                    </v:textbox>
                  </v:rect>
                  <w10:wrap type="topAndBottom" anchorx="margin"/>
                </v:group>
              </w:pict>
            </mc:Fallback>
          </mc:AlternateContent>
        </w:r>
      </w:del>
    </w:p>
    <w:p w14:paraId="4E5381AE" w14:textId="7B6E35AC" w:rsidR="003C32EF" w:rsidRPr="00A2596A" w:rsidDel="002C0809" w:rsidRDefault="003C32EF">
      <w:pPr>
        <w:pStyle w:val="ListParagraph"/>
        <w:rPr>
          <w:del w:id="1508" w:author="Qiao, Guan Lun (RC-CN DI FA ST&amp;PM SUP IT&amp;EDGE)" w:date="2022-01-25T14:24:00Z"/>
          <w:rFonts w:hint="eastAsia"/>
          <w:lang w:eastAsia="zh-CN"/>
        </w:rPr>
        <w:pPrChange w:id="1509" w:author="Qiao, Guan Lun (RC-CN DI FA ST&amp;PM SUP IT&amp;EDGE)" w:date="2022-02-08T09:28:00Z">
          <w:pPr>
            <w:pStyle w:val="Body"/>
          </w:pPr>
        </w:pPrChange>
      </w:pPr>
    </w:p>
    <w:p w14:paraId="1E7C3811" w14:textId="6D08D310" w:rsidR="00FA5E81" w:rsidDel="00417553" w:rsidRDefault="002C0809" w:rsidP="00417553">
      <w:pPr>
        <w:pStyle w:val="ListParagraph"/>
        <w:numPr>
          <w:ilvl w:val="0"/>
          <w:numId w:val="72"/>
        </w:numPr>
        <w:rPr>
          <w:del w:id="1510" w:author="Qiao, Guan Lun (RC-CN DI FA ST&amp;PM SUP IT&amp;EDGE)" w:date="2022-02-08T09:28:00Z"/>
          <w:rFonts w:ascii="Times New Roman" w:eastAsia="Microsoft YaHei UI" w:hAnsi="Times New Roman" w:cs="Times New Roman"/>
          <w:b/>
          <w:bCs/>
          <w:lang w:eastAsia="zh-CN"/>
        </w:rPr>
      </w:pPr>
      <w:r w:rsidRPr="00B663B0">
        <w:rPr>
          <w:rFonts w:ascii="Times New Roman" w:eastAsia="Microsoft YaHei UI" w:hAnsi="Times New Roman" w:cs="Times New Roman" w:hint="eastAsia"/>
          <w:b/>
          <w:bCs/>
          <w:lang w:eastAsia="zh-CN"/>
          <w:rPrChange w:id="1511" w:author="Qiao, Guan Lun (RC-CN DI FA ST&amp;PM SUP IT&amp;EDGE)" w:date="2022-02-08T09:10:00Z">
            <w:rPr>
              <w:rFonts w:ascii="Times New Roman" w:eastAsia="Microsoft YaHei UI" w:hAnsi="Times New Roman" w:cs="Times New Roman" w:hint="eastAsia"/>
              <w:sz w:val="24"/>
              <w:lang w:eastAsia="zh-CN"/>
            </w:rPr>
          </w:rPrChange>
        </w:rPr>
        <w:t>功能说明</w:t>
      </w:r>
    </w:p>
    <w:p w14:paraId="0695FE68" w14:textId="77777777" w:rsidR="00417553" w:rsidRPr="001C540C" w:rsidRDefault="00417553">
      <w:pPr>
        <w:pStyle w:val="ListParagraph"/>
        <w:numPr>
          <w:ilvl w:val="0"/>
          <w:numId w:val="72"/>
        </w:numPr>
        <w:rPr>
          <w:ins w:id="1512" w:author="Qiao, Guan Lun (RC-CN DI FA ST&amp;PM SUP IT&amp;EDGE)" w:date="2022-02-08T09:28:00Z"/>
          <w:rFonts w:ascii="Times New Roman" w:eastAsia="Microsoft YaHei UI" w:hAnsi="Times New Roman" w:cs="Times New Roman"/>
          <w:bCs/>
          <w:lang w:eastAsia="zh-CN"/>
        </w:rPr>
        <w:pPrChange w:id="1513" w:author="Qiao, Guan Lun (RC-CN DI FA ST&amp;PM SUP IT&amp;EDGE)" w:date="2022-02-08T09:10:00Z">
          <w:pPr>
            <w:pStyle w:val="Heading3"/>
          </w:pPr>
        </w:pPrChange>
      </w:pPr>
    </w:p>
    <w:p w14:paraId="5530B5A9" w14:textId="5EED0AC3" w:rsidR="00417553" w:rsidRPr="00417553" w:rsidRDefault="00417553">
      <w:pPr>
        <w:pStyle w:val="ListParagraph"/>
        <w:ind w:left="360"/>
        <w:rPr>
          <w:ins w:id="1514" w:author="Qiao, Guan Lun (RC-CN DI FA ST&amp;PM SUP IT&amp;EDGE)" w:date="2022-02-08T09:28:00Z"/>
          <w:rFonts w:ascii="Times New Roman" w:eastAsia="Microsoft YaHei UI" w:hAnsi="Times New Roman" w:cs="Times New Roman" w:hint="eastAsia"/>
          <w:lang w:eastAsia="zh-CN"/>
          <w:rPrChange w:id="1515" w:author="Qiao, Guan Lun (RC-CN DI FA ST&amp;PM SUP IT&amp;EDGE)" w:date="2022-02-08T09:28:00Z">
            <w:rPr>
              <w:ins w:id="1516" w:author="Qiao, Guan Lun (RC-CN DI FA ST&amp;PM SUP IT&amp;EDGE)" w:date="2022-02-08T09:28:00Z"/>
              <w:rFonts w:hint="eastAsia"/>
              <w:lang w:eastAsia="zh-CN"/>
            </w:rPr>
          </w:rPrChange>
        </w:rPr>
        <w:pPrChange w:id="1517" w:author="Qiao, Guan Lun (RC-CN DI FA ST&amp;PM SUP IT&amp;EDGE)" w:date="2022-02-08T09:28:00Z">
          <w:pPr>
            <w:pStyle w:val="Body"/>
            <w:numPr>
              <w:numId w:val="73"/>
            </w:numPr>
            <w:ind w:left="644" w:hanging="360"/>
          </w:pPr>
        </w:pPrChange>
      </w:pPr>
      <w:ins w:id="1518" w:author="Qiao, Guan Lun (RC-CN DI FA ST&amp;PM SUP IT&amp;EDGE)" w:date="2022-02-08T09:28:00Z">
        <w:r>
          <w:rPr>
            <w:rFonts w:ascii="Times New Roman" w:eastAsia="Microsoft YaHei UI" w:hAnsi="Times New Roman" w:cs="Times New Roman" w:hint="eastAsia"/>
            <w:lang w:eastAsia="zh-CN"/>
          </w:rPr>
          <w:t>用户登陆</w:t>
        </w:r>
      </w:ins>
      <w:ins w:id="1519" w:author="Qiao, Guan Lun (RC-CN DI FA ST&amp;PM SUP IT&amp;EDGE)" w:date="2022-02-08T09:29:00Z">
        <w:r>
          <w:rPr>
            <w:rFonts w:ascii="Times New Roman" w:eastAsia="Microsoft YaHei UI" w:hAnsi="Times New Roman" w:cs="Times New Roman" w:hint="eastAsia"/>
            <w:lang w:eastAsia="zh-CN"/>
          </w:rPr>
          <w:t>界面包含两</w:t>
        </w:r>
        <w:r w:rsidR="00C06C30">
          <w:rPr>
            <w:rFonts w:ascii="Times New Roman" w:eastAsia="Microsoft YaHei UI" w:hAnsi="Times New Roman" w:cs="Times New Roman" w:hint="eastAsia"/>
            <w:lang w:eastAsia="zh-CN"/>
          </w:rPr>
          <w:t>个</w:t>
        </w:r>
        <w:r>
          <w:rPr>
            <w:rFonts w:ascii="Times New Roman" w:eastAsia="Microsoft YaHei UI" w:hAnsi="Times New Roman" w:cs="Times New Roman" w:hint="eastAsia"/>
            <w:lang w:eastAsia="zh-CN"/>
          </w:rPr>
          <w:t>功能</w:t>
        </w:r>
        <w:r w:rsidR="00C06C30">
          <w:rPr>
            <w:rFonts w:ascii="Times New Roman" w:eastAsia="Microsoft YaHei UI" w:hAnsi="Times New Roman" w:cs="Times New Roman" w:hint="eastAsia"/>
            <w:lang w:eastAsia="zh-CN"/>
          </w:rPr>
          <w:t>项</w:t>
        </w:r>
        <w:r>
          <w:rPr>
            <w:rFonts w:ascii="Times New Roman" w:eastAsia="Microsoft YaHei UI" w:hAnsi="Times New Roman" w:cs="Times New Roman" w:hint="eastAsia"/>
            <w:lang w:eastAsia="zh-CN"/>
          </w:rPr>
          <w:t>，一个是用户登陆</w:t>
        </w:r>
        <w:r w:rsidR="00C06C30">
          <w:rPr>
            <w:rFonts w:ascii="Times New Roman" w:eastAsia="Microsoft YaHei UI" w:hAnsi="Times New Roman" w:cs="Times New Roman" w:hint="eastAsia"/>
            <w:lang w:eastAsia="zh-CN"/>
          </w:rPr>
          <w:t>功能，</w:t>
        </w:r>
      </w:ins>
      <w:ins w:id="1520" w:author="Qiao, Guan Lun (RC-CN DI FA ST&amp;PM SUP IT&amp;EDGE)" w:date="2022-02-08T09:49:00Z">
        <w:r w:rsidR="00BD69AE">
          <w:rPr>
            <w:rFonts w:ascii="Times New Roman" w:eastAsia="Microsoft YaHei UI" w:hAnsi="Times New Roman" w:cs="Times New Roman" w:hint="eastAsia"/>
            <w:lang w:eastAsia="zh-CN"/>
          </w:rPr>
          <w:t>另</w:t>
        </w:r>
      </w:ins>
      <w:ins w:id="1521" w:author="Qiao, Guan Lun (RC-CN DI FA ST&amp;PM SUP IT&amp;EDGE)" w:date="2022-02-08T09:29:00Z">
        <w:r w:rsidR="00C06C30">
          <w:rPr>
            <w:rFonts w:ascii="Times New Roman" w:eastAsia="Microsoft YaHei UI" w:hAnsi="Times New Roman" w:cs="Times New Roman" w:hint="eastAsia"/>
            <w:lang w:eastAsia="zh-CN"/>
          </w:rPr>
          <w:t>一个是</w:t>
        </w:r>
      </w:ins>
      <w:ins w:id="1522" w:author="Qiao, Guan Lun (RC-CN DI FA ST&amp;PM SUP IT&amp;EDGE)" w:date="2022-02-08T09:49:00Z">
        <w:r w:rsidR="00BD69AE">
          <w:rPr>
            <w:rFonts w:ascii="Times New Roman" w:eastAsia="Microsoft YaHei UI" w:hAnsi="Times New Roman" w:cs="Times New Roman" w:hint="eastAsia"/>
            <w:lang w:eastAsia="zh-CN"/>
          </w:rPr>
          <w:t>进入</w:t>
        </w:r>
      </w:ins>
      <w:ins w:id="1523" w:author="Qiao, Guan Lun (RC-CN DI FA ST&amp;PM SUP IT&amp;EDGE)" w:date="2022-02-08T09:29:00Z">
        <w:r w:rsidR="00C06C30">
          <w:rPr>
            <w:rFonts w:ascii="Times New Roman" w:eastAsia="Microsoft YaHei UI" w:hAnsi="Times New Roman" w:cs="Times New Roman" w:hint="eastAsia"/>
            <w:lang w:eastAsia="zh-CN"/>
          </w:rPr>
          <w:t>用户注册</w:t>
        </w:r>
      </w:ins>
      <w:ins w:id="1524" w:author="Qiao, Guan Lun (RC-CN DI FA ST&amp;PM SUP IT&amp;EDGE)" w:date="2022-02-08T09:49:00Z">
        <w:r w:rsidR="00BD69AE">
          <w:rPr>
            <w:rFonts w:ascii="Times New Roman" w:eastAsia="Microsoft YaHei UI" w:hAnsi="Times New Roman" w:cs="Times New Roman" w:hint="eastAsia"/>
            <w:lang w:eastAsia="zh-CN"/>
          </w:rPr>
          <w:t>界面</w:t>
        </w:r>
      </w:ins>
      <w:ins w:id="1525" w:author="Qiao, Guan Lun (RC-CN DI FA ST&amp;PM SUP IT&amp;EDGE)" w:date="2022-02-08T09:30:00Z">
        <w:r w:rsidR="008B1B28">
          <w:rPr>
            <w:rFonts w:ascii="Times New Roman" w:eastAsia="Microsoft YaHei UI" w:hAnsi="Times New Roman" w:cs="Times New Roman" w:hint="eastAsia"/>
            <w:lang w:eastAsia="zh-CN"/>
          </w:rPr>
          <w:t>。</w:t>
        </w:r>
      </w:ins>
    </w:p>
    <w:p w14:paraId="33312F4C" w14:textId="7C4B9A30" w:rsidR="003C32EF" w:rsidRPr="00A2596A" w:rsidDel="005135DE" w:rsidRDefault="00A42E9C">
      <w:pPr>
        <w:pStyle w:val="Body"/>
        <w:numPr>
          <w:ilvl w:val="0"/>
          <w:numId w:val="73"/>
        </w:numPr>
        <w:rPr>
          <w:del w:id="1526" w:author="Qiao, Guan Lun (RC-CN DI FA ST&amp;PM SUP IT&amp;EDGE)" w:date="2022-02-08T09:30:00Z"/>
          <w:rFonts w:ascii="Times New Roman" w:eastAsia="Microsoft YaHei UI" w:hAnsi="Times New Roman" w:cs="Times New Roman"/>
          <w:lang w:eastAsia="zh-CN"/>
        </w:rPr>
        <w:pPrChange w:id="1527" w:author="Qiao, Guan Lun (RC-CN DI FA ST&amp;PM SUP IT&amp;EDGE)" w:date="2022-02-08T09:28:00Z">
          <w:pPr>
            <w:pStyle w:val="Body"/>
          </w:pPr>
        </w:pPrChange>
      </w:pPr>
      <w:del w:id="1528" w:author="Qiao, Guan Lun (RC-CN DI FA ST&amp;PM SUP IT&amp;EDGE)" w:date="2022-02-08T09:30:00Z">
        <w:r w:rsidRPr="00A2596A" w:rsidDel="005135DE">
          <w:rPr>
            <w:rFonts w:ascii="Times New Roman" w:eastAsia="Microsoft YaHei UI" w:hAnsi="Times New Roman" w:cs="Times New Roman"/>
            <w:lang w:eastAsia="zh-CN"/>
          </w:rPr>
          <w:delText>在未登入情况下，用户应有注册、登录的选项；</w:delText>
        </w:r>
        <w:r w:rsidR="003C32EF" w:rsidRPr="00A2596A" w:rsidDel="005135DE">
          <w:rPr>
            <w:rFonts w:ascii="Times New Roman" w:eastAsia="Microsoft YaHei UI" w:hAnsi="Times New Roman" w:cs="Times New Roman"/>
            <w:lang w:eastAsia="zh-CN"/>
          </w:rPr>
          <w:delText>注册时，用户应在</w:delText>
        </w:r>
        <w:r w:rsidR="003C32EF" w:rsidRPr="00A2596A" w:rsidDel="005135DE">
          <w:rPr>
            <w:rFonts w:ascii="Times New Roman" w:eastAsia="Microsoft YaHei UI" w:hAnsi="Times New Roman" w:cs="Times New Roman"/>
            <w:lang w:eastAsia="zh-CN"/>
          </w:rPr>
          <w:delText xml:space="preserve">APP </w:delText>
        </w:r>
        <w:r w:rsidR="003C32EF" w:rsidRPr="00A2596A" w:rsidDel="005135DE">
          <w:rPr>
            <w:rFonts w:ascii="Times New Roman" w:eastAsia="Microsoft YaHei UI" w:hAnsi="Times New Roman" w:cs="Times New Roman"/>
            <w:lang w:eastAsia="zh-CN"/>
          </w:rPr>
          <w:delText>界面弹出的</w:delText>
        </w:r>
        <w:r w:rsidR="002D7DE8" w:rsidRPr="00A2596A" w:rsidDel="005135DE">
          <w:rPr>
            <w:rFonts w:ascii="Times New Roman" w:eastAsia="Microsoft YaHei UI" w:hAnsi="Times New Roman" w:cs="Times New Roman"/>
            <w:lang w:eastAsia="zh-CN"/>
          </w:rPr>
          <w:delText>地形图中</w:delText>
        </w:r>
        <w:r w:rsidR="006A3E17" w:rsidRPr="00A2596A" w:rsidDel="005135DE">
          <w:rPr>
            <w:rFonts w:ascii="Times New Roman" w:eastAsia="Microsoft YaHei UI" w:hAnsi="Times New Roman" w:cs="Times New Roman"/>
            <w:lang w:eastAsia="zh-CN"/>
          </w:rPr>
          <w:delText>点选工位所在位置</w:delText>
        </w:r>
        <w:r w:rsidR="004C2851" w:rsidRPr="00A2596A" w:rsidDel="005135DE">
          <w:rPr>
            <w:rFonts w:ascii="Times New Roman" w:eastAsia="Microsoft YaHei UI" w:hAnsi="Times New Roman" w:cs="Times New Roman"/>
            <w:lang w:eastAsia="zh-CN"/>
          </w:rPr>
          <w:delText>或期望</w:delText>
        </w:r>
        <w:r w:rsidR="006A3E17" w:rsidRPr="00A2596A" w:rsidDel="005135DE">
          <w:rPr>
            <w:rFonts w:ascii="Times New Roman" w:eastAsia="Microsoft YaHei UI" w:hAnsi="Times New Roman" w:cs="Times New Roman"/>
            <w:lang w:eastAsia="zh-CN"/>
          </w:rPr>
          <w:delText>AGV</w:delText>
        </w:r>
        <w:r w:rsidR="004C2851" w:rsidRPr="00A2596A" w:rsidDel="005135DE">
          <w:rPr>
            <w:rFonts w:ascii="Times New Roman" w:eastAsia="Microsoft YaHei UI" w:hAnsi="Times New Roman" w:cs="Times New Roman"/>
            <w:lang w:eastAsia="zh-CN"/>
          </w:rPr>
          <w:delText>送达位置。</w:delText>
        </w:r>
        <w:r w:rsidR="00E51DC6" w:rsidRPr="00A2596A" w:rsidDel="005135DE">
          <w:rPr>
            <w:rFonts w:ascii="Times New Roman" w:eastAsia="Microsoft YaHei UI" w:hAnsi="Times New Roman" w:cs="Times New Roman"/>
            <w:lang w:eastAsia="zh-CN"/>
          </w:rPr>
          <w:delText>同时输入用户名密码</w:delText>
        </w:r>
        <w:r w:rsidRPr="00A2596A" w:rsidDel="005135DE">
          <w:rPr>
            <w:rFonts w:ascii="Times New Roman" w:eastAsia="Microsoft YaHei UI" w:hAnsi="Times New Roman" w:cs="Times New Roman"/>
            <w:lang w:eastAsia="zh-CN"/>
          </w:rPr>
          <w:delText>，将新用户信息注册到后端数据库中；登录时，用户应直接输入登用户名密码，</w:delText>
        </w:r>
        <w:r w:rsidR="007653F0" w:rsidRPr="00A2596A" w:rsidDel="005135DE">
          <w:rPr>
            <w:rFonts w:ascii="Times New Roman" w:eastAsia="Microsoft YaHei UI" w:hAnsi="Times New Roman" w:cs="Times New Roman"/>
            <w:lang w:eastAsia="zh-CN"/>
          </w:rPr>
          <w:delText>并从后端载入用户信息</w:delText>
        </w:r>
        <w:r w:rsidR="00816E03" w:rsidRPr="00A2596A" w:rsidDel="005135DE">
          <w:rPr>
            <w:rFonts w:ascii="Times New Roman" w:eastAsia="Microsoft YaHei UI" w:hAnsi="Times New Roman" w:cs="Times New Roman"/>
            <w:lang w:eastAsia="zh-CN"/>
          </w:rPr>
          <w:delText>。</w:delText>
        </w:r>
        <w:bookmarkStart w:id="1529" w:name="_Toc95207393"/>
        <w:bookmarkStart w:id="1530" w:name="_Toc96688760"/>
        <w:bookmarkEnd w:id="1529"/>
        <w:bookmarkEnd w:id="1530"/>
      </w:del>
    </w:p>
    <w:p w14:paraId="5603AEAE" w14:textId="28D0E33F" w:rsidR="00816E03" w:rsidRPr="00A2596A" w:rsidDel="00805FD0" w:rsidRDefault="00816E03" w:rsidP="003C32EF">
      <w:pPr>
        <w:pStyle w:val="Body"/>
        <w:rPr>
          <w:del w:id="1531" w:author="Qiao, Guan Lun (RC-CN DI FA ST&amp;PM SUP IT&amp;EDGE)" w:date="2022-02-08T09:27:00Z"/>
          <w:rFonts w:ascii="Times New Roman" w:eastAsia="Microsoft YaHei UI" w:hAnsi="Times New Roman" w:cs="Times New Roman"/>
          <w:lang w:eastAsia="zh-CN"/>
        </w:rPr>
      </w:pPr>
      <w:del w:id="1532" w:author="Qiao, Guan Lun (RC-CN DI FA ST&amp;PM SUP IT&amp;EDGE)" w:date="2022-02-08T09:27:00Z">
        <w:r w:rsidRPr="00A2596A" w:rsidDel="00805FD0">
          <w:rPr>
            <w:rFonts w:ascii="Times New Roman" w:eastAsia="Microsoft YaHei UI" w:hAnsi="Times New Roman" w:cs="Times New Roman"/>
            <w:lang w:eastAsia="zh-CN"/>
          </w:rPr>
          <w:delText>在已登入情况下，用户应能通过设置，</w:delText>
        </w:r>
        <w:r w:rsidR="00E778CC" w:rsidRPr="00A2596A" w:rsidDel="00805FD0">
          <w:rPr>
            <w:rFonts w:ascii="Times New Roman" w:eastAsia="Microsoft YaHei UI" w:hAnsi="Times New Roman" w:cs="Times New Roman"/>
            <w:lang w:eastAsia="zh-CN"/>
          </w:rPr>
          <w:delText>实现修改密码，重置位置信息等操作。</w:delText>
        </w:r>
        <w:bookmarkStart w:id="1533" w:name="_Toc95207394"/>
        <w:bookmarkStart w:id="1534" w:name="_Toc96688761"/>
        <w:bookmarkEnd w:id="1533"/>
        <w:bookmarkEnd w:id="1534"/>
      </w:del>
    </w:p>
    <w:p w14:paraId="2D419493" w14:textId="2E3F0431" w:rsidR="002C0809" w:rsidRPr="00A2596A" w:rsidRDefault="002C0809" w:rsidP="002C0809">
      <w:pPr>
        <w:pStyle w:val="Heading3"/>
        <w:rPr>
          <w:ins w:id="1535" w:author="Qiao, Guan Lun (RC-CN DI FA ST&amp;PM SUP IT&amp;EDGE)" w:date="2022-01-25T14:22:00Z"/>
          <w:rFonts w:ascii="Times New Roman" w:eastAsia="Microsoft YaHei UI" w:hAnsi="Times New Roman" w:cs="Times New Roman"/>
          <w:lang w:eastAsia="zh-CN"/>
        </w:rPr>
      </w:pPr>
      <w:bookmarkStart w:id="1536" w:name="_Toc96688762"/>
      <w:ins w:id="1537" w:author="Qiao, Guan Lun (RC-CN DI FA ST&amp;PM SUP IT&amp;EDGE)" w:date="2022-01-25T14:22:00Z">
        <w:r w:rsidRPr="00A2596A">
          <w:rPr>
            <w:rFonts w:ascii="Times New Roman" w:eastAsia="Microsoft YaHei UI" w:hAnsi="Times New Roman" w:cs="Times New Roman" w:hint="eastAsia"/>
            <w:lang w:eastAsia="zh-CN"/>
          </w:rPr>
          <w:t>用户</w:t>
        </w:r>
      </w:ins>
      <w:ins w:id="1538" w:author="Qiao, Guan Lun (RC-CN DI FA ST&amp;PM SUP IT&amp;EDGE)" w:date="2022-02-08T09:09:00Z">
        <w:r w:rsidR="000D6C5A">
          <w:rPr>
            <w:rFonts w:ascii="Times New Roman" w:eastAsia="Microsoft YaHei UI" w:hAnsi="Times New Roman" w:cs="Times New Roman" w:hint="eastAsia"/>
            <w:lang w:eastAsia="zh-CN"/>
          </w:rPr>
          <w:t>登陆</w:t>
        </w:r>
      </w:ins>
      <w:bookmarkEnd w:id="1536"/>
    </w:p>
    <w:p w14:paraId="7AA23D05" w14:textId="77777777" w:rsidR="002C0809" w:rsidRPr="00C06C30" w:rsidRDefault="002C0809" w:rsidP="002C0809">
      <w:pPr>
        <w:pStyle w:val="ListParagraph"/>
        <w:numPr>
          <w:ilvl w:val="0"/>
          <w:numId w:val="39"/>
        </w:numPr>
        <w:spacing w:after="130"/>
        <w:jc w:val="both"/>
        <w:rPr>
          <w:ins w:id="1539" w:author="Qiao, Guan Lun (RC-CN DI FA ST&amp;PM SUP IT&amp;EDGE)" w:date="2022-01-25T14:23:00Z"/>
          <w:rFonts w:ascii="Times New Roman" w:eastAsia="Microsoft YaHei UI" w:hAnsi="Times New Roman" w:cs="Times New Roman"/>
          <w:lang w:eastAsia="zh-CN"/>
          <w:rPrChange w:id="1540" w:author="Qiao, Guan Lun (RC-CN DI FA ST&amp;PM SUP IT&amp;EDGE)" w:date="2022-02-08T09:30:00Z">
            <w:rPr>
              <w:ins w:id="1541" w:author="Qiao, Guan Lun (RC-CN DI FA ST&amp;PM SUP IT&amp;EDGE)" w:date="2022-01-25T14:23:00Z"/>
              <w:rFonts w:ascii="ABBvoice CNSG" w:eastAsia="ABBvoice CNSG" w:hAnsi="ABBvoice CNSG"/>
              <w:i/>
              <w:iCs/>
              <w:color w:val="FF000F" w:themeColor="background2"/>
              <w:lang w:eastAsia="zh-CN"/>
            </w:rPr>
          </w:rPrChange>
        </w:rPr>
      </w:pPr>
      <w:ins w:id="1542" w:author="Qiao, Guan Lun (RC-CN DI FA ST&amp;PM SUP IT&amp;EDGE)" w:date="2022-01-25T14:23:00Z">
        <w:r w:rsidRPr="00C06C30">
          <w:rPr>
            <w:rFonts w:ascii="Times New Roman" w:eastAsia="Microsoft YaHei UI" w:hAnsi="Times New Roman" w:cs="Times New Roman" w:hint="eastAsia"/>
            <w:lang w:eastAsia="zh-CN"/>
            <w:rPrChange w:id="1543" w:author="Qiao, Guan Lun (RC-CN DI FA ST&amp;PM SUP IT&amp;EDGE)" w:date="2022-02-08T09:30:00Z">
              <w:rPr>
                <w:rFonts w:ascii="ABBvoice CNSG" w:eastAsia="ABBvoice CNSG" w:hAnsi="ABBvoice CNSG" w:hint="eastAsia"/>
                <w:i/>
                <w:iCs/>
                <w:color w:val="FF000F" w:themeColor="background2"/>
                <w:lang w:eastAsia="zh-CN"/>
              </w:rPr>
            </w:rPrChange>
          </w:rPr>
          <w:t>触发条件</w:t>
        </w:r>
      </w:ins>
    </w:p>
    <w:p w14:paraId="3D0BCF65" w14:textId="08390963" w:rsidR="002C0809" w:rsidRPr="00C06C30" w:rsidRDefault="008B1B28" w:rsidP="002C0809">
      <w:pPr>
        <w:pStyle w:val="ListParagraph"/>
        <w:spacing w:after="130"/>
        <w:ind w:left="360"/>
        <w:jc w:val="both"/>
        <w:rPr>
          <w:ins w:id="1544" w:author="Qiao, Guan Lun (RC-CN DI FA ST&amp;PM SUP IT&amp;EDGE)" w:date="2022-01-25T14:23:00Z"/>
          <w:rFonts w:ascii="Times New Roman" w:eastAsia="Microsoft YaHei UI" w:hAnsi="Times New Roman" w:cs="Times New Roman"/>
          <w:lang w:eastAsia="zh-CN"/>
          <w:rPrChange w:id="1545" w:author="Qiao, Guan Lun (RC-CN DI FA ST&amp;PM SUP IT&amp;EDGE)" w:date="2022-02-08T09:30:00Z">
            <w:rPr>
              <w:ins w:id="1546" w:author="Qiao, Guan Lun (RC-CN DI FA ST&amp;PM SUP IT&amp;EDGE)" w:date="2022-01-25T14:23:00Z"/>
              <w:rFonts w:ascii="ABBvoice CNSG" w:eastAsia="ABBvoice CNSG" w:hAnsi="ABBvoice CNSG"/>
              <w:i/>
              <w:iCs/>
              <w:color w:val="FF000F" w:themeColor="background2"/>
              <w:lang w:eastAsia="zh-CN"/>
            </w:rPr>
          </w:rPrChange>
        </w:rPr>
      </w:pPr>
      <w:ins w:id="1547" w:author="Qiao, Guan Lun (RC-CN DI FA ST&amp;PM SUP IT&amp;EDGE)" w:date="2022-02-08T09:31:00Z">
        <w:r>
          <w:rPr>
            <w:rFonts w:ascii="Times New Roman" w:eastAsia="Microsoft YaHei UI" w:hAnsi="Times New Roman" w:cs="Times New Roman" w:hint="eastAsia"/>
            <w:lang w:eastAsia="zh-CN"/>
          </w:rPr>
          <w:t>填写</w:t>
        </w:r>
        <w:r w:rsidR="002C1096">
          <w:rPr>
            <w:rFonts w:ascii="Times New Roman" w:eastAsia="Microsoft YaHei UI" w:hAnsi="Times New Roman" w:cs="Times New Roman" w:hint="eastAsia"/>
            <w:lang w:eastAsia="zh-CN"/>
          </w:rPr>
          <w:t>用户名、密码，选择用户权限，点击“</w:t>
        </w:r>
      </w:ins>
      <w:ins w:id="1548" w:author="Qiao, Guan Lun (RC-CN DI FA ST&amp;PM SUP IT&amp;EDGE)" w:date="2022-02-11T14:37:00Z">
        <w:r w:rsidR="00C73E7E">
          <w:rPr>
            <w:rFonts w:ascii="Times New Roman" w:eastAsia="Microsoft YaHei UI" w:hAnsi="Times New Roman" w:cs="Times New Roman" w:hint="eastAsia"/>
            <w:lang w:eastAsia="zh-CN"/>
          </w:rPr>
          <w:t>L</w:t>
        </w:r>
        <w:r w:rsidR="00C73E7E">
          <w:rPr>
            <w:rFonts w:ascii="Times New Roman" w:eastAsia="Microsoft YaHei UI" w:hAnsi="Times New Roman" w:cs="Times New Roman"/>
            <w:lang w:eastAsia="zh-CN"/>
          </w:rPr>
          <w:t>OGIN</w:t>
        </w:r>
      </w:ins>
      <w:ins w:id="1549" w:author="Qiao, Guan Lun (RC-CN DI FA ST&amp;PM SUP IT&amp;EDGE)" w:date="2022-02-08T09:31:00Z">
        <w:r w:rsidR="002C1096">
          <w:rPr>
            <w:rFonts w:ascii="Times New Roman" w:eastAsia="Microsoft YaHei UI" w:hAnsi="Times New Roman" w:cs="Times New Roman" w:hint="eastAsia"/>
            <w:lang w:eastAsia="zh-CN"/>
          </w:rPr>
          <w:t>”按键，触发该功能。</w:t>
        </w:r>
      </w:ins>
    </w:p>
    <w:p w14:paraId="092022CC" w14:textId="77777777" w:rsidR="002C0809" w:rsidRPr="00C06C30" w:rsidRDefault="002C0809" w:rsidP="002C0809">
      <w:pPr>
        <w:pStyle w:val="ListParagraph"/>
        <w:numPr>
          <w:ilvl w:val="0"/>
          <w:numId w:val="39"/>
        </w:numPr>
        <w:spacing w:after="130"/>
        <w:jc w:val="both"/>
        <w:rPr>
          <w:ins w:id="1550" w:author="Qiao, Guan Lun (RC-CN DI FA ST&amp;PM SUP IT&amp;EDGE)" w:date="2022-01-25T14:23:00Z"/>
          <w:rFonts w:ascii="Times New Roman" w:eastAsia="Microsoft YaHei UI" w:hAnsi="Times New Roman" w:cs="Times New Roman"/>
          <w:lang w:eastAsia="zh-CN"/>
          <w:rPrChange w:id="1551" w:author="Qiao, Guan Lun (RC-CN DI FA ST&amp;PM SUP IT&amp;EDGE)" w:date="2022-02-08T09:30:00Z">
            <w:rPr>
              <w:ins w:id="1552" w:author="Qiao, Guan Lun (RC-CN DI FA ST&amp;PM SUP IT&amp;EDGE)" w:date="2022-01-25T14:23:00Z"/>
              <w:rFonts w:ascii="ABBvoice CNSG" w:eastAsia="ABBvoice CNSG" w:hAnsi="ABBvoice CNSG"/>
              <w:i/>
              <w:iCs/>
              <w:color w:val="FF000F" w:themeColor="background2"/>
              <w:lang w:eastAsia="zh-CN"/>
            </w:rPr>
          </w:rPrChange>
        </w:rPr>
      </w:pPr>
      <w:ins w:id="1553" w:author="Qiao, Guan Lun (RC-CN DI FA ST&amp;PM SUP IT&amp;EDGE)" w:date="2022-01-25T14:23:00Z">
        <w:r w:rsidRPr="00C06C30">
          <w:rPr>
            <w:rFonts w:ascii="Times New Roman" w:eastAsia="Microsoft YaHei UI" w:hAnsi="Times New Roman" w:cs="Times New Roman" w:hint="eastAsia"/>
            <w:lang w:eastAsia="zh-CN"/>
            <w:rPrChange w:id="1554" w:author="Qiao, Guan Lun (RC-CN DI FA ST&amp;PM SUP IT&amp;EDGE)" w:date="2022-02-08T09:30:00Z">
              <w:rPr>
                <w:rFonts w:ascii="ABBvoice CNSG" w:eastAsia="ABBvoice CNSG" w:hAnsi="ABBvoice CNSG" w:hint="eastAsia"/>
                <w:i/>
                <w:iCs/>
                <w:color w:val="FF000F" w:themeColor="background2"/>
                <w:lang w:eastAsia="zh-CN"/>
              </w:rPr>
            </w:rPrChange>
          </w:rPr>
          <w:t>输入项</w:t>
        </w:r>
      </w:ins>
    </w:p>
    <w:tbl>
      <w:tblPr>
        <w:tblStyle w:val="ABBTableStyle"/>
        <w:tblW w:w="5000" w:type="pct"/>
        <w:tblLook w:val="04A0" w:firstRow="1" w:lastRow="0" w:firstColumn="1" w:lastColumn="0" w:noHBand="0" w:noVBand="1"/>
      </w:tblPr>
      <w:tblGrid>
        <w:gridCol w:w="990"/>
        <w:gridCol w:w="1800"/>
        <w:gridCol w:w="1709"/>
        <w:gridCol w:w="1442"/>
        <w:gridCol w:w="2422"/>
        <w:tblGridChange w:id="1555">
          <w:tblGrid>
            <w:gridCol w:w="990"/>
            <w:gridCol w:w="1800"/>
            <w:gridCol w:w="1709"/>
            <w:gridCol w:w="1442"/>
            <w:gridCol w:w="1186"/>
            <w:gridCol w:w="1236"/>
          </w:tblGrid>
        </w:tblGridChange>
      </w:tblGrid>
      <w:tr w:rsidR="00C73E7E" w:rsidRPr="00C06C30" w14:paraId="0C769246" w14:textId="77777777" w:rsidTr="00C73E7E">
        <w:trPr>
          <w:cnfStyle w:val="100000000000" w:firstRow="1" w:lastRow="0" w:firstColumn="0" w:lastColumn="0" w:oddVBand="0" w:evenVBand="0" w:oddHBand="0" w:evenHBand="0" w:firstRowFirstColumn="0" w:firstRowLastColumn="0" w:lastRowFirstColumn="0" w:lastRowLastColumn="0"/>
          <w:tblHeader/>
          <w:ins w:id="1556" w:author="Qiao, Guan Lun (RC-CN DI FA ST&amp;PM SUP IT&amp;EDGE)" w:date="2022-01-25T14:23:00Z"/>
        </w:trPr>
        <w:tc>
          <w:tcPr>
            <w:cnfStyle w:val="001000000000" w:firstRow="0" w:lastRow="0" w:firstColumn="1" w:lastColumn="0" w:oddVBand="0" w:evenVBand="0" w:oddHBand="0" w:evenHBand="0" w:firstRowFirstColumn="0" w:firstRowLastColumn="0" w:lastRowFirstColumn="0" w:lastRowLastColumn="0"/>
            <w:tcW w:w="592" w:type="pct"/>
            <w:hideMark/>
          </w:tcPr>
          <w:p w14:paraId="30E39C11" w14:textId="77777777" w:rsidR="002C0809" w:rsidRPr="00C06C30" w:rsidRDefault="002C0809">
            <w:pPr>
              <w:pStyle w:val="TableText"/>
              <w:keepLines w:val="0"/>
              <w:rPr>
                <w:ins w:id="1557" w:author="Qiao, Guan Lun (RC-CN DI FA ST&amp;PM SUP IT&amp;EDGE)" w:date="2022-01-25T14:23:00Z"/>
                <w:rFonts w:ascii="Times New Roman" w:eastAsia="Microsoft YaHei UI" w:hAnsi="Times New Roman" w:cs="Times New Roman"/>
                <w:lang w:val="de-DE" w:eastAsia="zh-CN"/>
                <w:rPrChange w:id="1558" w:author="Qiao, Guan Lun (RC-CN DI FA ST&amp;PM SUP IT&amp;EDGE)" w:date="2022-02-08T09:30:00Z">
                  <w:rPr>
                    <w:ins w:id="1559" w:author="Qiao, Guan Lun (RC-CN DI FA ST&amp;PM SUP IT&amp;EDGE)" w:date="2022-01-25T14:23:00Z"/>
                    <w:rFonts w:ascii="ABBvoice CNSG" w:eastAsia="ABBvoice CNSG" w:hAnsi="ABBvoice CNSG"/>
                    <w:i/>
                    <w:iCs/>
                    <w:color w:val="FF0000"/>
                    <w:lang w:val="de-DE" w:eastAsia="zh-CN"/>
                  </w:rPr>
                </w:rPrChange>
              </w:rPr>
            </w:pPr>
            <w:ins w:id="1560" w:author="Qiao, Guan Lun (RC-CN DI FA ST&amp;PM SUP IT&amp;EDGE)" w:date="2022-01-25T14:23:00Z">
              <w:r w:rsidRPr="00C06C30">
                <w:rPr>
                  <w:rFonts w:ascii="Times New Roman" w:eastAsia="Microsoft YaHei UI" w:hAnsi="Times New Roman" w:cs="Times New Roman" w:hint="eastAsia"/>
                  <w:lang w:val="de-DE" w:eastAsia="zh-CN"/>
                  <w:rPrChange w:id="1561" w:author="Qiao, Guan Lun (RC-CN DI FA ST&amp;PM SUP IT&amp;EDGE)" w:date="2022-02-08T09:30:00Z">
                    <w:rPr>
                      <w:rFonts w:ascii="ABBvoice CNSG" w:eastAsia="ABBvoice CNSG" w:hAnsi="ABBvoice CNSG" w:hint="eastAsia"/>
                      <w:i/>
                      <w:iCs/>
                      <w:color w:val="FF0000"/>
                      <w:lang w:val="de-DE" w:eastAsia="zh-CN"/>
                    </w:rPr>
                  </w:rPrChange>
                </w:rPr>
                <w:t>编号</w:t>
              </w:r>
            </w:ins>
          </w:p>
        </w:tc>
        <w:tc>
          <w:tcPr>
            <w:tcW w:w="1076" w:type="pct"/>
            <w:hideMark/>
          </w:tcPr>
          <w:p w14:paraId="26E6F53F" w14:textId="4969EAFC" w:rsidR="002C0809" w:rsidRPr="00C06C30" w:rsidRDefault="003A6B10">
            <w:pPr>
              <w:pStyle w:val="TableText"/>
              <w:keepLines w:val="0"/>
              <w:cnfStyle w:val="100000000000" w:firstRow="1" w:lastRow="0" w:firstColumn="0" w:lastColumn="0" w:oddVBand="0" w:evenVBand="0" w:oddHBand="0" w:evenHBand="0" w:firstRowFirstColumn="0" w:firstRowLastColumn="0" w:lastRowFirstColumn="0" w:lastRowLastColumn="0"/>
              <w:rPr>
                <w:ins w:id="1562" w:author="Qiao, Guan Lun (RC-CN DI FA ST&amp;PM SUP IT&amp;EDGE)" w:date="2022-01-25T14:23:00Z"/>
                <w:rFonts w:ascii="Times New Roman" w:eastAsia="Microsoft YaHei UI" w:hAnsi="Times New Roman" w:cs="Times New Roman"/>
                <w:lang w:val="de-DE" w:eastAsia="zh-CN"/>
                <w:rPrChange w:id="1563" w:author="Qiao, Guan Lun (RC-CN DI FA ST&amp;PM SUP IT&amp;EDGE)" w:date="2022-02-08T09:30:00Z">
                  <w:rPr>
                    <w:ins w:id="1564" w:author="Qiao, Guan Lun (RC-CN DI FA ST&amp;PM SUP IT&amp;EDGE)" w:date="2022-01-25T14:23:00Z"/>
                    <w:rFonts w:ascii="ABBvoice CNSG" w:eastAsia="ABBvoice CNSG" w:hAnsi="ABBvoice CNSG"/>
                    <w:i/>
                    <w:iCs/>
                    <w:color w:val="FF0000"/>
                    <w:lang w:val="de-DE" w:eastAsia="zh-CN"/>
                  </w:rPr>
                </w:rPrChange>
              </w:rPr>
            </w:pPr>
            <w:ins w:id="1565" w:author="Qiao, Guan Lun (RC-CN DI FA ST&amp;PM SUP IT&amp;EDGE)" w:date="2022-02-08T09:33:00Z">
              <w:r>
                <w:rPr>
                  <w:rFonts w:ascii="Times New Roman" w:eastAsia="Microsoft YaHei UI" w:hAnsi="Times New Roman" w:cs="Times New Roman" w:hint="eastAsia"/>
                  <w:lang w:val="de-DE" w:eastAsia="zh-CN"/>
                </w:rPr>
                <w:t>数据字段</w:t>
              </w:r>
            </w:ins>
          </w:p>
        </w:tc>
        <w:tc>
          <w:tcPr>
            <w:tcW w:w="1022" w:type="pct"/>
            <w:hideMark/>
          </w:tcPr>
          <w:p w14:paraId="055B26CA" w14:textId="77777777" w:rsidR="002C0809" w:rsidRPr="00C06C30" w:rsidRDefault="002C0809">
            <w:pPr>
              <w:pStyle w:val="TableText"/>
              <w:keepLines w:val="0"/>
              <w:cnfStyle w:val="100000000000" w:firstRow="1" w:lastRow="0" w:firstColumn="0" w:lastColumn="0" w:oddVBand="0" w:evenVBand="0" w:oddHBand="0" w:evenHBand="0" w:firstRowFirstColumn="0" w:firstRowLastColumn="0" w:lastRowFirstColumn="0" w:lastRowLastColumn="0"/>
              <w:rPr>
                <w:ins w:id="1566" w:author="Qiao, Guan Lun (RC-CN DI FA ST&amp;PM SUP IT&amp;EDGE)" w:date="2022-01-25T14:23:00Z"/>
                <w:rFonts w:ascii="Times New Roman" w:eastAsia="Microsoft YaHei UI" w:hAnsi="Times New Roman" w:cs="Times New Roman"/>
                <w:lang w:val="de-DE" w:eastAsia="zh-CN"/>
                <w:rPrChange w:id="1567" w:author="Qiao, Guan Lun (RC-CN DI FA ST&amp;PM SUP IT&amp;EDGE)" w:date="2022-02-08T09:30:00Z">
                  <w:rPr>
                    <w:ins w:id="1568" w:author="Qiao, Guan Lun (RC-CN DI FA ST&amp;PM SUP IT&amp;EDGE)" w:date="2022-01-25T14:23:00Z"/>
                    <w:rFonts w:ascii="ABBvoice CNSG" w:eastAsia="ABBvoice CNSG" w:hAnsi="ABBvoice CNSG"/>
                    <w:i/>
                    <w:iCs/>
                    <w:color w:val="FF0000"/>
                    <w:lang w:val="de-DE" w:eastAsia="zh-CN"/>
                  </w:rPr>
                </w:rPrChange>
              </w:rPr>
            </w:pPr>
            <w:ins w:id="1569" w:author="Qiao, Guan Lun (RC-CN DI FA ST&amp;PM SUP IT&amp;EDGE)" w:date="2022-01-25T14:23:00Z">
              <w:r w:rsidRPr="00C06C30">
                <w:rPr>
                  <w:rFonts w:ascii="Times New Roman" w:eastAsia="Microsoft YaHei UI" w:hAnsi="Times New Roman" w:cs="Times New Roman" w:hint="eastAsia"/>
                  <w:lang w:val="de-DE" w:eastAsia="zh-CN"/>
                  <w:rPrChange w:id="1570" w:author="Qiao, Guan Lun (RC-CN DI FA ST&amp;PM SUP IT&amp;EDGE)" w:date="2022-02-08T09:30:00Z">
                    <w:rPr>
                      <w:rFonts w:ascii="ABBvoice CNSG" w:eastAsia="ABBvoice CNSG" w:hAnsi="ABBvoice CNSG" w:hint="eastAsia"/>
                      <w:i/>
                      <w:iCs/>
                      <w:color w:val="FF0000"/>
                      <w:lang w:val="de-DE" w:eastAsia="zh-CN"/>
                    </w:rPr>
                  </w:rPrChange>
                </w:rPr>
                <w:t>类型</w:t>
              </w:r>
            </w:ins>
          </w:p>
        </w:tc>
        <w:tc>
          <w:tcPr>
            <w:tcW w:w="862" w:type="pct"/>
            <w:hideMark/>
          </w:tcPr>
          <w:p w14:paraId="14EBD001" w14:textId="20E7566F" w:rsidR="002C0809" w:rsidRPr="00C06C30" w:rsidRDefault="003A6B10">
            <w:pPr>
              <w:pStyle w:val="TableText"/>
              <w:keepLines w:val="0"/>
              <w:cnfStyle w:val="100000000000" w:firstRow="1" w:lastRow="0" w:firstColumn="0" w:lastColumn="0" w:oddVBand="0" w:evenVBand="0" w:oddHBand="0" w:evenHBand="0" w:firstRowFirstColumn="0" w:firstRowLastColumn="0" w:lastRowFirstColumn="0" w:lastRowLastColumn="0"/>
              <w:rPr>
                <w:ins w:id="1571" w:author="Qiao, Guan Lun (RC-CN DI FA ST&amp;PM SUP IT&amp;EDGE)" w:date="2022-01-25T14:23:00Z"/>
                <w:rFonts w:ascii="Times New Roman" w:eastAsia="Microsoft YaHei UI" w:hAnsi="Times New Roman" w:cs="Times New Roman"/>
                <w:lang w:val="de-DE" w:eastAsia="zh-CN"/>
                <w:rPrChange w:id="1572" w:author="Qiao, Guan Lun (RC-CN DI FA ST&amp;PM SUP IT&amp;EDGE)" w:date="2022-02-08T09:30:00Z">
                  <w:rPr>
                    <w:ins w:id="1573" w:author="Qiao, Guan Lun (RC-CN DI FA ST&amp;PM SUP IT&amp;EDGE)" w:date="2022-01-25T14:23:00Z"/>
                    <w:rFonts w:ascii="ABBvoice CNSG" w:eastAsia="ABBvoice CNSG" w:hAnsi="ABBvoice CNSG"/>
                    <w:i/>
                    <w:iCs/>
                    <w:color w:val="FF0000"/>
                    <w:lang w:val="de-DE" w:eastAsia="zh-CN"/>
                  </w:rPr>
                </w:rPrChange>
              </w:rPr>
            </w:pPr>
            <w:ins w:id="1574" w:author="Qiao, Guan Lun (RC-CN DI FA ST&amp;PM SUP IT&amp;EDGE)" w:date="2022-02-08T09:33:00Z">
              <w:r>
                <w:rPr>
                  <w:rFonts w:ascii="Times New Roman" w:eastAsia="Microsoft YaHei UI" w:hAnsi="Times New Roman" w:cs="Times New Roman" w:hint="eastAsia"/>
                  <w:lang w:val="de-DE" w:eastAsia="zh-CN"/>
                </w:rPr>
                <w:t>数据表</w:t>
              </w:r>
            </w:ins>
          </w:p>
        </w:tc>
        <w:tc>
          <w:tcPr>
            <w:tcW w:w="1449" w:type="pct"/>
            <w:hideMark/>
          </w:tcPr>
          <w:p w14:paraId="359767D1" w14:textId="77777777" w:rsidR="002C0809" w:rsidRPr="00C06C30" w:rsidRDefault="002C0809">
            <w:pPr>
              <w:pStyle w:val="TableText"/>
              <w:keepLines w:val="0"/>
              <w:cnfStyle w:val="100000000000" w:firstRow="1" w:lastRow="0" w:firstColumn="0" w:lastColumn="0" w:oddVBand="0" w:evenVBand="0" w:oddHBand="0" w:evenHBand="0" w:firstRowFirstColumn="0" w:firstRowLastColumn="0" w:lastRowFirstColumn="0" w:lastRowLastColumn="0"/>
              <w:rPr>
                <w:ins w:id="1575" w:author="Qiao, Guan Lun (RC-CN DI FA ST&amp;PM SUP IT&amp;EDGE)" w:date="2022-01-25T14:23:00Z"/>
                <w:rFonts w:ascii="Times New Roman" w:eastAsia="Microsoft YaHei UI" w:hAnsi="Times New Roman" w:cs="Times New Roman"/>
                <w:lang w:val="de-DE" w:eastAsia="zh-CN"/>
                <w:rPrChange w:id="1576" w:author="Qiao, Guan Lun (RC-CN DI FA ST&amp;PM SUP IT&amp;EDGE)" w:date="2022-02-08T09:30:00Z">
                  <w:rPr>
                    <w:ins w:id="1577" w:author="Qiao, Guan Lun (RC-CN DI FA ST&amp;PM SUP IT&amp;EDGE)" w:date="2022-01-25T14:23:00Z"/>
                    <w:rFonts w:ascii="ABBvoice CNSG" w:eastAsia="ABBvoice CNSG" w:hAnsi="ABBvoice CNSG"/>
                    <w:i/>
                    <w:iCs/>
                    <w:color w:val="FF0000"/>
                    <w:lang w:val="de-DE" w:eastAsia="zh-CN"/>
                  </w:rPr>
                </w:rPrChange>
              </w:rPr>
            </w:pPr>
            <w:ins w:id="1578" w:author="Qiao, Guan Lun (RC-CN DI FA ST&amp;PM SUP IT&amp;EDGE)" w:date="2022-01-25T14:23:00Z">
              <w:r w:rsidRPr="00C06C30">
                <w:rPr>
                  <w:rFonts w:ascii="Times New Roman" w:eastAsia="Microsoft YaHei UI" w:hAnsi="Times New Roman" w:cs="Times New Roman" w:hint="eastAsia"/>
                  <w:lang w:val="de-DE" w:eastAsia="zh-CN"/>
                  <w:rPrChange w:id="1579" w:author="Qiao, Guan Lun (RC-CN DI FA ST&amp;PM SUP IT&amp;EDGE)" w:date="2022-02-08T09:30:00Z">
                    <w:rPr>
                      <w:rFonts w:ascii="ABBvoice CNSG" w:eastAsia="ABBvoice CNSG" w:hAnsi="ABBvoice CNSG" w:hint="eastAsia"/>
                      <w:i/>
                      <w:iCs/>
                      <w:color w:val="FF0000"/>
                      <w:lang w:val="de-DE" w:eastAsia="zh-CN"/>
                    </w:rPr>
                  </w:rPrChange>
                </w:rPr>
                <w:t>示例</w:t>
              </w:r>
            </w:ins>
          </w:p>
        </w:tc>
      </w:tr>
      <w:tr w:rsidR="00C73E7E" w:rsidRPr="00C06C30" w14:paraId="68DDF81E" w14:textId="77777777" w:rsidTr="00C73E7E">
        <w:tblPrEx>
          <w:tblW w:w="5000" w:type="pct"/>
          <w:tblPrExChange w:id="1580" w:author="Qiao, Guan Lun (RC-CN DI FA ST&amp;PM SUP IT&amp;EDGE)" w:date="2022-02-11T14:37:00Z">
            <w:tblPrEx>
              <w:tblW w:w="5000" w:type="pct"/>
            </w:tblPrEx>
          </w:tblPrExChange>
        </w:tblPrEx>
        <w:trPr>
          <w:ins w:id="1581" w:author="Qiao, Guan Lun (RC-CN DI FA ST&amp;PM SUP IT&amp;EDGE)" w:date="2022-01-25T14:23: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4" w:space="0" w:color="A9A9A9" w:themeColor="accent3"/>
              <w:right w:val="nil"/>
            </w:tcBorders>
            <w:tcPrChange w:id="1582" w:author="Qiao, Guan Lun (RC-CN DI FA ST&amp;PM SUP IT&amp;EDGE)" w:date="2022-02-11T14:37:00Z">
              <w:tcPr>
                <w:tcW w:w="592" w:type="pct"/>
                <w:tcBorders>
                  <w:top w:val="single" w:sz="4" w:space="0" w:color="A9A9A9" w:themeColor="accent3"/>
                  <w:left w:val="nil"/>
                  <w:bottom w:val="single" w:sz="4" w:space="0" w:color="A9A9A9" w:themeColor="accent3"/>
                  <w:right w:val="nil"/>
                </w:tcBorders>
              </w:tcPr>
            </w:tcPrChange>
          </w:tcPr>
          <w:p w14:paraId="3BD636A3" w14:textId="398B5C4B" w:rsidR="002C0809" w:rsidRPr="00C06C30" w:rsidRDefault="002C1096">
            <w:pPr>
              <w:pStyle w:val="TableText"/>
              <w:rPr>
                <w:ins w:id="1583" w:author="Qiao, Guan Lun (RC-CN DI FA ST&amp;PM SUP IT&amp;EDGE)" w:date="2022-01-25T14:23:00Z"/>
                <w:rFonts w:ascii="Times New Roman" w:eastAsia="Microsoft YaHei UI" w:hAnsi="Times New Roman" w:cs="Times New Roman"/>
                <w:lang w:val="de-DE"/>
                <w:rPrChange w:id="1584" w:author="Qiao, Guan Lun (RC-CN DI FA ST&amp;PM SUP IT&amp;EDGE)" w:date="2022-02-08T09:30:00Z">
                  <w:rPr>
                    <w:ins w:id="1585" w:author="Qiao, Guan Lun (RC-CN DI FA ST&amp;PM SUP IT&amp;EDGE)" w:date="2022-01-25T14:23:00Z"/>
                    <w:rFonts w:ascii="ABBvoice CNSG" w:eastAsia="ABBvoice CNSG" w:hAnsi="ABBvoice CNSG"/>
                    <w:i/>
                    <w:iCs/>
                    <w:color w:val="FF0000"/>
                    <w:lang w:val="de-DE"/>
                  </w:rPr>
                </w:rPrChange>
              </w:rPr>
            </w:pPr>
            <w:ins w:id="1586" w:author="Qiao, Guan Lun (RC-CN DI FA ST&amp;PM SUP IT&amp;EDGE)" w:date="2022-02-08T09:31:00Z">
              <w:r>
                <w:rPr>
                  <w:rFonts w:ascii="Times New Roman" w:eastAsia="Microsoft YaHei UI" w:hAnsi="Times New Roman" w:cs="Times New Roman"/>
                  <w:lang w:val="de-DE"/>
                </w:rPr>
                <w:t>1</w:t>
              </w:r>
            </w:ins>
          </w:p>
        </w:tc>
        <w:tc>
          <w:tcPr>
            <w:tcW w:w="0" w:type="pct"/>
            <w:tcBorders>
              <w:top w:val="single" w:sz="4" w:space="0" w:color="A9A9A9" w:themeColor="accent3"/>
              <w:left w:val="nil"/>
              <w:bottom w:val="single" w:sz="4" w:space="0" w:color="A9A9A9" w:themeColor="accent3"/>
              <w:right w:val="nil"/>
            </w:tcBorders>
            <w:tcPrChange w:id="1587" w:author="Qiao, Guan Lun (RC-CN DI FA ST&amp;PM SUP IT&amp;EDGE)" w:date="2022-02-11T14:37:00Z">
              <w:tcPr>
                <w:tcW w:w="1076" w:type="pct"/>
                <w:tcBorders>
                  <w:top w:val="single" w:sz="4" w:space="0" w:color="A9A9A9" w:themeColor="accent3"/>
                  <w:left w:val="nil"/>
                  <w:bottom w:val="single" w:sz="4" w:space="0" w:color="A9A9A9" w:themeColor="accent3"/>
                  <w:right w:val="nil"/>
                </w:tcBorders>
              </w:tcPr>
            </w:tcPrChange>
          </w:tcPr>
          <w:p w14:paraId="23FACF54" w14:textId="6EEDBEBB" w:rsidR="002C0809" w:rsidRPr="00C06C30" w:rsidRDefault="009C00E9">
            <w:pPr>
              <w:pStyle w:val="TableText"/>
              <w:cnfStyle w:val="000000000000" w:firstRow="0" w:lastRow="0" w:firstColumn="0" w:lastColumn="0" w:oddVBand="0" w:evenVBand="0" w:oddHBand="0" w:evenHBand="0" w:firstRowFirstColumn="0" w:firstRowLastColumn="0" w:lastRowFirstColumn="0" w:lastRowLastColumn="0"/>
              <w:rPr>
                <w:ins w:id="1588" w:author="Qiao, Guan Lun (RC-CN DI FA ST&amp;PM SUP IT&amp;EDGE)" w:date="2022-01-25T14:23:00Z"/>
                <w:rFonts w:ascii="Times New Roman" w:eastAsia="Microsoft YaHei UI" w:hAnsi="Times New Roman" w:cs="Times New Roman"/>
                <w:lang w:val="de-DE"/>
                <w:rPrChange w:id="1589" w:author="Qiao, Guan Lun (RC-CN DI FA ST&amp;PM SUP IT&amp;EDGE)" w:date="2022-02-08T09:30:00Z">
                  <w:rPr>
                    <w:ins w:id="1590" w:author="Qiao, Guan Lun (RC-CN DI FA ST&amp;PM SUP IT&amp;EDGE)" w:date="2022-01-25T14:23:00Z"/>
                    <w:rFonts w:ascii="ABBvoice CNSG" w:eastAsia="ABBvoice CNSG" w:hAnsi="ABBvoice CNSG"/>
                    <w:i/>
                    <w:iCs/>
                    <w:color w:val="FF0000"/>
                    <w:lang w:val="de-DE"/>
                  </w:rPr>
                </w:rPrChange>
              </w:rPr>
            </w:pPr>
            <w:ins w:id="1591" w:author="Qiao, Guan Lun (RC-CN DI FA ST&amp;PM SUP IT&amp;EDGE)" w:date="2022-02-08T09:34:00Z">
              <w:r>
                <w:rPr>
                  <w:rFonts w:ascii="Times New Roman" w:eastAsia="Microsoft YaHei UI" w:hAnsi="Times New Roman" w:cs="Times New Roman"/>
                  <w:lang w:val="de-DE"/>
                </w:rPr>
                <w:t>User</w:t>
              </w:r>
            </w:ins>
            <w:ins w:id="1592" w:author="Qiao, Guan Lun (RC-CN DI FA ST&amp;PM SUP IT&amp;EDGE)" w:date="2022-02-08T09:33:00Z">
              <w:r w:rsidR="003A6B10">
                <w:rPr>
                  <w:rFonts w:ascii="Times New Roman" w:eastAsia="Microsoft YaHei UI" w:hAnsi="Times New Roman" w:cs="Times New Roman"/>
                  <w:lang w:val="de-DE"/>
                </w:rPr>
                <w:t xml:space="preserve"> Name</w:t>
              </w:r>
            </w:ins>
          </w:p>
        </w:tc>
        <w:tc>
          <w:tcPr>
            <w:tcW w:w="0" w:type="pct"/>
            <w:tcBorders>
              <w:top w:val="single" w:sz="4" w:space="0" w:color="A9A9A9" w:themeColor="accent3"/>
              <w:left w:val="nil"/>
              <w:bottom w:val="single" w:sz="4" w:space="0" w:color="A9A9A9" w:themeColor="accent3"/>
              <w:right w:val="nil"/>
            </w:tcBorders>
            <w:tcPrChange w:id="1593" w:author="Qiao, Guan Lun (RC-CN DI FA ST&amp;PM SUP IT&amp;EDGE)" w:date="2022-02-11T14:37:00Z">
              <w:tcPr>
                <w:tcW w:w="1022" w:type="pct"/>
                <w:tcBorders>
                  <w:top w:val="single" w:sz="4" w:space="0" w:color="A9A9A9" w:themeColor="accent3"/>
                  <w:left w:val="nil"/>
                  <w:bottom w:val="single" w:sz="4" w:space="0" w:color="A9A9A9" w:themeColor="accent3"/>
                  <w:right w:val="nil"/>
                </w:tcBorders>
              </w:tcPr>
            </w:tcPrChange>
          </w:tcPr>
          <w:p w14:paraId="67F08143" w14:textId="58957422" w:rsidR="002C0809" w:rsidRPr="00C06C30" w:rsidRDefault="009C5EEF">
            <w:pPr>
              <w:pStyle w:val="TableText"/>
              <w:cnfStyle w:val="000000000000" w:firstRow="0" w:lastRow="0" w:firstColumn="0" w:lastColumn="0" w:oddVBand="0" w:evenVBand="0" w:oddHBand="0" w:evenHBand="0" w:firstRowFirstColumn="0" w:firstRowLastColumn="0" w:lastRowFirstColumn="0" w:lastRowLastColumn="0"/>
              <w:rPr>
                <w:ins w:id="1594" w:author="Qiao, Guan Lun (RC-CN DI FA ST&amp;PM SUP IT&amp;EDGE)" w:date="2022-01-25T14:23:00Z"/>
                <w:rFonts w:ascii="Times New Roman" w:eastAsia="Microsoft YaHei UI" w:hAnsi="Times New Roman" w:cs="Times New Roman"/>
                <w:lang w:val="de-DE"/>
                <w:rPrChange w:id="1595" w:author="Qiao, Guan Lun (RC-CN DI FA ST&amp;PM SUP IT&amp;EDGE)" w:date="2022-02-08T09:30:00Z">
                  <w:rPr>
                    <w:ins w:id="1596" w:author="Qiao, Guan Lun (RC-CN DI FA ST&amp;PM SUP IT&amp;EDGE)" w:date="2022-01-25T14:23:00Z"/>
                    <w:rFonts w:ascii="ABBvoice CNSG" w:eastAsia="ABBvoice CNSG" w:hAnsi="ABBvoice CNSG"/>
                    <w:i/>
                    <w:iCs/>
                    <w:color w:val="FF0000"/>
                    <w:lang w:val="de-DE"/>
                  </w:rPr>
                </w:rPrChange>
              </w:rPr>
            </w:pPr>
            <w:ins w:id="1597" w:author="Qiao, Guan Lun (RC-CN DI FA ST&amp;PM SUP IT&amp;EDGE)" w:date="2022-02-08T09:34:00Z">
              <w:r>
                <w:rPr>
                  <w:rFonts w:ascii="Times New Roman" w:eastAsia="Microsoft YaHei UI" w:hAnsi="Times New Roman" w:cs="Times New Roman"/>
                  <w:lang w:val="de-DE"/>
                </w:rPr>
                <w:t>St</w:t>
              </w:r>
            </w:ins>
            <w:ins w:id="1598" w:author="Qiao, Guan Lun (RC-CN DI FA ST&amp;PM SUP IT&amp;EDGE)" w:date="2022-02-08T09:35:00Z">
              <w:r>
                <w:rPr>
                  <w:rFonts w:ascii="Times New Roman" w:eastAsia="Microsoft YaHei UI" w:hAnsi="Times New Roman" w:cs="Times New Roman"/>
                  <w:lang w:val="de-DE"/>
                </w:rPr>
                <w:t>ring</w:t>
              </w:r>
            </w:ins>
          </w:p>
        </w:tc>
        <w:tc>
          <w:tcPr>
            <w:tcW w:w="862" w:type="pct"/>
            <w:tcBorders>
              <w:top w:val="single" w:sz="4" w:space="0" w:color="A9A9A9" w:themeColor="accent3"/>
              <w:left w:val="nil"/>
              <w:bottom w:val="single" w:sz="4" w:space="0" w:color="A9A9A9" w:themeColor="accent3"/>
              <w:right w:val="nil"/>
            </w:tcBorders>
            <w:tcPrChange w:id="1599" w:author="Qiao, Guan Lun (RC-CN DI FA ST&amp;PM SUP IT&amp;EDGE)" w:date="2022-02-11T14:37:00Z">
              <w:tcPr>
                <w:tcW w:w="1571" w:type="pct"/>
                <w:gridSpan w:val="2"/>
                <w:tcBorders>
                  <w:top w:val="single" w:sz="4" w:space="0" w:color="A9A9A9" w:themeColor="accent3"/>
                  <w:left w:val="nil"/>
                  <w:bottom w:val="single" w:sz="4" w:space="0" w:color="A9A9A9" w:themeColor="accent3"/>
                  <w:right w:val="nil"/>
                </w:tcBorders>
              </w:tcPr>
            </w:tcPrChange>
          </w:tcPr>
          <w:p w14:paraId="109BC694" w14:textId="530DA8DA" w:rsidR="002C0809" w:rsidRPr="00C06C30" w:rsidRDefault="00004D97">
            <w:pPr>
              <w:pStyle w:val="TableText"/>
              <w:cnfStyle w:val="000000000000" w:firstRow="0" w:lastRow="0" w:firstColumn="0" w:lastColumn="0" w:oddVBand="0" w:evenVBand="0" w:oddHBand="0" w:evenHBand="0" w:firstRowFirstColumn="0" w:firstRowLastColumn="0" w:lastRowFirstColumn="0" w:lastRowLastColumn="0"/>
              <w:rPr>
                <w:ins w:id="1600" w:author="Qiao, Guan Lun (RC-CN DI FA ST&amp;PM SUP IT&amp;EDGE)" w:date="2022-01-25T14:23:00Z"/>
                <w:rFonts w:ascii="Times New Roman" w:eastAsia="Microsoft YaHei UI" w:hAnsi="Times New Roman" w:cs="Times New Roman"/>
                <w:lang w:val="de-DE"/>
                <w:rPrChange w:id="1601" w:author="Qiao, Guan Lun (RC-CN DI FA ST&amp;PM SUP IT&amp;EDGE)" w:date="2022-02-08T09:30:00Z">
                  <w:rPr>
                    <w:ins w:id="1602" w:author="Qiao, Guan Lun (RC-CN DI FA ST&amp;PM SUP IT&amp;EDGE)" w:date="2022-01-25T14:23:00Z"/>
                    <w:rFonts w:ascii="ABBvoice CNSG" w:eastAsia="ABBvoice CNSG" w:hAnsi="ABBvoice CNSG"/>
                    <w:i/>
                    <w:iCs/>
                    <w:color w:val="FF0000"/>
                    <w:lang w:val="de-DE"/>
                  </w:rPr>
                </w:rPrChange>
              </w:rPr>
            </w:pPr>
            <w:ins w:id="1603" w:author="Qiao, Guan Lun (RC-CN DI FA ST&amp;PM SUP IT&amp;EDGE)" w:date="2022-02-08T09:35:00Z">
              <w:r>
                <w:rPr>
                  <w:rFonts w:ascii="Times New Roman" w:eastAsia="Microsoft YaHei UI" w:hAnsi="Times New Roman" w:cs="Times New Roman"/>
                  <w:lang w:val="de-DE"/>
                </w:rPr>
                <w:t>User Sheet</w:t>
              </w:r>
            </w:ins>
          </w:p>
        </w:tc>
        <w:tc>
          <w:tcPr>
            <w:tcW w:w="1449" w:type="pct"/>
            <w:tcBorders>
              <w:top w:val="single" w:sz="4" w:space="0" w:color="A9A9A9" w:themeColor="accent3"/>
              <w:left w:val="nil"/>
              <w:bottom w:val="single" w:sz="4" w:space="0" w:color="A9A9A9" w:themeColor="accent3"/>
              <w:right w:val="nil"/>
            </w:tcBorders>
            <w:tcPrChange w:id="1604" w:author="Qiao, Guan Lun (RC-CN DI FA ST&amp;PM SUP IT&amp;EDGE)" w:date="2022-02-11T14:37:00Z">
              <w:tcPr>
                <w:tcW w:w="739" w:type="pct"/>
                <w:tcBorders>
                  <w:top w:val="single" w:sz="4" w:space="0" w:color="A9A9A9" w:themeColor="accent3"/>
                  <w:left w:val="nil"/>
                  <w:bottom w:val="single" w:sz="4" w:space="0" w:color="A9A9A9" w:themeColor="accent3"/>
                  <w:right w:val="nil"/>
                </w:tcBorders>
              </w:tcPr>
            </w:tcPrChange>
          </w:tcPr>
          <w:p w14:paraId="431DCA12" w14:textId="215372F6" w:rsidR="002C0809" w:rsidRPr="00C06C30" w:rsidRDefault="00712071">
            <w:pPr>
              <w:pStyle w:val="TableText"/>
              <w:cnfStyle w:val="000000000000" w:firstRow="0" w:lastRow="0" w:firstColumn="0" w:lastColumn="0" w:oddVBand="0" w:evenVBand="0" w:oddHBand="0" w:evenHBand="0" w:firstRowFirstColumn="0" w:firstRowLastColumn="0" w:lastRowFirstColumn="0" w:lastRowLastColumn="0"/>
              <w:rPr>
                <w:ins w:id="1605" w:author="Qiao, Guan Lun (RC-CN DI FA ST&amp;PM SUP IT&amp;EDGE)" w:date="2022-01-25T14:23:00Z"/>
                <w:rFonts w:ascii="Times New Roman" w:eastAsia="Microsoft YaHei UI" w:hAnsi="Times New Roman" w:cs="Times New Roman"/>
                <w:lang w:val="de-DE"/>
                <w:rPrChange w:id="1606" w:author="Qiao, Guan Lun (RC-CN DI FA ST&amp;PM SUP IT&amp;EDGE)" w:date="2022-02-08T09:30:00Z">
                  <w:rPr>
                    <w:ins w:id="1607" w:author="Qiao, Guan Lun (RC-CN DI FA ST&amp;PM SUP IT&amp;EDGE)" w:date="2022-01-25T14:23:00Z"/>
                    <w:rFonts w:ascii="ABBvoice CNSG" w:eastAsia="ABBvoice CNSG" w:hAnsi="ABBvoice CNSG"/>
                    <w:i/>
                    <w:iCs/>
                    <w:color w:val="FF0000"/>
                    <w:lang w:val="de-DE"/>
                  </w:rPr>
                </w:rPrChange>
              </w:rPr>
            </w:pPr>
            <w:ins w:id="1608" w:author="Qiao, Guan Lun (RC-CN DI FA ST&amp;PM SUP IT&amp;EDGE)" w:date="2022-02-08T09:35:00Z">
              <w:r>
                <w:rPr>
                  <w:rFonts w:ascii="Times New Roman" w:eastAsia="Microsoft YaHei UI" w:hAnsi="Times New Roman" w:cs="Times New Roman"/>
                  <w:lang w:val="de-DE"/>
                </w:rPr>
                <w:t>Joe</w:t>
              </w:r>
            </w:ins>
          </w:p>
        </w:tc>
      </w:tr>
      <w:tr w:rsidR="00C73E7E" w:rsidRPr="00C06C30" w14:paraId="601F93BE" w14:textId="77777777" w:rsidTr="00C73E7E">
        <w:tblPrEx>
          <w:tblW w:w="5000" w:type="pct"/>
          <w:tblPrExChange w:id="1609" w:author="Qiao, Guan Lun (RC-CN DI FA ST&amp;PM SUP IT&amp;EDGE)" w:date="2022-02-11T14:37:00Z">
            <w:tblPrEx>
              <w:tblW w:w="5000" w:type="pct"/>
            </w:tblPrEx>
          </w:tblPrExChange>
        </w:tblPrEx>
        <w:trPr>
          <w:ins w:id="1610" w:author="Qiao, Guan Lun (RC-CN DI FA ST&amp;PM SUP IT&amp;EDGE)" w:date="2022-01-25T14:23: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4" w:space="0" w:color="A9A9A9" w:themeColor="accent3"/>
              <w:right w:val="nil"/>
            </w:tcBorders>
            <w:tcPrChange w:id="1611" w:author="Qiao, Guan Lun (RC-CN DI FA ST&amp;PM SUP IT&amp;EDGE)" w:date="2022-02-11T14:37:00Z">
              <w:tcPr>
                <w:tcW w:w="592" w:type="pct"/>
                <w:tcBorders>
                  <w:top w:val="single" w:sz="4" w:space="0" w:color="A9A9A9" w:themeColor="accent3"/>
                  <w:left w:val="nil"/>
                  <w:bottom w:val="single" w:sz="4" w:space="0" w:color="A9A9A9" w:themeColor="accent3"/>
                  <w:right w:val="nil"/>
                </w:tcBorders>
              </w:tcPr>
            </w:tcPrChange>
          </w:tcPr>
          <w:p w14:paraId="2684801A" w14:textId="61DB39F4" w:rsidR="002C0809" w:rsidRPr="00C06C30" w:rsidRDefault="002C1096">
            <w:pPr>
              <w:pStyle w:val="TableText"/>
              <w:rPr>
                <w:ins w:id="1612" w:author="Qiao, Guan Lun (RC-CN DI FA ST&amp;PM SUP IT&amp;EDGE)" w:date="2022-01-25T14:23:00Z"/>
                <w:rFonts w:ascii="Times New Roman" w:eastAsia="Microsoft YaHei UI" w:hAnsi="Times New Roman" w:cs="Times New Roman"/>
                <w:lang w:val="de-DE"/>
                <w:rPrChange w:id="1613" w:author="Qiao, Guan Lun (RC-CN DI FA ST&amp;PM SUP IT&amp;EDGE)" w:date="2022-02-08T09:30:00Z">
                  <w:rPr>
                    <w:ins w:id="1614" w:author="Qiao, Guan Lun (RC-CN DI FA ST&amp;PM SUP IT&amp;EDGE)" w:date="2022-01-25T14:23:00Z"/>
                    <w:rFonts w:ascii="ABBvoice CNSG" w:eastAsia="ABBvoice CNSG" w:hAnsi="ABBvoice CNSG"/>
                    <w:i/>
                    <w:iCs/>
                    <w:color w:val="FF0000"/>
                    <w:lang w:val="de-DE"/>
                  </w:rPr>
                </w:rPrChange>
              </w:rPr>
            </w:pPr>
            <w:ins w:id="1615" w:author="Qiao, Guan Lun (RC-CN DI FA ST&amp;PM SUP IT&amp;EDGE)" w:date="2022-02-08T09:31:00Z">
              <w:r>
                <w:rPr>
                  <w:rFonts w:ascii="Times New Roman" w:eastAsia="Microsoft YaHei UI" w:hAnsi="Times New Roman" w:cs="Times New Roman"/>
                  <w:lang w:val="de-DE"/>
                </w:rPr>
                <w:t>2</w:t>
              </w:r>
            </w:ins>
          </w:p>
        </w:tc>
        <w:tc>
          <w:tcPr>
            <w:tcW w:w="0" w:type="pct"/>
            <w:tcBorders>
              <w:top w:val="single" w:sz="4" w:space="0" w:color="A9A9A9" w:themeColor="accent3"/>
              <w:left w:val="nil"/>
              <w:bottom w:val="single" w:sz="4" w:space="0" w:color="A9A9A9" w:themeColor="accent3"/>
              <w:right w:val="nil"/>
            </w:tcBorders>
            <w:tcPrChange w:id="1616" w:author="Qiao, Guan Lun (RC-CN DI FA ST&amp;PM SUP IT&amp;EDGE)" w:date="2022-02-11T14:37:00Z">
              <w:tcPr>
                <w:tcW w:w="1076" w:type="pct"/>
                <w:tcBorders>
                  <w:top w:val="single" w:sz="4" w:space="0" w:color="A9A9A9" w:themeColor="accent3"/>
                  <w:left w:val="nil"/>
                  <w:bottom w:val="single" w:sz="4" w:space="0" w:color="A9A9A9" w:themeColor="accent3"/>
                  <w:right w:val="nil"/>
                </w:tcBorders>
              </w:tcPr>
            </w:tcPrChange>
          </w:tcPr>
          <w:p w14:paraId="443319D2" w14:textId="326ECAD8" w:rsidR="002C0809" w:rsidRPr="00C06C30" w:rsidRDefault="003A6B10">
            <w:pPr>
              <w:pStyle w:val="TableText"/>
              <w:cnfStyle w:val="000000000000" w:firstRow="0" w:lastRow="0" w:firstColumn="0" w:lastColumn="0" w:oddVBand="0" w:evenVBand="0" w:oddHBand="0" w:evenHBand="0" w:firstRowFirstColumn="0" w:firstRowLastColumn="0" w:lastRowFirstColumn="0" w:lastRowLastColumn="0"/>
              <w:rPr>
                <w:ins w:id="1617" w:author="Qiao, Guan Lun (RC-CN DI FA ST&amp;PM SUP IT&amp;EDGE)" w:date="2022-01-25T14:23:00Z"/>
                <w:rFonts w:ascii="Times New Roman" w:eastAsia="Microsoft YaHei UI" w:hAnsi="Times New Roman" w:cs="Times New Roman"/>
                <w:lang w:val="de-DE"/>
                <w:rPrChange w:id="1618" w:author="Qiao, Guan Lun (RC-CN DI FA ST&amp;PM SUP IT&amp;EDGE)" w:date="2022-02-08T09:30:00Z">
                  <w:rPr>
                    <w:ins w:id="1619" w:author="Qiao, Guan Lun (RC-CN DI FA ST&amp;PM SUP IT&amp;EDGE)" w:date="2022-01-25T14:23:00Z"/>
                    <w:rFonts w:ascii="ABBvoice CNSG" w:eastAsia="ABBvoice CNSG" w:hAnsi="ABBvoice CNSG"/>
                    <w:i/>
                    <w:iCs/>
                    <w:color w:val="FF0000"/>
                    <w:lang w:val="de-DE"/>
                  </w:rPr>
                </w:rPrChange>
              </w:rPr>
            </w:pPr>
            <w:ins w:id="1620" w:author="Qiao, Guan Lun (RC-CN DI FA ST&amp;PM SUP IT&amp;EDGE)" w:date="2022-02-08T09:33:00Z">
              <w:r>
                <w:rPr>
                  <w:rFonts w:ascii="Times New Roman" w:eastAsia="Microsoft YaHei UI" w:hAnsi="Times New Roman" w:cs="Times New Roman"/>
                  <w:lang w:val="de-DE"/>
                </w:rPr>
                <w:t>Password</w:t>
              </w:r>
            </w:ins>
          </w:p>
        </w:tc>
        <w:tc>
          <w:tcPr>
            <w:tcW w:w="0" w:type="pct"/>
            <w:tcBorders>
              <w:top w:val="single" w:sz="4" w:space="0" w:color="A9A9A9" w:themeColor="accent3"/>
              <w:left w:val="nil"/>
              <w:bottom w:val="single" w:sz="4" w:space="0" w:color="A9A9A9" w:themeColor="accent3"/>
              <w:right w:val="nil"/>
            </w:tcBorders>
            <w:tcPrChange w:id="1621" w:author="Qiao, Guan Lun (RC-CN DI FA ST&amp;PM SUP IT&amp;EDGE)" w:date="2022-02-11T14:37:00Z">
              <w:tcPr>
                <w:tcW w:w="1022" w:type="pct"/>
                <w:tcBorders>
                  <w:top w:val="single" w:sz="4" w:space="0" w:color="A9A9A9" w:themeColor="accent3"/>
                  <w:left w:val="nil"/>
                  <w:bottom w:val="single" w:sz="4" w:space="0" w:color="A9A9A9" w:themeColor="accent3"/>
                  <w:right w:val="nil"/>
                </w:tcBorders>
              </w:tcPr>
            </w:tcPrChange>
          </w:tcPr>
          <w:p w14:paraId="777265DA" w14:textId="0F811981" w:rsidR="002C0809" w:rsidRPr="00C06C30" w:rsidRDefault="009C5EEF">
            <w:pPr>
              <w:pStyle w:val="TableText"/>
              <w:cnfStyle w:val="000000000000" w:firstRow="0" w:lastRow="0" w:firstColumn="0" w:lastColumn="0" w:oddVBand="0" w:evenVBand="0" w:oddHBand="0" w:evenHBand="0" w:firstRowFirstColumn="0" w:firstRowLastColumn="0" w:lastRowFirstColumn="0" w:lastRowLastColumn="0"/>
              <w:rPr>
                <w:ins w:id="1622" w:author="Qiao, Guan Lun (RC-CN DI FA ST&amp;PM SUP IT&amp;EDGE)" w:date="2022-01-25T14:23:00Z"/>
                <w:rFonts w:ascii="Times New Roman" w:eastAsia="Microsoft YaHei UI" w:hAnsi="Times New Roman" w:cs="Times New Roman"/>
                <w:lang w:val="de-DE"/>
                <w:rPrChange w:id="1623" w:author="Qiao, Guan Lun (RC-CN DI FA ST&amp;PM SUP IT&amp;EDGE)" w:date="2022-02-08T09:30:00Z">
                  <w:rPr>
                    <w:ins w:id="1624" w:author="Qiao, Guan Lun (RC-CN DI FA ST&amp;PM SUP IT&amp;EDGE)" w:date="2022-01-25T14:23:00Z"/>
                    <w:rFonts w:ascii="ABBvoice CNSG" w:eastAsia="ABBvoice CNSG" w:hAnsi="ABBvoice CNSG"/>
                    <w:i/>
                    <w:iCs/>
                    <w:color w:val="FF0000"/>
                    <w:lang w:val="de-DE"/>
                  </w:rPr>
                </w:rPrChange>
              </w:rPr>
            </w:pPr>
            <w:ins w:id="1625" w:author="Qiao, Guan Lun (RC-CN DI FA ST&amp;PM SUP IT&amp;EDGE)" w:date="2022-02-08T09:35:00Z">
              <w:r>
                <w:rPr>
                  <w:rFonts w:ascii="Times New Roman" w:eastAsia="Microsoft YaHei UI" w:hAnsi="Times New Roman" w:cs="Times New Roman"/>
                  <w:lang w:val="de-DE"/>
                </w:rPr>
                <w:t>String</w:t>
              </w:r>
            </w:ins>
          </w:p>
        </w:tc>
        <w:tc>
          <w:tcPr>
            <w:tcW w:w="862" w:type="pct"/>
            <w:tcBorders>
              <w:top w:val="single" w:sz="4" w:space="0" w:color="A9A9A9" w:themeColor="accent3"/>
              <w:left w:val="nil"/>
              <w:bottom w:val="single" w:sz="4" w:space="0" w:color="A9A9A9" w:themeColor="accent3"/>
              <w:right w:val="nil"/>
            </w:tcBorders>
            <w:tcPrChange w:id="1626" w:author="Qiao, Guan Lun (RC-CN DI FA ST&amp;PM SUP IT&amp;EDGE)" w:date="2022-02-11T14:37:00Z">
              <w:tcPr>
                <w:tcW w:w="1571" w:type="pct"/>
                <w:gridSpan w:val="2"/>
                <w:tcBorders>
                  <w:top w:val="single" w:sz="4" w:space="0" w:color="A9A9A9" w:themeColor="accent3"/>
                  <w:left w:val="nil"/>
                  <w:bottom w:val="single" w:sz="4" w:space="0" w:color="A9A9A9" w:themeColor="accent3"/>
                  <w:right w:val="nil"/>
                </w:tcBorders>
              </w:tcPr>
            </w:tcPrChange>
          </w:tcPr>
          <w:p w14:paraId="7ABA50DB" w14:textId="7489B468" w:rsidR="002C0809" w:rsidRPr="00C06C30" w:rsidRDefault="00004D97">
            <w:pPr>
              <w:pStyle w:val="TableText"/>
              <w:cnfStyle w:val="000000000000" w:firstRow="0" w:lastRow="0" w:firstColumn="0" w:lastColumn="0" w:oddVBand="0" w:evenVBand="0" w:oddHBand="0" w:evenHBand="0" w:firstRowFirstColumn="0" w:firstRowLastColumn="0" w:lastRowFirstColumn="0" w:lastRowLastColumn="0"/>
              <w:rPr>
                <w:ins w:id="1627" w:author="Qiao, Guan Lun (RC-CN DI FA ST&amp;PM SUP IT&amp;EDGE)" w:date="2022-01-25T14:23:00Z"/>
                <w:rFonts w:ascii="Times New Roman" w:eastAsia="Microsoft YaHei UI" w:hAnsi="Times New Roman" w:cs="Times New Roman"/>
                <w:lang w:val="de-DE"/>
                <w:rPrChange w:id="1628" w:author="Qiao, Guan Lun (RC-CN DI FA ST&amp;PM SUP IT&amp;EDGE)" w:date="2022-02-08T09:30:00Z">
                  <w:rPr>
                    <w:ins w:id="1629" w:author="Qiao, Guan Lun (RC-CN DI FA ST&amp;PM SUP IT&amp;EDGE)" w:date="2022-01-25T14:23:00Z"/>
                    <w:rFonts w:ascii="ABBvoice CNSG" w:eastAsia="ABBvoice CNSG" w:hAnsi="ABBvoice CNSG"/>
                    <w:i/>
                    <w:iCs/>
                    <w:color w:val="FF0000"/>
                    <w:lang w:val="de-DE"/>
                  </w:rPr>
                </w:rPrChange>
              </w:rPr>
            </w:pPr>
            <w:ins w:id="1630" w:author="Qiao, Guan Lun (RC-CN DI FA ST&amp;PM SUP IT&amp;EDGE)" w:date="2022-02-08T09:35:00Z">
              <w:r>
                <w:rPr>
                  <w:rFonts w:ascii="Times New Roman" w:eastAsia="Microsoft YaHei UI" w:hAnsi="Times New Roman" w:cs="Times New Roman"/>
                  <w:lang w:val="de-DE"/>
                </w:rPr>
                <w:t>User Sheet</w:t>
              </w:r>
            </w:ins>
          </w:p>
        </w:tc>
        <w:tc>
          <w:tcPr>
            <w:tcW w:w="1449" w:type="pct"/>
            <w:tcBorders>
              <w:top w:val="single" w:sz="4" w:space="0" w:color="A9A9A9" w:themeColor="accent3"/>
              <w:left w:val="nil"/>
              <w:bottom w:val="single" w:sz="4" w:space="0" w:color="A9A9A9" w:themeColor="accent3"/>
              <w:right w:val="nil"/>
            </w:tcBorders>
            <w:tcPrChange w:id="1631" w:author="Qiao, Guan Lun (RC-CN DI FA ST&amp;PM SUP IT&amp;EDGE)" w:date="2022-02-11T14:37:00Z">
              <w:tcPr>
                <w:tcW w:w="739" w:type="pct"/>
                <w:tcBorders>
                  <w:top w:val="single" w:sz="4" w:space="0" w:color="A9A9A9" w:themeColor="accent3"/>
                  <w:left w:val="nil"/>
                  <w:bottom w:val="single" w:sz="4" w:space="0" w:color="A9A9A9" w:themeColor="accent3"/>
                  <w:right w:val="nil"/>
                </w:tcBorders>
              </w:tcPr>
            </w:tcPrChange>
          </w:tcPr>
          <w:p w14:paraId="58BCDAB7" w14:textId="552D9AD9" w:rsidR="002C0809" w:rsidRPr="00C06C30" w:rsidRDefault="00712071">
            <w:pPr>
              <w:pStyle w:val="TableText"/>
              <w:cnfStyle w:val="000000000000" w:firstRow="0" w:lastRow="0" w:firstColumn="0" w:lastColumn="0" w:oddVBand="0" w:evenVBand="0" w:oddHBand="0" w:evenHBand="0" w:firstRowFirstColumn="0" w:firstRowLastColumn="0" w:lastRowFirstColumn="0" w:lastRowLastColumn="0"/>
              <w:rPr>
                <w:ins w:id="1632" w:author="Qiao, Guan Lun (RC-CN DI FA ST&amp;PM SUP IT&amp;EDGE)" w:date="2022-01-25T14:23:00Z"/>
                <w:rFonts w:ascii="Times New Roman" w:eastAsia="Microsoft YaHei UI" w:hAnsi="Times New Roman" w:cs="Times New Roman"/>
                <w:lang w:val="de-DE"/>
                <w:rPrChange w:id="1633" w:author="Qiao, Guan Lun (RC-CN DI FA ST&amp;PM SUP IT&amp;EDGE)" w:date="2022-02-08T09:30:00Z">
                  <w:rPr>
                    <w:ins w:id="1634" w:author="Qiao, Guan Lun (RC-CN DI FA ST&amp;PM SUP IT&amp;EDGE)" w:date="2022-01-25T14:23:00Z"/>
                    <w:rFonts w:ascii="ABBvoice CNSG" w:eastAsia="ABBvoice CNSG" w:hAnsi="ABBvoice CNSG"/>
                    <w:i/>
                    <w:iCs/>
                    <w:color w:val="FF0000"/>
                    <w:lang w:val="de-DE"/>
                  </w:rPr>
                </w:rPrChange>
              </w:rPr>
            </w:pPr>
            <w:ins w:id="1635" w:author="Qiao, Guan Lun (RC-CN DI FA ST&amp;PM SUP IT&amp;EDGE)" w:date="2022-02-08T09:35:00Z">
              <w:r>
                <w:rPr>
                  <w:rFonts w:ascii="Times New Roman" w:eastAsia="Microsoft YaHei UI" w:hAnsi="Times New Roman" w:cs="Times New Roman"/>
                  <w:lang w:val="de-DE"/>
                </w:rPr>
                <w:t>Test123</w:t>
              </w:r>
            </w:ins>
          </w:p>
        </w:tc>
      </w:tr>
      <w:tr w:rsidR="00C73E7E" w:rsidRPr="00C06C30" w14:paraId="42E0BA7F" w14:textId="77777777" w:rsidTr="00C73E7E">
        <w:tblPrEx>
          <w:tblW w:w="5000" w:type="pct"/>
          <w:tblPrExChange w:id="1636" w:author="Qiao, Guan Lun (RC-CN DI FA ST&amp;PM SUP IT&amp;EDGE)" w:date="2022-02-11T14:37:00Z">
            <w:tblPrEx>
              <w:tblW w:w="5000" w:type="pct"/>
            </w:tblPrEx>
          </w:tblPrExChange>
        </w:tblPrEx>
        <w:trPr>
          <w:ins w:id="1637" w:author="Qiao, Guan Lun (RC-CN DI FA ST&amp;PM SUP IT&amp;EDGE)" w:date="2022-01-25T14:23: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8" w:space="0" w:color="auto"/>
              <w:right w:val="nil"/>
            </w:tcBorders>
            <w:tcPrChange w:id="1638" w:author="Qiao, Guan Lun (RC-CN DI FA ST&amp;PM SUP IT&amp;EDGE)" w:date="2022-02-11T14:37:00Z">
              <w:tcPr>
                <w:tcW w:w="592" w:type="pct"/>
                <w:tcBorders>
                  <w:top w:val="single" w:sz="4" w:space="0" w:color="A9A9A9" w:themeColor="accent3"/>
                  <w:left w:val="nil"/>
                  <w:bottom w:val="single" w:sz="8" w:space="0" w:color="auto"/>
                  <w:right w:val="nil"/>
                </w:tcBorders>
              </w:tcPr>
            </w:tcPrChange>
          </w:tcPr>
          <w:p w14:paraId="0E0F93FE" w14:textId="7B2570BF" w:rsidR="002C0809" w:rsidRPr="00C06C30" w:rsidRDefault="002C1096">
            <w:pPr>
              <w:pStyle w:val="TableText"/>
              <w:rPr>
                <w:ins w:id="1639" w:author="Qiao, Guan Lun (RC-CN DI FA ST&amp;PM SUP IT&amp;EDGE)" w:date="2022-01-25T14:23:00Z"/>
                <w:rFonts w:ascii="Times New Roman" w:eastAsia="Microsoft YaHei UI" w:hAnsi="Times New Roman" w:cs="Times New Roman"/>
                <w:lang w:val="de-DE"/>
                <w:rPrChange w:id="1640" w:author="Qiao, Guan Lun (RC-CN DI FA ST&amp;PM SUP IT&amp;EDGE)" w:date="2022-02-08T09:30:00Z">
                  <w:rPr>
                    <w:ins w:id="1641" w:author="Qiao, Guan Lun (RC-CN DI FA ST&amp;PM SUP IT&amp;EDGE)" w:date="2022-01-25T14:23:00Z"/>
                    <w:rFonts w:ascii="ABBvoice CNSG" w:eastAsia="ABBvoice CNSG" w:hAnsi="ABBvoice CNSG"/>
                    <w:i/>
                    <w:iCs/>
                    <w:color w:val="FF0000"/>
                    <w:lang w:val="de-DE"/>
                  </w:rPr>
                </w:rPrChange>
              </w:rPr>
            </w:pPr>
            <w:ins w:id="1642" w:author="Qiao, Guan Lun (RC-CN DI FA ST&amp;PM SUP IT&amp;EDGE)" w:date="2022-02-08T09:32:00Z">
              <w:r>
                <w:rPr>
                  <w:rFonts w:ascii="Times New Roman" w:eastAsia="Microsoft YaHei UI" w:hAnsi="Times New Roman" w:cs="Times New Roman"/>
                  <w:lang w:val="de-DE"/>
                </w:rPr>
                <w:t>3</w:t>
              </w:r>
            </w:ins>
          </w:p>
        </w:tc>
        <w:tc>
          <w:tcPr>
            <w:tcW w:w="0" w:type="pct"/>
            <w:tcBorders>
              <w:top w:val="single" w:sz="4" w:space="0" w:color="A9A9A9" w:themeColor="accent3"/>
              <w:left w:val="nil"/>
              <w:bottom w:val="single" w:sz="8" w:space="0" w:color="auto"/>
              <w:right w:val="nil"/>
            </w:tcBorders>
            <w:tcPrChange w:id="1643" w:author="Qiao, Guan Lun (RC-CN DI FA ST&amp;PM SUP IT&amp;EDGE)" w:date="2022-02-11T14:37:00Z">
              <w:tcPr>
                <w:tcW w:w="1076" w:type="pct"/>
                <w:tcBorders>
                  <w:top w:val="single" w:sz="4" w:space="0" w:color="A9A9A9" w:themeColor="accent3"/>
                  <w:left w:val="nil"/>
                  <w:bottom w:val="single" w:sz="8" w:space="0" w:color="auto"/>
                  <w:right w:val="nil"/>
                </w:tcBorders>
              </w:tcPr>
            </w:tcPrChange>
          </w:tcPr>
          <w:p w14:paraId="06AD2A27" w14:textId="3BAF1BA0" w:rsidR="002C0809" w:rsidRPr="00C06C30" w:rsidRDefault="009C5EEF">
            <w:pPr>
              <w:pStyle w:val="TableText"/>
              <w:cnfStyle w:val="000000000000" w:firstRow="0" w:lastRow="0" w:firstColumn="0" w:lastColumn="0" w:oddVBand="0" w:evenVBand="0" w:oddHBand="0" w:evenHBand="0" w:firstRowFirstColumn="0" w:firstRowLastColumn="0" w:lastRowFirstColumn="0" w:lastRowLastColumn="0"/>
              <w:rPr>
                <w:ins w:id="1644" w:author="Qiao, Guan Lun (RC-CN DI FA ST&amp;PM SUP IT&amp;EDGE)" w:date="2022-01-25T14:23:00Z"/>
                <w:rFonts w:ascii="Times New Roman" w:eastAsia="Microsoft YaHei UI" w:hAnsi="Times New Roman" w:cs="Times New Roman"/>
                <w:lang w:val="de-DE"/>
                <w:rPrChange w:id="1645" w:author="Qiao, Guan Lun (RC-CN DI FA ST&amp;PM SUP IT&amp;EDGE)" w:date="2022-02-08T09:30:00Z">
                  <w:rPr>
                    <w:ins w:id="1646" w:author="Qiao, Guan Lun (RC-CN DI FA ST&amp;PM SUP IT&amp;EDGE)" w:date="2022-01-25T14:23:00Z"/>
                    <w:rFonts w:ascii="ABBvoice CNSG" w:eastAsia="ABBvoice CNSG" w:hAnsi="ABBvoice CNSG"/>
                    <w:i/>
                    <w:iCs/>
                    <w:color w:val="FF0000"/>
                    <w:lang w:val="de-DE"/>
                  </w:rPr>
                </w:rPrChange>
              </w:rPr>
            </w:pPr>
            <w:ins w:id="1647" w:author="Qiao, Guan Lun (RC-CN DI FA ST&amp;PM SUP IT&amp;EDGE)" w:date="2022-02-08T09:34:00Z">
              <w:r>
                <w:rPr>
                  <w:rFonts w:ascii="Times New Roman" w:eastAsia="Microsoft YaHei UI" w:hAnsi="Times New Roman" w:cs="Times New Roman"/>
                  <w:lang w:val="de-DE"/>
                </w:rPr>
                <w:t>Authority</w:t>
              </w:r>
            </w:ins>
          </w:p>
        </w:tc>
        <w:tc>
          <w:tcPr>
            <w:tcW w:w="0" w:type="pct"/>
            <w:tcBorders>
              <w:top w:val="single" w:sz="4" w:space="0" w:color="A9A9A9" w:themeColor="accent3"/>
              <w:left w:val="nil"/>
              <w:bottom w:val="single" w:sz="8" w:space="0" w:color="auto"/>
              <w:right w:val="nil"/>
            </w:tcBorders>
            <w:tcPrChange w:id="1648" w:author="Qiao, Guan Lun (RC-CN DI FA ST&amp;PM SUP IT&amp;EDGE)" w:date="2022-02-11T14:37:00Z">
              <w:tcPr>
                <w:tcW w:w="1022" w:type="pct"/>
                <w:tcBorders>
                  <w:top w:val="single" w:sz="4" w:space="0" w:color="A9A9A9" w:themeColor="accent3"/>
                  <w:left w:val="nil"/>
                  <w:bottom w:val="single" w:sz="8" w:space="0" w:color="auto"/>
                  <w:right w:val="nil"/>
                </w:tcBorders>
              </w:tcPr>
            </w:tcPrChange>
          </w:tcPr>
          <w:p w14:paraId="3C36DA75" w14:textId="4C10C3DB" w:rsidR="002C0809" w:rsidRPr="00C06C30" w:rsidRDefault="00004D97">
            <w:pPr>
              <w:pStyle w:val="TableText"/>
              <w:cnfStyle w:val="000000000000" w:firstRow="0" w:lastRow="0" w:firstColumn="0" w:lastColumn="0" w:oddVBand="0" w:evenVBand="0" w:oddHBand="0" w:evenHBand="0" w:firstRowFirstColumn="0" w:firstRowLastColumn="0" w:lastRowFirstColumn="0" w:lastRowLastColumn="0"/>
              <w:rPr>
                <w:ins w:id="1649" w:author="Qiao, Guan Lun (RC-CN DI FA ST&amp;PM SUP IT&amp;EDGE)" w:date="2022-01-25T14:23:00Z"/>
                <w:rFonts w:ascii="Times New Roman" w:eastAsia="Microsoft YaHei UI" w:hAnsi="Times New Roman" w:cs="Times New Roman"/>
                <w:lang w:val="de-DE"/>
                <w:rPrChange w:id="1650" w:author="Qiao, Guan Lun (RC-CN DI FA ST&amp;PM SUP IT&amp;EDGE)" w:date="2022-02-08T09:30:00Z">
                  <w:rPr>
                    <w:ins w:id="1651" w:author="Qiao, Guan Lun (RC-CN DI FA ST&amp;PM SUP IT&amp;EDGE)" w:date="2022-01-25T14:23:00Z"/>
                    <w:rFonts w:ascii="ABBvoice CNSG" w:eastAsia="ABBvoice CNSG" w:hAnsi="ABBvoice CNSG"/>
                    <w:i/>
                    <w:iCs/>
                    <w:color w:val="FF0000"/>
                    <w:lang w:val="de-DE"/>
                  </w:rPr>
                </w:rPrChange>
              </w:rPr>
            </w:pPr>
            <w:ins w:id="1652" w:author="Qiao, Guan Lun (RC-CN DI FA ST&amp;PM SUP IT&amp;EDGE)" w:date="2022-02-08T09:35:00Z">
              <w:r>
                <w:rPr>
                  <w:rFonts w:ascii="Times New Roman" w:eastAsia="Microsoft YaHei UI" w:hAnsi="Times New Roman" w:cs="Times New Roman"/>
                  <w:lang w:val="de-DE"/>
                </w:rPr>
                <w:t>String</w:t>
              </w:r>
            </w:ins>
          </w:p>
        </w:tc>
        <w:tc>
          <w:tcPr>
            <w:tcW w:w="862" w:type="pct"/>
            <w:tcBorders>
              <w:top w:val="single" w:sz="4" w:space="0" w:color="A9A9A9" w:themeColor="accent3"/>
              <w:left w:val="nil"/>
              <w:bottom w:val="single" w:sz="8" w:space="0" w:color="auto"/>
              <w:right w:val="nil"/>
            </w:tcBorders>
            <w:tcPrChange w:id="1653" w:author="Qiao, Guan Lun (RC-CN DI FA ST&amp;PM SUP IT&amp;EDGE)" w:date="2022-02-11T14:37:00Z">
              <w:tcPr>
                <w:tcW w:w="1571" w:type="pct"/>
                <w:gridSpan w:val="2"/>
                <w:tcBorders>
                  <w:top w:val="single" w:sz="4" w:space="0" w:color="A9A9A9" w:themeColor="accent3"/>
                  <w:left w:val="nil"/>
                  <w:bottom w:val="single" w:sz="8" w:space="0" w:color="auto"/>
                  <w:right w:val="nil"/>
                </w:tcBorders>
              </w:tcPr>
            </w:tcPrChange>
          </w:tcPr>
          <w:p w14:paraId="1F678E80" w14:textId="0DEF5DAD" w:rsidR="002C0809" w:rsidRPr="00C06C30" w:rsidRDefault="00004D97">
            <w:pPr>
              <w:pStyle w:val="TableText"/>
              <w:cnfStyle w:val="000000000000" w:firstRow="0" w:lastRow="0" w:firstColumn="0" w:lastColumn="0" w:oddVBand="0" w:evenVBand="0" w:oddHBand="0" w:evenHBand="0" w:firstRowFirstColumn="0" w:firstRowLastColumn="0" w:lastRowFirstColumn="0" w:lastRowLastColumn="0"/>
              <w:rPr>
                <w:ins w:id="1654" w:author="Qiao, Guan Lun (RC-CN DI FA ST&amp;PM SUP IT&amp;EDGE)" w:date="2022-01-25T14:23:00Z"/>
                <w:rFonts w:ascii="Times New Roman" w:eastAsia="Microsoft YaHei UI" w:hAnsi="Times New Roman" w:cs="Times New Roman"/>
                <w:lang w:val="de-DE"/>
                <w:rPrChange w:id="1655" w:author="Qiao, Guan Lun (RC-CN DI FA ST&amp;PM SUP IT&amp;EDGE)" w:date="2022-02-08T09:30:00Z">
                  <w:rPr>
                    <w:ins w:id="1656" w:author="Qiao, Guan Lun (RC-CN DI FA ST&amp;PM SUP IT&amp;EDGE)" w:date="2022-01-25T14:23:00Z"/>
                    <w:rFonts w:ascii="ABBvoice CNSG" w:eastAsia="ABBvoice CNSG" w:hAnsi="ABBvoice CNSG"/>
                    <w:i/>
                    <w:iCs/>
                    <w:color w:val="FF0000"/>
                    <w:lang w:val="de-DE"/>
                  </w:rPr>
                </w:rPrChange>
              </w:rPr>
            </w:pPr>
            <w:ins w:id="1657" w:author="Qiao, Guan Lun (RC-CN DI FA ST&amp;PM SUP IT&amp;EDGE)" w:date="2022-02-08T09:35:00Z">
              <w:r>
                <w:rPr>
                  <w:rFonts w:ascii="Times New Roman" w:eastAsia="Microsoft YaHei UI" w:hAnsi="Times New Roman" w:cs="Times New Roman"/>
                  <w:lang w:val="de-DE"/>
                </w:rPr>
                <w:t>User Sheet</w:t>
              </w:r>
            </w:ins>
          </w:p>
        </w:tc>
        <w:tc>
          <w:tcPr>
            <w:tcW w:w="1449" w:type="pct"/>
            <w:tcBorders>
              <w:top w:val="single" w:sz="4" w:space="0" w:color="A9A9A9" w:themeColor="accent3"/>
              <w:left w:val="nil"/>
              <w:bottom w:val="single" w:sz="8" w:space="0" w:color="auto"/>
              <w:right w:val="nil"/>
            </w:tcBorders>
            <w:tcPrChange w:id="1658" w:author="Qiao, Guan Lun (RC-CN DI FA ST&amp;PM SUP IT&amp;EDGE)" w:date="2022-02-11T14:37:00Z">
              <w:tcPr>
                <w:tcW w:w="739" w:type="pct"/>
                <w:tcBorders>
                  <w:top w:val="single" w:sz="4" w:space="0" w:color="A9A9A9" w:themeColor="accent3"/>
                  <w:left w:val="nil"/>
                  <w:bottom w:val="single" w:sz="8" w:space="0" w:color="auto"/>
                  <w:right w:val="nil"/>
                </w:tcBorders>
              </w:tcPr>
            </w:tcPrChange>
          </w:tcPr>
          <w:p w14:paraId="1A01D271" w14:textId="77777777" w:rsidR="002C0809" w:rsidRDefault="00712071">
            <w:pPr>
              <w:pStyle w:val="TableText"/>
              <w:cnfStyle w:val="000000000000" w:firstRow="0" w:lastRow="0" w:firstColumn="0" w:lastColumn="0" w:oddVBand="0" w:evenVBand="0" w:oddHBand="0" w:evenHBand="0" w:firstRowFirstColumn="0" w:firstRowLastColumn="0" w:lastRowFirstColumn="0" w:lastRowLastColumn="0"/>
              <w:rPr>
                <w:ins w:id="1659" w:author="Qiao, Guan Lun (RC-CN DI FA ST&amp;PM SUP IT&amp;EDGE)" w:date="2022-02-08T09:36:00Z"/>
                <w:rFonts w:ascii="Times New Roman" w:eastAsia="Microsoft YaHei UI" w:hAnsi="Times New Roman" w:cs="Times New Roman"/>
                <w:lang w:val="de-DE" w:eastAsia="zh-CN"/>
              </w:rPr>
            </w:pPr>
            <w:ins w:id="1660" w:author="Qiao, Guan Lun (RC-CN DI FA ST&amp;PM SUP IT&amp;EDGE)" w:date="2022-02-08T09:36:00Z">
              <w:r>
                <w:rPr>
                  <w:rFonts w:ascii="Times New Roman" w:eastAsia="Microsoft YaHei UI" w:hAnsi="Times New Roman" w:cs="Times New Roman" w:hint="eastAsia"/>
                  <w:lang w:val="de-DE" w:eastAsia="zh-CN"/>
                </w:rPr>
                <w:t>有且仅有</w:t>
              </w:r>
              <w:r>
                <w:rPr>
                  <w:rFonts w:ascii="Times New Roman" w:eastAsia="Microsoft YaHei UI" w:hAnsi="Times New Roman" w:cs="Times New Roman" w:hint="eastAsia"/>
                  <w:lang w:val="de-DE" w:eastAsia="zh-CN"/>
                </w:rPr>
                <w:t>3</w:t>
              </w:r>
              <w:r>
                <w:rPr>
                  <w:rFonts w:ascii="Times New Roman" w:eastAsia="Microsoft YaHei UI" w:hAnsi="Times New Roman" w:cs="Times New Roman" w:hint="eastAsia"/>
                  <w:lang w:val="de-DE" w:eastAsia="zh-CN"/>
                </w:rPr>
                <w:t>类</w:t>
              </w:r>
            </w:ins>
          </w:p>
          <w:p w14:paraId="1DB9FDC3" w14:textId="77777777" w:rsidR="00712071" w:rsidRDefault="0078042E">
            <w:pPr>
              <w:pStyle w:val="TableText"/>
              <w:cnfStyle w:val="000000000000" w:firstRow="0" w:lastRow="0" w:firstColumn="0" w:lastColumn="0" w:oddVBand="0" w:evenVBand="0" w:oddHBand="0" w:evenHBand="0" w:firstRowFirstColumn="0" w:firstRowLastColumn="0" w:lastRowFirstColumn="0" w:lastRowLastColumn="0"/>
              <w:rPr>
                <w:ins w:id="1661" w:author="Qiao, Guan Lun (RC-CN DI FA ST&amp;PM SUP IT&amp;EDGE)" w:date="2022-02-08T09:36:00Z"/>
                <w:rFonts w:ascii="Times New Roman" w:eastAsia="Microsoft YaHei UI" w:hAnsi="Times New Roman" w:cs="Times New Roman"/>
                <w:lang w:val="de-DE" w:eastAsia="zh-CN"/>
              </w:rPr>
            </w:pPr>
            <w:ins w:id="1662" w:author="Qiao, Guan Lun (RC-CN DI FA ST&amp;PM SUP IT&amp;EDGE)" w:date="2022-02-08T09:36:00Z">
              <w:r>
                <w:rPr>
                  <w:rFonts w:ascii="Times New Roman" w:eastAsia="Microsoft YaHei UI" w:hAnsi="Times New Roman" w:cs="Times New Roman"/>
                  <w:lang w:val="de-DE" w:eastAsia="zh-CN"/>
                </w:rPr>
                <w:t>A</w:t>
              </w:r>
              <w:r>
                <w:rPr>
                  <w:rFonts w:ascii="Times New Roman" w:eastAsia="Microsoft YaHei UI" w:hAnsi="Times New Roman" w:cs="Times New Roman" w:hint="eastAsia"/>
                  <w:lang w:val="de-DE" w:eastAsia="zh-CN"/>
                </w:rPr>
                <w:t>dministrator</w:t>
              </w:r>
            </w:ins>
          </w:p>
          <w:p w14:paraId="589832AA" w14:textId="77777777" w:rsidR="0078042E" w:rsidRDefault="0078042E">
            <w:pPr>
              <w:pStyle w:val="TableText"/>
              <w:cnfStyle w:val="000000000000" w:firstRow="0" w:lastRow="0" w:firstColumn="0" w:lastColumn="0" w:oddVBand="0" w:evenVBand="0" w:oddHBand="0" w:evenHBand="0" w:firstRowFirstColumn="0" w:firstRowLastColumn="0" w:lastRowFirstColumn="0" w:lastRowLastColumn="0"/>
              <w:rPr>
                <w:ins w:id="1663" w:author="Qiao, Guan Lun (RC-CN DI FA ST&amp;PM SUP IT&amp;EDGE)" w:date="2022-02-08T09:36:00Z"/>
                <w:rFonts w:ascii="Times New Roman" w:eastAsia="Microsoft YaHei UI" w:hAnsi="Times New Roman" w:cs="Times New Roman"/>
                <w:lang w:val="de-DE" w:eastAsia="zh-CN"/>
              </w:rPr>
            </w:pPr>
            <w:ins w:id="1664" w:author="Qiao, Guan Lun (RC-CN DI FA ST&amp;PM SUP IT&amp;EDGE)" w:date="2022-02-08T09:36:00Z">
              <w:r>
                <w:rPr>
                  <w:rFonts w:ascii="Times New Roman" w:eastAsia="Microsoft YaHei UI" w:hAnsi="Times New Roman" w:cs="Times New Roman"/>
                  <w:lang w:val="de-DE" w:eastAsia="zh-CN"/>
                </w:rPr>
                <w:t>M</w:t>
              </w:r>
              <w:r>
                <w:rPr>
                  <w:rFonts w:ascii="Times New Roman" w:eastAsia="Microsoft YaHei UI" w:hAnsi="Times New Roman" w:cs="Times New Roman" w:hint="eastAsia"/>
                  <w:lang w:val="de-DE" w:eastAsia="zh-CN"/>
                </w:rPr>
                <w:t>anager</w:t>
              </w:r>
            </w:ins>
          </w:p>
          <w:p w14:paraId="62D28FBA" w14:textId="72BCC272" w:rsidR="0078042E" w:rsidRPr="00C06C30" w:rsidRDefault="0078042E">
            <w:pPr>
              <w:pStyle w:val="TableText"/>
              <w:cnfStyle w:val="000000000000" w:firstRow="0" w:lastRow="0" w:firstColumn="0" w:lastColumn="0" w:oddVBand="0" w:evenVBand="0" w:oddHBand="0" w:evenHBand="0" w:firstRowFirstColumn="0" w:firstRowLastColumn="0" w:lastRowFirstColumn="0" w:lastRowLastColumn="0"/>
              <w:rPr>
                <w:ins w:id="1665" w:author="Qiao, Guan Lun (RC-CN DI FA ST&amp;PM SUP IT&amp;EDGE)" w:date="2022-01-25T14:23:00Z"/>
                <w:rFonts w:ascii="Times New Roman" w:eastAsia="Microsoft YaHei UI" w:hAnsi="Times New Roman" w:cs="Times New Roman"/>
                <w:lang w:val="de-DE" w:eastAsia="zh-CN"/>
                <w:rPrChange w:id="1666" w:author="Qiao, Guan Lun (RC-CN DI FA ST&amp;PM SUP IT&amp;EDGE)" w:date="2022-02-08T09:30:00Z">
                  <w:rPr>
                    <w:ins w:id="1667" w:author="Qiao, Guan Lun (RC-CN DI FA ST&amp;PM SUP IT&amp;EDGE)" w:date="2022-01-25T14:23:00Z"/>
                    <w:rFonts w:ascii="ABBvoice CNSG" w:eastAsia="ABBvoice CNSG" w:hAnsi="ABBvoice CNSG"/>
                    <w:i/>
                    <w:iCs/>
                    <w:color w:val="FF0000"/>
                    <w:lang w:val="de-DE"/>
                  </w:rPr>
                </w:rPrChange>
              </w:rPr>
            </w:pPr>
            <w:ins w:id="1668" w:author="Qiao, Guan Lun (RC-CN DI FA ST&amp;PM SUP IT&amp;EDGE)" w:date="2022-02-08T09:36:00Z">
              <w:r>
                <w:rPr>
                  <w:rFonts w:ascii="Times New Roman" w:eastAsia="Microsoft YaHei UI" w:hAnsi="Times New Roman" w:cs="Times New Roman"/>
                  <w:lang w:val="de-DE" w:eastAsia="zh-CN"/>
                </w:rPr>
                <w:t>Operator</w:t>
              </w:r>
            </w:ins>
          </w:p>
        </w:tc>
      </w:tr>
    </w:tbl>
    <w:p w14:paraId="425F7181" w14:textId="3D48FEFD" w:rsidR="002C0809" w:rsidRDefault="002C0809" w:rsidP="002C0809">
      <w:pPr>
        <w:pStyle w:val="ListParagraph"/>
        <w:numPr>
          <w:ilvl w:val="0"/>
          <w:numId w:val="39"/>
        </w:numPr>
        <w:spacing w:after="130"/>
        <w:jc w:val="both"/>
        <w:rPr>
          <w:ins w:id="1669" w:author="Qiao, Guan Lun (RC-CN DI FA ST&amp;PM SUP IT&amp;EDGE)" w:date="2022-02-08T09:32:00Z"/>
          <w:rFonts w:ascii="Times New Roman" w:eastAsia="Microsoft YaHei UI" w:hAnsi="Times New Roman" w:cs="Times New Roman"/>
          <w:lang w:eastAsia="zh-CN"/>
        </w:rPr>
      </w:pPr>
      <w:ins w:id="1670" w:author="Qiao, Guan Lun (RC-CN DI FA ST&amp;PM SUP IT&amp;EDGE)" w:date="2022-01-25T14:23:00Z">
        <w:r w:rsidRPr="00C06C30">
          <w:rPr>
            <w:rFonts w:ascii="Times New Roman" w:eastAsia="Microsoft YaHei UI" w:hAnsi="Times New Roman" w:cs="Times New Roman" w:hint="eastAsia"/>
            <w:lang w:eastAsia="zh-CN"/>
            <w:rPrChange w:id="1671" w:author="Qiao, Guan Lun (RC-CN DI FA ST&amp;PM SUP IT&amp;EDGE)" w:date="2022-02-08T09:30:00Z">
              <w:rPr>
                <w:rFonts w:ascii="ABBvoice CNSG" w:eastAsia="ABBvoice CNSG" w:hAnsi="ABBvoice CNSG" w:hint="eastAsia"/>
                <w:i/>
                <w:iCs/>
                <w:color w:val="FF000F" w:themeColor="background2"/>
                <w:lang w:eastAsia="zh-CN"/>
              </w:rPr>
            </w:rPrChange>
          </w:rPr>
          <w:t>输出项</w:t>
        </w:r>
      </w:ins>
    </w:p>
    <w:p w14:paraId="53607BD5" w14:textId="029DFF65" w:rsidR="0039384F" w:rsidRDefault="0039384F" w:rsidP="00174500">
      <w:pPr>
        <w:pStyle w:val="ListParagraph"/>
        <w:numPr>
          <w:ilvl w:val="0"/>
          <w:numId w:val="74"/>
        </w:numPr>
        <w:spacing w:after="130"/>
        <w:jc w:val="both"/>
        <w:rPr>
          <w:ins w:id="1672" w:author="Qiao, Guan Lun (RC-CN DI FA ST&amp;PM SUP IT&amp;EDGE)" w:date="2022-02-08T09:39:00Z"/>
          <w:rFonts w:ascii="Times New Roman" w:eastAsia="Microsoft YaHei UI" w:hAnsi="Times New Roman" w:cs="Times New Roman"/>
          <w:lang w:eastAsia="zh-CN"/>
        </w:rPr>
      </w:pPr>
      <w:ins w:id="1673" w:author="Qiao, Guan Lun (RC-CN DI FA ST&amp;PM SUP IT&amp;EDGE)" w:date="2022-02-08T09:39:00Z">
        <w:r>
          <w:rPr>
            <w:rFonts w:ascii="Times New Roman" w:eastAsia="Microsoft YaHei UI" w:hAnsi="Times New Roman" w:cs="Times New Roman" w:hint="eastAsia"/>
            <w:lang w:eastAsia="zh-CN"/>
          </w:rPr>
          <w:t>登陆信息填写是否有空项</w:t>
        </w:r>
      </w:ins>
    </w:p>
    <w:p w14:paraId="346B03E8" w14:textId="7B179949" w:rsidR="00174500" w:rsidRDefault="00174500" w:rsidP="00174500">
      <w:pPr>
        <w:pStyle w:val="ListParagraph"/>
        <w:numPr>
          <w:ilvl w:val="0"/>
          <w:numId w:val="74"/>
        </w:numPr>
        <w:spacing w:after="130"/>
        <w:jc w:val="both"/>
        <w:rPr>
          <w:ins w:id="1674" w:author="Qiao, Guan Lun (RC-CN DI FA ST&amp;PM SUP IT&amp;EDGE)" w:date="2022-02-08T09:32:00Z"/>
          <w:rFonts w:ascii="Times New Roman" w:eastAsia="Microsoft YaHei UI" w:hAnsi="Times New Roman" w:cs="Times New Roman"/>
          <w:lang w:eastAsia="zh-CN"/>
        </w:rPr>
      </w:pPr>
      <w:ins w:id="1675" w:author="Qiao, Guan Lun (RC-CN DI FA ST&amp;PM SUP IT&amp;EDGE)" w:date="2022-02-08T09:32:00Z">
        <w:r>
          <w:rPr>
            <w:rFonts w:ascii="Times New Roman" w:eastAsia="Microsoft YaHei UI" w:hAnsi="Times New Roman" w:cs="Times New Roman" w:hint="eastAsia"/>
            <w:lang w:eastAsia="zh-CN"/>
          </w:rPr>
          <w:t>是否允许</w:t>
        </w:r>
      </w:ins>
      <w:ins w:id="1676" w:author="Qiao, Guan Lun (RC-CN DI FA ST&amp;PM SUP IT&amp;EDGE)" w:date="2022-02-08T09:36:00Z">
        <w:r w:rsidR="004C20C4">
          <w:rPr>
            <w:rFonts w:ascii="Times New Roman" w:eastAsia="Microsoft YaHei UI" w:hAnsi="Times New Roman" w:cs="Times New Roman" w:hint="eastAsia"/>
            <w:lang w:eastAsia="zh-CN"/>
          </w:rPr>
          <w:t>用户</w:t>
        </w:r>
      </w:ins>
      <w:ins w:id="1677" w:author="Qiao, Guan Lun (RC-CN DI FA ST&amp;PM SUP IT&amp;EDGE)" w:date="2022-02-08T09:32:00Z">
        <w:r>
          <w:rPr>
            <w:rFonts w:ascii="Times New Roman" w:eastAsia="Microsoft YaHei UI" w:hAnsi="Times New Roman" w:cs="Times New Roman" w:hint="eastAsia"/>
            <w:lang w:eastAsia="zh-CN"/>
          </w:rPr>
          <w:t>登陆</w:t>
        </w:r>
      </w:ins>
      <w:ins w:id="1678" w:author="Qiao, Guan Lun (RC-CN DI FA ST&amp;PM SUP IT&amp;EDGE)" w:date="2022-02-08T09:36:00Z">
        <w:r w:rsidR="004C20C4">
          <w:rPr>
            <w:rFonts w:ascii="Times New Roman" w:eastAsia="Microsoft YaHei UI" w:hAnsi="Times New Roman" w:cs="Times New Roman" w:hint="eastAsia"/>
            <w:lang w:eastAsia="zh-CN"/>
          </w:rPr>
          <w:t>进入</w:t>
        </w:r>
        <w:r w:rsidR="004C20C4">
          <w:rPr>
            <w:rFonts w:ascii="Times New Roman" w:eastAsia="Microsoft YaHei UI" w:hAnsi="Times New Roman" w:cs="Times New Roman" w:hint="eastAsia"/>
            <w:lang w:eastAsia="zh-CN"/>
          </w:rPr>
          <w:t>A</w:t>
        </w:r>
        <w:r w:rsidR="004C20C4">
          <w:rPr>
            <w:rFonts w:ascii="Times New Roman" w:eastAsia="Microsoft YaHei UI" w:hAnsi="Times New Roman" w:cs="Times New Roman"/>
            <w:lang w:eastAsia="zh-CN"/>
          </w:rPr>
          <w:t>PP</w:t>
        </w:r>
      </w:ins>
    </w:p>
    <w:p w14:paraId="63203FAE" w14:textId="000D792F" w:rsidR="00174500" w:rsidRPr="00C06C30" w:rsidRDefault="004C20C4">
      <w:pPr>
        <w:pStyle w:val="ListParagraph"/>
        <w:numPr>
          <w:ilvl w:val="0"/>
          <w:numId w:val="74"/>
        </w:numPr>
        <w:spacing w:after="130"/>
        <w:jc w:val="both"/>
        <w:rPr>
          <w:ins w:id="1679" w:author="Qiao, Guan Lun (RC-CN DI FA ST&amp;PM SUP IT&amp;EDGE)" w:date="2022-01-25T14:23:00Z"/>
          <w:rFonts w:ascii="Times New Roman" w:eastAsia="Microsoft YaHei UI" w:hAnsi="Times New Roman" w:cs="Times New Roman"/>
          <w:lang w:eastAsia="zh-CN"/>
          <w:rPrChange w:id="1680" w:author="Qiao, Guan Lun (RC-CN DI FA ST&amp;PM SUP IT&amp;EDGE)" w:date="2022-02-08T09:30:00Z">
            <w:rPr>
              <w:ins w:id="1681" w:author="Qiao, Guan Lun (RC-CN DI FA ST&amp;PM SUP IT&amp;EDGE)" w:date="2022-01-25T14:23:00Z"/>
              <w:rFonts w:ascii="ABBvoice CNSG" w:eastAsia="ABBvoice CNSG" w:hAnsi="ABBvoice CNSG"/>
              <w:i/>
              <w:iCs/>
              <w:color w:val="FF000F" w:themeColor="background2"/>
              <w:lang w:eastAsia="zh-CN"/>
            </w:rPr>
          </w:rPrChange>
        </w:rPr>
        <w:pPrChange w:id="1682" w:author="Qiao, Guan Lun (RC-CN DI FA ST&amp;PM SUP IT&amp;EDGE)" w:date="2022-02-08T09:32:00Z">
          <w:pPr>
            <w:pStyle w:val="ListParagraph"/>
            <w:numPr>
              <w:numId w:val="39"/>
            </w:numPr>
            <w:spacing w:after="130"/>
            <w:ind w:left="360" w:hanging="360"/>
            <w:jc w:val="both"/>
          </w:pPr>
        </w:pPrChange>
      </w:pPr>
      <w:ins w:id="1683" w:author="Qiao, Guan Lun (RC-CN DI FA ST&amp;PM SUP IT&amp;EDGE)" w:date="2022-02-08T09:37:00Z">
        <w:r>
          <w:rPr>
            <w:rFonts w:ascii="Times New Roman" w:eastAsia="Microsoft YaHei UI" w:hAnsi="Times New Roman" w:cs="Times New Roman" w:hint="eastAsia"/>
            <w:lang w:eastAsia="zh-CN"/>
          </w:rPr>
          <w:t>判断</w:t>
        </w:r>
      </w:ins>
      <w:ins w:id="1684" w:author="Qiao, Guan Lun (RC-CN DI FA ST&amp;PM SUP IT&amp;EDGE)" w:date="2022-02-08T09:32:00Z">
        <w:r w:rsidR="00174500">
          <w:rPr>
            <w:rFonts w:ascii="Times New Roman" w:eastAsia="Microsoft YaHei UI" w:hAnsi="Times New Roman" w:cs="Times New Roman" w:hint="eastAsia"/>
            <w:lang w:eastAsia="zh-CN"/>
          </w:rPr>
          <w:t>用户登陆</w:t>
        </w:r>
      </w:ins>
      <w:ins w:id="1685" w:author="Qiao, Guan Lun (RC-CN DI FA ST&amp;PM SUP IT&amp;EDGE)" w:date="2022-02-08T09:37:00Z">
        <w:r>
          <w:rPr>
            <w:rFonts w:ascii="Times New Roman" w:eastAsia="Microsoft YaHei UI" w:hAnsi="Times New Roman" w:cs="Times New Roman" w:hint="eastAsia"/>
            <w:lang w:eastAsia="zh-CN"/>
          </w:rPr>
          <w:t>成功</w:t>
        </w:r>
      </w:ins>
      <w:ins w:id="1686" w:author="Qiao, Guan Lun (RC-CN DI FA ST&amp;PM SUP IT&amp;EDGE)" w:date="2022-02-08T09:32:00Z">
        <w:r w:rsidR="00174500">
          <w:rPr>
            <w:rFonts w:ascii="Times New Roman" w:eastAsia="Microsoft YaHei UI" w:hAnsi="Times New Roman" w:cs="Times New Roman" w:hint="eastAsia"/>
            <w:lang w:eastAsia="zh-CN"/>
          </w:rPr>
          <w:t>后</w:t>
        </w:r>
      </w:ins>
      <w:ins w:id="1687" w:author="Qiao, Guan Lun (RC-CN DI FA ST&amp;PM SUP IT&amp;EDGE)" w:date="2022-02-08T09:37:00Z">
        <w:r>
          <w:rPr>
            <w:rFonts w:ascii="Times New Roman" w:eastAsia="Microsoft YaHei UI" w:hAnsi="Times New Roman" w:cs="Times New Roman" w:hint="eastAsia"/>
            <w:lang w:eastAsia="zh-CN"/>
          </w:rPr>
          <w:t>，应进入的</w:t>
        </w:r>
      </w:ins>
      <w:ins w:id="1688" w:author="Qiao, Guan Lun (RC-CN DI FA ST&amp;PM SUP IT&amp;EDGE)" w:date="2022-02-08T09:32:00Z">
        <w:r w:rsidR="00174500">
          <w:rPr>
            <w:rFonts w:ascii="Times New Roman" w:eastAsia="Microsoft YaHei UI" w:hAnsi="Times New Roman" w:cs="Times New Roman" w:hint="eastAsia"/>
            <w:lang w:eastAsia="zh-CN"/>
          </w:rPr>
          <w:t>对应权限</w:t>
        </w:r>
      </w:ins>
      <w:ins w:id="1689" w:author="Qiao, Guan Lun (RC-CN DI FA ST&amp;PM SUP IT&amp;EDGE)" w:date="2022-02-08T09:37:00Z">
        <w:r>
          <w:rPr>
            <w:rFonts w:ascii="Times New Roman" w:eastAsia="Microsoft YaHei UI" w:hAnsi="Times New Roman" w:cs="Times New Roman" w:hint="eastAsia"/>
            <w:lang w:eastAsia="zh-CN"/>
          </w:rPr>
          <w:t>的</w:t>
        </w:r>
      </w:ins>
      <w:ins w:id="1690" w:author="Qiao, Guan Lun (RC-CN DI FA ST&amp;PM SUP IT&amp;EDGE)" w:date="2022-02-08T09:32:00Z">
        <w:r w:rsidR="00174500">
          <w:rPr>
            <w:rFonts w:ascii="Times New Roman" w:eastAsia="Microsoft YaHei UI" w:hAnsi="Times New Roman" w:cs="Times New Roman" w:hint="eastAsia"/>
            <w:lang w:eastAsia="zh-CN"/>
          </w:rPr>
          <w:t>界面</w:t>
        </w:r>
      </w:ins>
    </w:p>
    <w:p w14:paraId="32899F45" w14:textId="6159C6E2" w:rsidR="002C0809" w:rsidRPr="00C06C30" w:rsidRDefault="00C06C30" w:rsidP="002C0809">
      <w:pPr>
        <w:pStyle w:val="ListParagraph"/>
        <w:numPr>
          <w:ilvl w:val="0"/>
          <w:numId w:val="39"/>
        </w:numPr>
        <w:spacing w:after="130"/>
        <w:jc w:val="both"/>
        <w:rPr>
          <w:ins w:id="1691" w:author="Qiao, Guan Lun (RC-CN DI FA ST&amp;PM SUP IT&amp;EDGE)" w:date="2022-01-25T14:23:00Z"/>
          <w:rFonts w:ascii="Times New Roman" w:eastAsia="Microsoft YaHei UI" w:hAnsi="Times New Roman" w:cs="Times New Roman"/>
          <w:lang w:eastAsia="zh-CN"/>
          <w:rPrChange w:id="1692" w:author="Qiao, Guan Lun (RC-CN DI FA ST&amp;PM SUP IT&amp;EDGE)" w:date="2022-02-08T09:30:00Z">
            <w:rPr>
              <w:ins w:id="1693" w:author="Qiao, Guan Lun (RC-CN DI FA ST&amp;PM SUP IT&amp;EDGE)" w:date="2022-01-25T14:23:00Z"/>
              <w:rFonts w:ascii="ABBvoice CNSG" w:eastAsia="ABBvoice CNSG" w:hAnsi="ABBvoice CNSG"/>
              <w:i/>
              <w:iCs/>
              <w:color w:val="FF000F" w:themeColor="background2"/>
              <w:lang w:eastAsia="zh-CN"/>
            </w:rPr>
          </w:rPrChange>
        </w:rPr>
      </w:pPr>
      <w:ins w:id="1694" w:author="Qiao, Guan Lun (RC-CN DI FA ST&amp;PM SUP IT&amp;EDGE)" w:date="2022-02-08T09:29:00Z">
        <w:r w:rsidRPr="00C06C30">
          <w:rPr>
            <w:rFonts w:ascii="Times New Roman" w:eastAsia="Microsoft YaHei UI" w:hAnsi="Times New Roman" w:cs="Times New Roman" w:hint="eastAsia"/>
            <w:lang w:eastAsia="zh-CN"/>
            <w:rPrChange w:id="1695" w:author="Qiao, Guan Lun (RC-CN DI FA ST&amp;PM SUP IT&amp;EDGE)" w:date="2022-02-08T09:30:00Z">
              <w:rPr>
                <w:rFonts w:ascii="Times New Roman" w:eastAsia="Microsoft YaHei UI" w:hAnsi="Times New Roman" w:cs="Times New Roman" w:hint="eastAsia"/>
                <w:color w:val="FF000F" w:themeColor="background2"/>
                <w:lang w:eastAsia="zh-CN"/>
              </w:rPr>
            </w:rPrChange>
          </w:rPr>
          <w:t>程序</w:t>
        </w:r>
      </w:ins>
      <w:ins w:id="1696" w:author="Qiao, Guan Lun (RC-CN DI FA ST&amp;PM SUP IT&amp;EDGE)" w:date="2022-01-25T14:23:00Z">
        <w:r w:rsidR="002C0809" w:rsidRPr="00C06C30">
          <w:rPr>
            <w:rFonts w:ascii="Times New Roman" w:eastAsia="Microsoft YaHei UI" w:hAnsi="Times New Roman" w:cs="Times New Roman" w:hint="eastAsia"/>
            <w:lang w:eastAsia="zh-CN"/>
            <w:rPrChange w:id="1697" w:author="Qiao, Guan Lun (RC-CN DI FA ST&amp;PM SUP IT&amp;EDGE)" w:date="2022-02-08T09:30:00Z">
              <w:rPr>
                <w:rFonts w:ascii="ABBvoice CNSG" w:eastAsia="ABBvoice CNSG" w:hAnsi="ABBvoice CNSG" w:hint="eastAsia"/>
                <w:i/>
                <w:iCs/>
                <w:color w:val="FF000F" w:themeColor="background2"/>
                <w:lang w:eastAsia="zh-CN"/>
              </w:rPr>
            </w:rPrChange>
          </w:rPr>
          <w:t>描述</w:t>
        </w:r>
      </w:ins>
    </w:p>
    <w:p w14:paraId="4DBE4FB1" w14:textId="77777777" w:rsidR="000F3824" w:rsidRPr="00934003" w:rsidRDefault="00274D2E" w:rsidP="00274D2E">
      <w:pPr>
        <w:pStyle w:val="ListParagraph"/>
        <w:numPr>
          <w:ilvl w:val="0"/>
          <w:numId w:val="75"/>
        </w:numPr>
        <w:rPr>
          <w:ins w:id="1698" w:author="Qiao, Guan Lun (RC-CN DI FA ST&amp;PM SUP IT&amp;EDGE)" w:date="2022-02-08T09:38:00Z"/>
          <w:rFonts w:ascii="Times New Roman" w:eastAsia="Microsoft YaHei UI" w:hAnsi="Times New Roman" w:cs="Times New Roman"/>
          <w:lang w:eastAsia="zh-CN"/>
        </w:rPr>
      </w:pPr>
      <w:ins w:id="1699" w:author="Qiao, Guan Lun (RC-CN DI FA ST&amp;PM SUP IT&amp;EDGE)" w:date="2022-02-08T09:38:00Z">
        <w:r w:rsidRPr="00934003">
          <w:rPr>
            <w:rFonts w:ascii="Times New Roman" w:eastAsia="Microsoft YaHei UI" w:hAnsi="Times New Roman" w:cs="Times New Roman" w:hint="eastAsia"/>
            <w:lang w:eastAsia="zh-CN"/>
          </w:rPr>
          <w:t>根据用户填写的登陆信息，</w:t>
        </w:r>
        <w:r w:rsidR="000F3824" w:rsidRPr="00934003">
          <w:rPr>
            <w:rFonts w:ascii="Times New Roman" w:eastAsia="Microsoft YaHei UI" w:hAnsi="Times New Roman" w:cs="Times New Roman" w:hint="eastAsia"/>
            <w:lang w:eastAsia="zh-CN"/>
          </w:rPr>
          <w:t>判断是否有未填写内容</w:t>
        </w:r>
      </w:ins>
    </w:p>
    <w:p w14:paraId="64AFF34E" w14:textId="4E222607" w:rsidR="002C0809" w:rsidRPr="00934003" w:rsidRDefault="00476F52" w:rsidP="00274D2E">
      <w:pPr>
        <w:pStyle w:val="ListParagraph"/>
        <w:numPr>
          <w:ilvl w:val="0"/>
          <w:numId w:val="75"/>
        </w:numPr>
        <w:rPr>
          <w:ins w:id="1700" w:author="Qiao, Guan Lun (RC-CN DI FA ST&amp;PM SUP IT&amp;EDGE)" w:date="2022-02-08T09:40:00Z"/>
          <w:rFonts w:ascii="Times New Roman" w:eastAsia="Microsoft YaHei UI" w:hAnsi="Times New Roman" w:cs="Times New Roman"/>
          <w:lang w:eastAsia="zh-CN"/>
        </w:rPr>
      </w:pPr>
      <w:ins w:id="1701" w:author="Qiao, Guan Lun (RC-CN DI FA ST&amp;PM SUP IT&amp;EDGE)" w:date="2022-02-08T09:39:00Z">
        <w:r w:rsidRPr="00934003">
          <w:rPr>
            <w:rFonts w:ascii="Times New Roman" w:eastAsia="Microsoft YaHei UI" w:hAnsi="Times New Roman" w:cs="Times New Roman" w:hint="eastAsia"/>
            <w:lang w:eastAsia="zh-CN"/>
          </w:rPr>
          <w:t>如果用户按要求填写了全部登陆信息</w:t>
        </w:r>
      </w:ins>
      <w:ins w:id="1702" w:author="Qiao, Guan Lun (RC-CN DI FA ST&amp;PM SUP IT&amp;EDGE)" w:date="2022-02-08T09:38:00Z">
        <w:r w:rsidRPr="00934003">
          <w:rPr>
            <w:rFonts w:ascii="Times New Roman" w:eastAsia="Microsoft YaHei UI" w:hAnsi="Times New Roman" w:cs="Times New Roman" w:hint="eastAsia"/>
            <w:lang w:eastAsia="zh-CN"/>
          </w:rPr>
          <w:t>，</w:t>
        </w:r>
        <w:r w:rsidR="000F3824" w:rsidRPr="00934003">
          <w:rPr>
            <w:rFonts w:ascii="Times New Roman" w:eastAsia="Microsoft YaHei UI" w:hAnsi="Times New Roman" w:cs="Times New Roman" w:hint="eastAsia"/>
            <w:lang w:eastAsia="zh-CN"/>
          </w:rPr>
          <w:t>和数据库对比、</w:t>
        </w:r>
        <w:r w:rsidR="00274D2E" w:rsidRPr="00934003">
          <w:rPr>
            <w:rFonts w:ascii="Times New Roman" w:eastAsia="Microsoft YaHei UI" w:hAnsi="Times New Roman" w:cs="Times New Roman" w:hint="eastAsia"/>
            <w:lang w:eastAsia="zh-CN"/>
          </w:rPr>
          <w:t>组合判断</w:t>
        </w:r>
      </w:ins>
      <w:ins w:id="1703" w:author="Qiao, Guan Lun (RC-CN DI FA ST&amp;PM SUP IT&amp;EDGE)" w:date="2022-02-08T09:40:00Z">
        <w:r w:rsidR="00D973EB" w:rsidRPr="00934003">
          <w:rPr>
            <w:rFonts w:ascii="Times New Roman" w:eastAsia="Microsoft YaHei UI" w:hAnsi="Times New Roman" w:cs="Times New Roman" w:hint="eastAsia"/>
            <w:lang w:eastAsia="zh-CN"/>
          </w:rPr>
          <w:t>是否有对应用户存在</w:t>
        </w:r>
      </w:ins>
    </w:p>
    <w:p w14:paraId="0F19C758" w14:textId="41AB7896" w:rsidR="00D973EB" w:rsidRDefault="00D973EB">
      <w:pPr>
        <w:pStyle w:val="ListParagraph"/>
        <w:numPr>
          <w:ilvl w:val="0"/>
          <w:numId w:val="75"/>
        </w:numPr>
        <w:rPr>
          <w:ins w:id="1704" w:author="Qiao, Guan Lun (RC-CN DI FA ST&amp;PM SUP IT&amp;EDGE)" w:date="2022-02-11T14:36:00Z"/>
          <w:rFonts w:ascii="Times New Roman" w:eastAsia="Microsoft YaHei UI" w:hAnsi="Times New Roman" w:cs="Times New Roman"/>
          <w:lang w:eastAsia="zh-CN"/>
        </w:rPr>
      </w:pPr>
      <w:ins w:id="1705" w:author="Qiao, Guan Lun (RC-CN DI FA ST&amp;PM SUP IT&amp;EDGE)" w:date="2022-02-08T09:40:00Z">
        <w:r w:rsidRPr="00934003">
          <w:rPr>
            <w:rFonts w:ascii="Times New Roman" w:eastAsia="Microsoft YaHei UI" w:hAnsi="Times New Roman" w:cs="Times New Roman" w:hint="eastAsia"/>
            <w:lang w:eastAsia="zh-CN"/>
          </w:rPr>
          <w:t>如果有对应权限的用户，</w:t>
        </w:r>
        <w:r w:rsidR="003A6858" w:rsidRPr="00934003">
          <w:rPr>
            <w:rFonts w:ascii="Times New Roman" w:eastAsia="Microsoft YaHei UI" w:hAnsi="Times New Roman" w:cs="Times New Roman" w:hint="eastAsia"/>
            <w:lang w:eastAsia="zh-CN"/>
          </w:rPr>
          <w:t>程序引导用户进入对应权限等级的界面</w:t>
        </w:r>
      </w:ins>
    </w:p>
    <w:p w14:paraId="6A3DFB51" w14:textId="2301F6B3" w:rsidR="00C73E7E" w:rsidRDefault="00C73E7E" w:rsidP="00C73E7E">
      <w:pPr>
        <w:pStyle w:val="ListParagraph"/>
        <w:numPr>
          <w:ilvl w:val="0"/>
          <w:numId w:val="39"/>
        </w:numPr>
        <w:spacing w:after="130"/>
        <w:jc w:val="both"/>
        <w:rPr>
          <w:ins w:id="1706" w:author="Qiao, Guan Lun (RC-CN DI FA ST&amp;PM SUP IT&amp;EDGE)" w:date="2022-02-11T14:36:00Z"/>
          <w:rFonts w:ascii="Times New Roman" w:eastAsia="Microsoft YaHei UI" w:hAnsi="Times New Roman" w:cs="Times New Roman"/>
          <w:lang w:eastAsia="zh-CN"/>
        </w:rPr>
      </w:pPr>
      <w:ins w:id="1707" w:author="Qiao, Guan Lun (RC-CN DI FA ST&amp;PM SUP IT&amp;EDGE)" w:date="2022-02-11T14:36:00Z">
        <w:r>
          <w:rPr>
            <w:rFonts w:ascii="Times New Roman" w:eastAsia="Microsoft YaHei UI" w:hAnsi="Times New Roman" w:cs="Times New Roman" w:hint="eastAsia"/>
            <w:lang w:eastAsia="zh-CN"/>
          </w:rPr>
          <w:t>原型设计</w:t>
        </w:r>
      </w:ins>
    </w:p>
    <w:p w14:paraId="1D620626" w14:textId="54C3814F" w:rsidR="00C73E7E" w:rsidRPr="00C73E7E" w:rsidRDefault="00C73E7E">
      <w:pPr>
        <w:spacing w:after="130"/>
        <w:jc w:val="both"/>
        <w:rPr>
          <w:ins w:id="1708" w:author="Qiao, Guan Lun (RC-CN DI FA ST&amp;PM SUP IT&amp;EDGE)" w:date="2022-01-25T14:23:00Z"/>
          <w:rFonts w:ascii="Times New Roman" w:eastAsia="Microsoft YaHei UI" w:hAnsi="Times New Roman" w:cs="Times New Roman"/>
          <w:lang w:eastAsia="zh-CN"/>
          <w:rPrChange w:id="1709" w:author="Qiao, Guan Lun (RC-CN DI FA ST&amp;PM SUP IT&amp;EDGE)" w:date="2022-02-11T14:36:00Z">
            <w:rPr>
              <w:ins w:id="1710" w:author="Qiao, Guan Lun (RC-CN DI FA ST&amp;PM SUP IT&amp;EDGE)" w:date="2022-01-25T14:23:00Z"/>
              <w:rFonts w:ascii="ABBvoice CNSG" w:eastAsia="ABBvoice CNSG" w:hAnsi="ABBvoice CNSG"/>
              <w:i/>
              <w:iCs/>
              <w:color w:val="FF000F" w:themeColor="background2"/>
              <w:lang w:eastAsia="zh-CN"/>
            </w:rPr>
          </w:rPrChange>
        </w:rPr>
        <w:pPrChange w:id="1711" w:author="Qiao, Guan Lun (RC-CN DI FA ST&amp;PM SUP IT&amp;EDGE)" w:date="2022-02-11T14:36:00Z">
          <w:pPr>
            <w:pStyle w:val="ListParagraph"/>
          </w:pPr>
        </w:pPrChange>
      </w:pPr>
      <w:ins w:id="1712" w:author="Qiao, Guan Lun (RC-CN DI FA ST&amp;PM SUP IT&amp;EDGE)" w:date="2022-02-11T14:36:00Z">
        <w:r w:rsidRPr="00C73E7E">
          <w:rPr>
            <w:rFonts w:ascii="Times New Roman" w:eastAsia="Microsoft YaHei UI" w:hAnsi="Times New Roman" w:cs="Times New Roman"/>
            <w:b/>
            <w:bCs/>
            <w:noProof/>
            <w:lang w:eastAsia="zh-CN"/>
          </w:rPr>
          <w:drawing>
            <wp:inline distT="0" distB="0" distL="0" distR="0" wp14:anchorId="6B449315" wp14:editId="45CEAF96">
              <wp:extent cx="5128260" cy="38527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390" cy="3854387"/>
                      </a:xfrm>
                      <a:prstGeom prst="rect">
                        <a:avLst/>
                      </a:prstGeom>
                    </pic:spPr>
                  </pic:pic>
                </a:graphicData>
              </a:graphic>
            </wp:inline>
          </w:drawing>
        </w:r>
      </w:ins>
    </w:p>
    <w:p w14:paraId="6E240B88" w14:textId="1B2F9B38" w:rsidR="00C73E7E" w:rsidRPr="00A2596A" w:rsidRDefault="00C73E7E" w:rsidP="00C73E7E">
      <w:pPr>
        <w:pStyle w:val="Heading3"/>
        <w:rPr>
          <w:ins w:id="1713" w:author="Qiao, Guan Lun (RC-CN DI FA ST&amp;PM SUP IT&amp;EDGE)" w:date="2022-02-11T14:36:00Z"/>
          <w:rFonts w:ascii="Times New Roman" w:eastAsia="Microsoft YaHei UI" w:hAnsi="Times New Roman" w:cs="Times New Roman"/>
          <w:lang w:eastAsia="zh-CN"/>
        </w:rPr>
      </w:pPr>
      <w:bookmarkStart w:id="1714" w:name="_Toc96688763"/>
      <w:ins w:id="1715" w:author="Qiao, Guan Lun (RC-CN DI FA ST&amp;PM SUP IT&amp;EDGE)" w:date="2022-02-11T14:36:00Z">
        <w:r>
          <w:rPr>
            <w:rFonts w:ascii="Times New Roman" w:eastAsia="Microsoft YaHei UI" w:hAnsi="Times New Roman" w:cs="Times New Roman" w:hint="eastAsia"/>
            <w:lang w:eastAsia="zh-CN"/>
          </w:rPr>
          <w:t>密码</w:t>
        </w:r>
      </w:ins>
      <w:ins w:id="1716" w:author="Qiao, Guan Lun (RC-CN DI FA ST&amp;PM SUP IT&amp;EDGE)" w:date="2022-02-11T14:38:00Z">
        <w:r>
          <w:rPr>
            <w:rFonts w:ascii="Times New Roman" w:eastAsia="Microsoft YaHei UI" w:hAnsi="Times New Roman" w:cs="Times New Roman" w:hint="eastAsia"/>
            <w:lang w:eastAsia="zh-CN"/>
          </w:rPr>
          <w:t>重置</w:t>
        </w:r>
      </w:ins>
      <w:bookmarkEnd w:id="1714"/>
    </w:p>
    <w:p w14:paraId="77DB6301" w14:textId="77777777" w:rsidR="00C73E7E" w:rsidRPr="00475C94" w:rsidRDefault="00C73E7E" w:rsidP="00C73E7E">
      <w:pPr>
        <w:pStyle w:val="ListParagraph"/>
        <w:numPr>
          <w:ilvl w:val="0"/>
          <w:numId w:val="40"/>
        </w:numPr>
        <w:spacing w:after="130"/>
        <w:jc w:val="both"/>
        <w:rPr>
          <w:ins w:id="1717" w:author="Qiao, Guan Lun (RC-CN DI FA ST&amp;PM SUP IT&amp;EDGE)" w:date="2022-02-11T14:36:00Z"/>
          <w:rFonts w:ascii="Times New Roman" w:eastAsia="Microsoft YaHei UI" w:hAnsi="Times New Roman" w:cs="Times New Roman"/>
          <w:lang w:eastAsia="zh-CN"/>
        </w:rPr>
      </w:pPr>
      <w:ins w:id="1718" w:author="Qiao, Guan Lun (RC-CN DI FA ST&amp;PM SUP IT&amp;EDGE)" w:date="2022-02-11T14:36:00Z">
        <w:r w:rsidRPr="00475C94">
          <w:rPr>
            <w:rFonts w:ascii="Times New Roman" w:eastAsia="Microsoft YaHei UI" w:hAnsi="Times New Roman" w:cs="Times New Roman" w:hint="eastAsia"/>
            <w:lang w:eastAsia="zh-CN"/>
          </w:rPr>
          <w:t>触发条件</w:t>
        </w:r>
      </w:ins>
    </w:p>
    <w:p w14:paraId="36720E48" w14:textId="6478543B" w:rsidR="00C73E7E" w:rsidRDefault="00C73E7E" w:rsidP="00C73E7E">
      <w:pPr>
        <w:pStyle w:val="ListParagraph"/>
        <w:spacing w:after="130"/>
        <w:ind w:left="360"/>
        <w:jc w:val="both"/>
        <w:rPr>
          <w:ins w:id="1719" w:author="Qiao, Guan Lun (RC-CN DI FA ST&amp;PM SUP IT&amp;EDGE)" w:date="2022-02-11T14:43:00Z"/>
          <w:rFonts w:ascii="Times New Roman" w:eastAsia="Microsoft YaHei UI" w:hAnsi="Times New Roman" w:cs="Times New Roman"/>
          <w:lang w:eastAsia="zh-CN"/>
        </w:rPr>
      </w:pPr>
      <w:ins w:id="1720" w:author="Qiao, Guan Lun (RC-CN DI FA ST&amp;PM SUP IT&amp;EDGE)" w:date="2022-02-11T14:36:00Z">
        <w:r>
          <w:rPr>
            <w:rFonts w:ascii="Times New Roman" w:eastAsia="Microsoft YaHei UI" w:hAnsi="Times New Roman" w:cs="Times New Roman" w:hint="eastAsia"/>
            <w:lang w:eastAsia="zh-CN"/>
          </w:rPr>
          <w:t>点击“</w:t>
        </w:r>
      </w:ins>
      <w:ins w:id="1721" w:author="Qiao, Guan Lun (RC-CN DI FA ST&amp;PM SUP IT&amp;EDGE)" w:date="2022-02-11T14:42:00Z">
        <w:r w:rsidR="001A52B6">
          <w:rPr>
            <w:rFonts w:ascii="Times New Roman" w:eastAsia="Microsoft YaHei UI" w:hAnsi="Times New Roman" w:cs="Times New Roman" w:hint="eastAsia"/>
            <w:lang w:eastAsia="zh-CN"/>
          </w:rPr>
          <w:t>For</w:t>
        </w:r>
        <w:r w:rsidR="001A52B6">
          <w:rPr>
            <w:rFonts w:ascii="Times New Roman" w:eastAsia="Microsoft YaHei UI" w:hAnsi="Times New Roman" w:cs="Times New Roman"/>
            <w:lang w:eastAsia="zh-CN"/>
          </w:rPr>
          <w:t>got password ?</w:t>
        </w:r>
      </w:ins>
      <w:ins w:id="1722" w:author="Qiao, Guan Lun (RC-CN DI FA ST&amp;PM SUP IT&amp;EDGE)" w:date="2022-02-11T14:36:00Z">
        <w:r>
          <w:rPr>
            <w:rFonts w:ascii="Times New Roman" w:eastAsia="Microsoft YaHei UI" w:hAnsi="Times New Roman" w:cs="Times New Roman" w:hint="eastAsia"/>
            <w:lang w:eastAsia="zh-CN"/>
          </w:rPr>
          <w:t>”按键，进入</w:t>
        </w:r>
      </w:ins>
      <w:ins w:id="1723" w:author="Qiao, Guan Lun (RC-CN DI FA ST&amp;PM SUP IT&amp;EDGE)" w:date="2022-02-11T14:42:00Z">
        <w:r w:rsidR="001A52B6">
          <w:rPr>
            <w:rFonts w:ascii="Times New Roman" w:eastAsia="Microsoft YaHei UI" w:hAnsi="Times New Roman" w:cs="Times New Roman" w:hint="eastAsia"/>
            <w:lang w:eastAsia="zh-CN"/>
          </w:rPr>
          <w:t>密码重置界面</w:t>
        </w:r>
      </w:ins>
    </w:p>
    <w:p w14:paraId="05E805CC" w14:textId="77777777" w:rsidR="001A52B6" w:rsidRPr="00475C94" w:rsidRDefault="001A52B6">
      <w:pPr>
        <w:pStyle w:val="ListParagraph"/>
        <w:numPr>
          <w:ilvl w:val="0"/>
          <w:numId w:val="40"/>
        </w:numPr>
        <w:spacing w:after="130"/>
        <w:jc w:val="both"/>
        <w:rPr>
          <w:ins w:id="1724" w:author="Qiao, Guan Lun (RC-CN DI FA ST&amp;PM SUP IT&amp;EDGE)" w:date="2022-02-11T14:43:00Z"/>
          <w:rFonts w:ascii="Times New Roman" w:eastAsia="Microsoft YaHei UI" w:hAnsi="Times New Roman" w:cs="Times New Roman"/>
          <w:lang w:eastAsia="zh-CN"/>
        </w:rPr>
        <w:pPrChange w:id="1725" w:author="Qiao, Guan Lun (RC-CN DI FA ST&amp;PM SUP IT&amp;EDGE)" w:date="2022-02-11T14:43:00Z">
          <w:pPr>
            <w:pStyle w:val="ListParagraph"/>
            <w:numPr>
              <w:numId w:val="39"/>
            </w:numPr>
            <w:spacing w:after="130"/>
            <w:ind w:left="360" w:hanging="360"/>
            <w:jc w:val="both"/>
          </w:pPr>
        </w:pPrChange>
      </w:pPr>
      <w:ins w:id="1726" w:author="Qiao, Guan Lun (RC-CN DI FA ST&amp;PM SUP IT&amp;EDGE)" w:date="2022-02-11T14:43:00Z">
        <w:r w:rsidRPr="00475C94">
          <w:rPr>
            <w:rFonts w:ascii="Times New Roman" w:eastAsia="Microsoft YaHei UI" w:hAnsi="Times New Roman" w:cs="Times New Roman" w:hint="eastAsia"/>
            <w:lang w:eastAsia="zh-CN"/>
          </w:rPr>
          <w:t>输入项</w:t>
        </w:r>
      </w:ins>
    </w:p>
    <w:tbl>
      <w:tblPr>
        <w:tblStyle w:val="ABBTableStyle"/>
        <w:tblW w:w="5000" w:type="pct"/>
        <w:tblLook w:val="04A0" w:firstRow="1" w:lastRow="0" w:firstColumn="1" w:lastColumn="0" w:noHBand="0" w:noVBand="1"/>
      </w:tblPr>
      <w:tblGrid>
        <w:gridCol w:w="990"/>
        <w:gridCol w:w="1800"/>
        <w:gridCol w:w="1709"/>
        <w:gridCol w:w="1442"/>
        <w:gridCol w:w="2422"/>
      </w:tblGrid>
      <w:tr w:rsidR="001A52B6" w:rsidRPr="00C06C30" w14:paraId="33D4C60D" w14:textId="77777777" w:rsidTr="001A52B6">
        <w:trPr>
          <w:cnfStyle w:val="100000000000" w:firstRow="1" w:lastRow="0" w:firstColumn="0" w:lastColumn="0" w:oddVBand="0" w:evenVBand="0" w:oddHBand="0" w:evenHBand="0" w:firstRowFirstColumn="0" w:firstRowLastColumn="0" w:lastRowFirstColumn="0" w:lastRowLastColumn="0"/>
          <w:tblHeader/>
          <w:ins w:id="1727" w:author="Qiao, Guan Lun (RC-CN DI FA ST&amp;PM SUP IT&amp;EDGE)" w:date="2022-02-11T14:43:00Z"/>
        </w:trPr>
        <w:tc>
          <w:tcPr>
            <w:cnfStyle w:val="001000000000" w:firstRow="0" w:lastRow="0" w:firstColumn="1" w:lastColumn="0" w:oddVBand="0" w:evenVBand="0" w:oddHBand="0" w:evenHBand="0" w:firstRowFirstColumn="0" w:firstRowLastColumn="0" w:lastRowFirstColumn="0" w:lastRowLastColumn="0"/>
            <w:tcW w:w="592" w:type="pct"/>
            <w:hideMark/>
          </w:tcPr>
          <w:p w14:paraId="313311A4" w14:textId="77777777" w:rsidR="001A52B6" w:rsidRPr="00475C94" w:rsidRDefault="001A52B6" w:rsidP="00127B11">
            <w:pPr>
              <w:pStyle w:val="TableText"/>
              <w:keepLines w:val="0"/>
              <w:rPr>
                <w:ins w:id="1728" w:author="Qiao, Guan Lun (RC-CN DI FA ST&amp;PM SUP IT&amp;EDGE)" w:date="2022-02-11T14:43:00Z"/>
                <w:rFonts w:ascii="Times New Roman" w:eastAsia="Microsoft YaHei UI" w:hAnsi="Times New Roman" w:cs="Times New Roman"/>
                <w:lang w:val="de-DE" w:eastAsia="zh-CN"/>
              </w:rPr>
            </w:pPr>
            <w:ins w:id="1729" w:author="Qiao, Guan Lun (RC-CN DI FA ST&amp;PM SUP IT&amp;EDGE)" w:date="2022-02-11T14:43:00Z">
              <w:r w:rsidRPr="00475C94">
                <w:rPr>
                  <w:rFonts w:ascii="Times New Roman" w:eastAsia="Microsoft YaHei UI" w:hAnsi="Times New Roman" w:cs="Times New Roman" w:hint="eastAsia"/>
                  <w:lang w:val="de-DE" w:eastAsia="zh-CN"/>
                </w:rPr>
                <w:t>编号</w:t>
              </w:r>
            </w:ins>
          </w:p>
        </w:tc>
        <w:tc>
          <w:tcPr>
            <w:tcW w:w="1076" w:type="pct"/>
            <w:hideMark/>
          </w:tcPr>
          <w:p w14:paraId="0F3892B4" w14:textId="77777777" w:rsidR="001A52B6" w:rsidRPr="00475C94" w:rsidRDefault="001A52B6" w:rsidP="00127B11">
            <w:pPr>
              <w:pStyle w:val="TableText"/>
              <w:keepLines w:val="0"/>
              <w:cnfStyle w:val="100000000000" w:firstRow="1" w:lastRow="0" w:firstColumn="0" w:lastColumn="0" w:oddVBand="0" w:evenVBand="0" w:oddHBand="0" w:evenHBand="0" w:firstRowFirstColumn="0" w:firstRowLastColumn="0" w:lastRowFirstColumn="0" w:lastRowLastColumn="0"/>
              <w:rPr>
                <w:ins w:id="1730" w:author="Qiao, Guan Lun (RC-CN DI FA ST&amp;PM SUP IT&amp;EDGE)" w:date="2022-02-11T14:43:00Z"/>
                <w:rFonts w:ascii="Times New Roman" w:eastAsia="Microsoft YaHei UI" w:hAnsi="Times New Roman" w:cs="Times New Roman"/>
                <w:lang w:val="de-DE" w:eastAsia="zh-CN"/>
              </w:rPr>
            </w:pPr>
            <w:ins w:id="1731" w:author="Qiao, Guan Lun (RC-CN DI FA ST&amp;PM SUP IT&amp;EDGE)" w:date="2022-02-11T14:43:00Z">
              <w:r>
                <w:rPr>
                  <w:rFonts w:ascii="Times New Roman" w:eastAsia="Microsoft YaHei UI" w:hAnsi="Times New Roman" w:cs="Times New Roman" w:hint="eastAsia"/>
                  <w:lang w:val="de-DE" w:eastAsia="zh-CN"/>
                </w:rPr>
                <w:t>数据字段</w:t>
              </w:r>
            </w:ins>
          </w:p>
        </w:tc>
        <w:tc>
          <w:tcPr>
            <w:tcW w:w="1022" w:type="pct"/>
            <w:hideMark/>
          </w:tcPr>
          <w:p w14:paraId="0860B9DE" w14:textId="77777777" w:rsidR="001A52B6" w:rsidRPr="00475C94" w:rsidRDefault="001A52B6" w:rsidP="00127B11">
            <w:pPr>
              <w:pStyle w:val="TableText"/>
              <w:keepLines w:val="0"/>
              <w:cnfStyle w:val="100000000000" w:firstRow="1" w:lastRow="0" w:firstColumn="0" w:lastColumn="0" w:oddVBand="0" w:evenVBand="0" w:oddHBand="0" w:evenHBand="0" w:firstRowFirstColumn="0" w:firstRowLastColumn="0" w:lastRowFirstColumn="0" w:lastRowLastColumn="0"/>
              <w:rPr>
                <w:ins w:id="1732" w:author="Qiao, Guan Lun (RC-CN DI FA ST&amp;PM SUP IT&amp;EDGE)" w:date="2022-02-11T14:43:00Z"/>
                <w:rFonts w:ascii="Times New Roman" w:eastAsia="Microsoft YaHei UI" w:hAnsi="Times New Roman" w:cs="Times New Roman"/>
                <w:lang w:val="de-DE" w:eastAsia="zh-CN"/>
              </w:rPr>
            </w:pPr>
            <w:ins w:id="1733" w:author="Qiao, Guan Lun (RC-CN DI FA ST&amp;PM SUP IT&amp;EDGE)" w:date="2022-02-11T14:43:00Z">
              <w:r w:rsidRPr="00475C94">
                <w:rPr>
                  <w:rFonts w:ascii="Times New Roman" w:eastAsia="Microsoft YaHei UI" w:hAnsi="Times New Roman" w:cs="Times New Roman" w:hint="eastAsia"/>
                  <w:lang w:val="de-DE" w:eastAsia="zh-CN"/>
                </w:rPr>
                <w:t>类型</w:t>
              </w:r>
            </w:ins>
          </w:p>
        </w:tc>
        <w:tc>
          <w:tcPr>
            <w:tcW w:w="862" w:type="pct"/>
            <w:hideMark/>
          </w:tcPr>
          <w:p w14:paraId="01C72F27" w14:textId="77777777" w:rsidR="001A52B6" w:rsidRPr="00475C94" w:rsidRDefault="001A52B6" w:rsidP="00127B11">
            <w:pPr>
              <w:pStyle w:val="TableText"/>
              <w:keepLines w:val="0"/>
              <w:cnfStyle w:val="100000000000" w:firstRow="1" w:lastRow="0" w:firstColumn="0" w:lastColumn="0" w:oddVBand="0" w:evenVBand="0" w:oddHBand="0" w:evenHBand="0" w:firstRowFirstColumn="0" w:firstRowLastColumn="0" w:lastRowFirstColumn="0" w:lastRowLastColumn="0"/>
              <w:rPr>
                <w:ins w:id="1734" w:author="Qiao, Guan Lun (RC-CN DI FA ST&amp;PM SUP IT&amp;EDGE)" w:date="2022-02-11T14:43:00Z"/>
                <w:rFonts w:ascii="Times New Roman" w:eastAsia="Microsoft YaHei UI" w:hAnsi="Times New Roman" w:cs="Times New Roman"/>
                <w:lang w:val="de-DE" w:eastAsia="zh-CN"/>
              </w:rPr>
            </w:pPr>
            <w:ins w:id="1735" w:author="Qiao, Guan Lun (RC-CN DI FA ST&amp;PM SUP IT&amp;EDGE)" w:date="2022-02-11T14:43:00Z">
              <w:r>
                <w:rPr>
                  <w:rFonts w:ascii="Times New Roman" w:eastAsia="Microsoft YaHei UI" w:hAnsi="Times New Roman" w:cs="Times New Roman" w:hint="eastAsia"/>
                  <w:lang w:val="de-DE" w:eastAsia="zh-CN"/>
                </w:rPr>
                <w:t>数据表</w:t>
              </w:r>
            </w:ins>
          </w:p>
        </w:tc>
        <w:tc>
          <w:tcPr>
            <w:tcW w:w="1448" w:type="pct"/>
            <w:hideMark/>
          </w:tcPr>
          <w:p w14:paraId="516892CE" w14:textId="77777777" w:rsidR="001A52B6" w:rsidRPr="00475C94" w:rsidRDefault="001A52B6" w:rsidP="00127B11">
            <w:pPr>
              <w:pStyle w:val="TableText"/>
              <w:keepLines w:val="0"/>
              <w:cnfStyle w:val="100000000000" w:firstRow="1" w:lastRow="0" w:firstColumn="0" w:lastColumn="0" w:oddVBand="0" w:evenVBand="0" w:oddHBand="0" w:evenHBand="0" w:firstRowFirstColumn="0" w:firstRowLastColumn="0" w:lastRowFirstColumn="0" w:lastRowLastColumn="0"/>
              <w:rPr>
                <w:ins w:id="1736" w:author="Qiao, Guan Lun (RC-CN DI FA ST&amp;PM SUP IT&amp;EDGE)" w:date="2022-02-11T14:43:00Z"/>
                <w:rFonts w:ascii="Times New Roman" w:eastAsia="Microsoft YaHei UI" w:hAnsi="Times New Roman" w:cs="Times New Roman"/>
                <w:lang w:val="de-DE" w:eastAsia="zh-CN"/>
              </w:rPr>
            </w:pPr>
            <w:ins w:id="1737" w:author="Qiao, Guan Lun (RC-CN DI FA ST&amp;PM SUP IT&amp;EDGE)" w:date="2022-02-11T14:43:00Z">
              <w:r w:rsidRPr="00475C94">
                <w:rPr>
                  <w:rFonts w:ascii="Times New Roman" w:eastAsia="Microsoft YaHei UI" w:hAnsi="Times New Roman" w:cs="Times New Roman" w:hint="eastAsia"/>
                  <w:lang w:val="de-DE" w:eastAsia="zh-CN"/>
                </w:rPr>
                <w:t>示例</w:t>
              </w:r>
            </w:ins>
          </w:p>
        </w:tc>
      </w:tr>
      <w:tr w:rsidR="001A52B6" w:rsidRPr="00C06C30" w14:paraId="0EF27E3E" w14:textId="77777777" w:rsidTr="001A52B6">
        <w:trPr>
          <w:ins w:id="1738" w:author="Qiao, Guan Lun (RC-CN DI FA ST&amp;PM SUP IT&amp;EDGE)" w:date="2022-02-11T14:43: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
          <w:p w14:paraId="04BEA9B5" w14:textId="77777777" w:rsidR="001A52B6" w:rsidRPr="00475C94" w:rsidRDefault="001A52B6" w:rsidP="00127B11">
            <w:pPr>
              <w:pStyle w:val="TableText"/>
              <w:rPr>
                <w:ins w:id="1739" w:author="Qiao, Guan Lun (RC-CN DI FA ST&amp;PM SUP IT&amp;EDGE)" w:date="2022-02-11T14:43:00Z"/>
                <w:rFonts w:ascii="Times New Roman" w:eastAsia="Microsoft YaHei UI" w:hAnsi="Times New Roman" w:cs="Times New Roman"/>
                <w:lang w:val="de-DE"/>
              </w:rPr>
            </w:pPr>
            <w:ins w:id="1740" w:author="Qiao, Guan Lun (RC-CN DI FA ST&amp;PM SUP IT&amp;EDGE)" w:date="2022-02-11T14:43:00Z">
              <w:r>
                <w:rPr>
                  <w:rFonts w:ascii="Times New Roman" w:eastAsia="Microsoft YaHei UI" w:hAnsi="Times New Roman" w:cs="Times New Roman"/>
                  <w:lang w:val="de-DE"/>
                </w:rPr>
                <w:t>1</w:t>
              </w:r>
            </w:ins>
          </w:p>
        </w:tc>
        <w:tc>
          <w:tcPr>
            <w:tcW w:w="1076" w:type="pct"/>
            <w:tcBorders>
              <w:top w:val="single" w:sz="4" w:space="0" w:color="A9A9A9" w:themeColor="accent3"/>
              <w:left w:val="nil"/>
              <w:bottom w:val="single" w:sz="4" w:space="0" w:color="A9A9A9" w:themeColor="accent3"/>
              <w:right w:val="nil"/>
            </w:tcBorders>
          </w:tcPr>
          <w:p w14:paraId="21813516" w14:textId="77777777" w:rsidR="001A52B6" w:rsidRPr="00475C94" w:rsidRDefault="001A52B6" w:rsidP="00127B11">
            <w:pPr>
              <w:pStyle w:val="TableText"/>
              <w:cnfStyle w:val="000000000000" w:firstRow="0" w:lastRow="0" w:firstColumn="0" w:lastColumn="0" w:oddVBand="0" w:evenVBand="0" w:oddHBand="0" w:evenHBand="0" w:firstRowFirstColumn="0" w:firstRowLastColumn="0" w:lastRowFirstColumn="0" w:lastRowLastColumn="0"/>
              <w:rPr>
                <w:ins w:id="1741" w:author="Qiao, Guan Lun (RC-CN DI FA ST&amp;PM SUP IT&amp;EDGE)" w:date="2022-02-11T14:43:00Z"/>
                <w:rFonts w:ascii="Times New Roman" w:eastAsia="Microsoft YaHei UI" w:hAnsi="Times New Roman" w:cs="Times New Roman"/>
                <w:lang w:val="de-DE"/>
              </w:rPr>
            </w:pPr>
            <w:ins w:id="1742" w:author="Qiao, Guan Lun (RC-CN DI FA ST&amp;PM SUP IT&amp;EDGE)" w:date="2022-02-11T14:43:00Z">
              <w:r>
                <w:rPr>
                  <w:rFonts w:ascii="Times New Roman" w:eastAsia="Microsoft YaHei UI" w:hAnsi="Times New Roman" w:cs="Times New Roman"/>
                  <w:lang w:val="de-DE"/>
                </w:rPr>
                <w:t>User Name</w:t>
              </w:r>
            </w:ins>
          </w:p>
        </w:tc>
        <w:tc>
          <w:tcPr>
            <w:tcW w:w="1022" w:type="pct"/>
            <w:tcBorders>
              <w:top w:val="single" w:sz="4" w:space="0" w:color="A9A9A9" w:themeColor="accent3"/>
              <w:left w:val="nil"/>
              <w:bottom w:val="single" w:sz="4" w:space="0" w:color="A9A9A9" w:themeColor="accent3"/>
              <w:right w:val="nil"/>
            </w:tcBorders>
          </w:tcPr>
          <w:p w14:paraId="74DE4689" w14:textId="77777777" w:rsidR="001A52B6" w:rsidRPr="00475C94" w:rsidRDefault="001A52B6" w:rsidP="00127B11">
            <w:pPr>
              <w:pStyle w:val="TableText"/>
              <w:cnfStyle w:val="000000000000" w:firstRow="0" w:lastRow="0" w:firstColumn="0" w:lastColumn="0" w:oddVBand="0" w:evenVBand="0" w:oddHBand="0" w:evenHBand="0" w:firstRowFirstColumn="0" w:firstRowLastColumn="0" w:lastRowFirstColumn="0" w:lastRowLastColumn="0"/>
              <w:rPr>
                <w:ins w:id="1743" w:author="Qiao, Guan Lun (RC-CN DI FA ST&amp;PM SUP IT&amp;EDGE)" w:date="2022-02-11T14:43:00Z"/>
                <w:rFonts w:ascii="Times New Roman" w:eastAsia="Microsoft YaHei UI" w:hAnsi="Times New Roman" w:cs="Times New Roman"/>
                <w:lang w:val="de-DE"/>
              </w:rPr>
            </w:pPr>
            <w:ins w:id="1744" w:author="Qiao, Guan Lun (RC-CN DI FA ST&amp;PM SUP IT&amp;EDGE)" w:date="2022-02-11T14:43:00Z">
              <w:r>
                <w:rPr>
                  <w:rFonts w:ascii="Times New Roman" w:eastAsia="Microsoft YaHei UI" w:hAnsi="Times New Roman" w:cs="Times New Roman"/>
                  <w:lang w:val="de-DE"/>
                </w:rPr>
                <w:t>String</w:t>
              </w:r>
            </w:ins>
          </w:p>
        </w:tc>
        <w:tc>
          <w:tcPr>
            <w:tcW w:w="862" w:type="pct"/>
            <w:tcBorders>
              <w:top w:val="single" w:sz="4" w:space="0" w:color="A9A9A9" w:themeColor="accent3"/>
              <w:left w:val="nil"/>
              <w:bottom w:val="single" w:sz="4" w:space="0" w:color="A9A9A9" w:themeColor="accent3"/>
              <w:right w:val="nil"/>
            </w:tcBorders>
          </w:tcPr>
          <w:p w14:paraId="0E44E2CB" w14:textId="77777777" w:rsidR="001A52B6" w:rsidRPr="00475C94" w:rsidRDefault="001A52B6" w:rsidP="00127B11">
            <w:pPr>
              <w:pStyle w:val="TableText"/>
              <w:cnfStyle w:val="000000000000" w:firstRow="0" w:lastRow="0" w:firstColumn="0" w:lastColumn="0" w:oddVBand="0" w:evenVBand="0" w:oddHBand="0" w:evenHBand="0" w:firstRowFirstColumn="0" w:firstRowLastColumn="0" w:lastRowFirstColumn="0" w:lastRowLastColumn="0"/>
              <w:rPr>
                <w:ins w:id="1745" w:author="Qiao, Guan Lun (RC-CN DI FA ST&amp;PM SUP IT&amp;EDGE)" w:date="2022-02-11T14:43:00Z"/>
                <w:rFonts w:ascii="Times New Roman" w:eastAsia="Microsoft YaHei UI" w:hAnsi="Times New Roman" w:cs="Times New Roman"/>
                <w:lang w:val="de-DE"/>
              </w:rPr>
            </w:pPr>
            <w:ins w:id="1746" w:author="Qiao, Guan Lun (RC-CN DI FA ST&amp;PM SUP IT&amp;EDGE)" w:date="2022-02-11T14:43:00Z">
              <w:r>
                <w:rPr>
                  <w:rFonts w:ascii="Times New Roman" w:eastAsia="Microsoft YaHei UI" w:hAnsi="Times New Roman" w:cs="Times New Roman"/>
                  <w:lang w:val="de-DE"/>
                </w:rPr>
                <w:t>User Sheet</w:t>
              </w:r>
            </w:ins>
          </w:p>
        </w:tc>
        <w:tc>
          <w:tcPr>
            <w:tcW w:w="1448" w:type="pct"/>
            <w:tcBorders>
              <w:top w:val="single" w:sz="4" w:space="0" w:color="A9A9A9" w:themeColor="accent3"/>
              <w:left w:val="nil"/>
              <w:bottom w:val="single" w:sz="4" w:space="0" w:color="A9A9A9" w:themeColor="accent3"/>
              <w:right w:val="nil"/>
            </w:tcBorders>
          </w:tcPr>
          <w:p w14:paraId="03BD4451" w14:textId="77777777" w:rsidR="001A52B6" w:rsidRPr="00475C94" w:rsidRDefault="001A52B6" w:rsidP="00127B11">
            <w:pPr>
              <w:pStyle w:val="TableText"/>
              <w:cnfStyle w:val="000000000000" w:firstRow="0" w:lastRow="0" w:firstColumn="0" w:lastColumn="0" w:oddVBand="0" w:evenVBand="0" w:oddHBand="0" w:evenHBand="0" w:firstRowFirstColumn="0" w:firstRowLastColumn="0" w:lastRowFirstColumn="0" w:lastRowLastColumn="0"/>
              <w:rPr>
                <w:ins w:id="1747" w:author="Qiao, Guan Lun (RC-CN DI FA ST&amp;PM SUP IT&amp;EDGE)" w:date="2022-02-11T14:43:00Z"/>
                <w:rFonts w:ascii="Times New Roman" w:eastAsia="Microsoft YaHei UI" w:hAnsi="Times New Roman" w:cs="Times New Roman"/>
                <w:lang w:val="de-DE"/>
              </w:rPr>
            </w:pPr>
            <w:ins w:id="1748" w:author="Qiao, Guan Lun (RC-CN DI FA ST&amp;PM SUP IT&amp;EDGE)" w:date="2022-02-11T14:43:00Z">
              <w:r>
                <w:rPr>
                  <w:rFonts w:ascii="Times New Roman" w:eastAsia="Microsoft YaHei UI" w:hAnsi="Times New Roman" w:cs="Times New Roman"/>
                  <w:lang w:val="de-DE"/>
                </w:rPr>
                <w:t>Joe</w:t>
              </w:r>
            </w:ins>
          </w:p>
        </w:tc>
      </w:tr>
      <w:tr w:rsidR="001A52B6" w:rsidRPr="00C06C30" w14:paraId="0E9E22D1" w14:textId="77777777" w:rsidTr="001A52B6">
        <w:trPr>
          <w:ins w:id="1749" w:author="Qiao, Guan Lun (RC-CN DI FA ST&amp;PM SUP IT&amp;EDGE)" w:date="2022-02-11T14:43: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8" w:space="0" w:color="auto"/>
              <w:right w:val="nil"/>
            </w:tcBorders>
          </w:tcPr>
          <w:p w14:paraId="55261A8E" w14:textId="790B1A90" w:rsidR="001A52B6" w:rsidRPr="00475C94" w:rsidRDefault="001A52B6" w:rsidP="001A52B6">
            <w:pPr>
              <w:pStyle w:val="TableText"/>
              <w:rPr>
                <w:ins w:id="1750" w:author="Qiao, Guan Lun (RC-CN DI FA ST&amp;PM SUP IT&amp;EDGE)" w:date="2022-02-11T14:43:00Z"/>
                <w:rFonts w:ascii="Times New Roman" w:eastAsia="Microsoft YaHei UI" w:hAnsi="Times New Roman" w:cs="Times New Roman"/>
                <w:lang w:val="de-DE"/>
              </w:rPr>
            </w:pPr>
            <w:ins w:id="1751" w:author="Qiao, Guan Lun (RC-CN DI FA ST&amp;PM SUP IT&amp;EDGE)" w:date="2022-02-11T14:43:00Z">
              <w:r>
                <w:rPr>
                  <w:rFonts w:ascii="Times New Roman" w:eastAsia="Microsoft YaHei UI" w:hAnsi="Times New Roman" w:cs="Times New Roman"/>
                  <w:lang w:val="de-DE"/>
                </w:rPr>
                <w:t>2</w:t>
              </w:r>
            </w:ins>
          </w:p>
        </w:tc>
        <w:tc>
          <w:tcPr>
            <w:tcW w:w="1076" w:type="pct"/>
            <w:tcBorders>
              <w:top w:val="single" w:sz="4" w:space="0" w:color="A9A9A9" w:themeColor="accent3"/>
              <w:left w:val="nil"/>
              <w:bottom w:val="single" w:sz="8" w:space="0" w:color="auto"/>
              <w:right w:val="nil"/>
            </w:tcBorders>
          </w:tcPr>
          <w:p w14:paraId="31D5A389" w14:textId="38D15BE0" w:rsidR="001A52B6" w:rsidRPr="00475C94" w:rsidRDefault="001A52B6" w:rsidP="001A52B6">
            <w:pPr>
              <w:pStyle w:val="TableText"/>
              <w:cnfStyle w:val="000000000000" w:firstRow="0" w:lastRow="0" w:firstColumn="0" w:lastColumn="0" w:oddVBand="0" w:evenVBand="0" w:oddHBand="0" w:evenHBand="0" w:firstRowFirstColumn="0" w:firstRowLastColumn="0" w:lastRowFirstColumn="0" w:lastRowLastColumn="0"/>
              <w:rPr>
                <w:ins w:id="1752" w:author="Qiao, Guan Lun (RC-CN DI FA ST&amp;PM SUP IT&amp;EDGE)" w:date="2022-02-11T14:43:00Z"/>
                <w:rFonts w:ascii="Times New Roman" w:eastAsia="Microsoft YaHei UI" w:hAnsi="Times New Roman" w:cs="Times New Roman"/>
                <w:lang w:val="de-DE"/>
              </w:rPr>
            </w:pPr>
            <w:ins w:id="1753" w:author="Qiao, Guan Lun (RC-CN DI FA ST&amp;PM SUP IT&amp;EDGE)" w:date="2022-02-11T14:43:00Z">
              <w:r>
                <w:rPr>
                  <w:rFonts w:ascii="Times New Roman" w:eastAsia="Microsoft YaHei UI" w:hAnsi="Times New Roman" w:cs="Times New Roman"/>
                  <w:lang w:val="de-DE"/>
                </w:rPr>
                <w:t>Password</w:t>
              </w:r>
            </w:ins>
          </w:p>
        </w:tc>
        <w:tc>
          <w:tcPr>
            <w:tcW w:w="1022" w:type="pct"/>
            <w:tcBorders>
              <w:top w:val="single" w:sz="4" w:space="0" w:color="A9A9A9" w:themeColor="accent3"/>
              <w:left w:val="nil"/>
              <w:bottom w:val="single" w:sz="8" w:space="0" w:color="auto"/>
              <w:right w:val="nil"/>
            </w:tcBorders>
          </w:tcPr>
          <w:p w14:paraId="6BEF9276" w14:textId="6FF9066F" w:rsidR="001A52B6" w:rsidRPr="00475C94" w:rsidRDefault="001A52B6" w:rsidP="001A52B6">
            <w:pPr>
              <w:pStyle w:val="TableText"/>
              <w:cnfStyle w:val="000000000000" w:firstRow="0" w:lastRow="0" w:firstColumn="0" w:lastColumn="0" w:oddVBand="0" w:evenVBand="0" w:oddHBand="0" w:evenHBand="0" w:firstRowFirstColumn="0" w:firstRowLastColumn="0" w:lastRowFirstColumn="0" w:lastRowLastColumn="0"/>
              <w:rPr>
                <w:ins w:id="1754" w:author="Qiao, Guan Lun (RC-CN DI FA ST&amp;PM SUP IT&amp;EDGE)" w:date="2022-02-11T14:43:00Z"/>
                <w:rFonts w:ascii="Times New Roman" w:eastAsia="Microsoft YaHei UI" w:hAnsi="Times New Roman" w:cs="Times New Roman"/>
                <w:lang w:val="de-DE"/>
              </w:rPr>
            </w:pPr>
            <w:ins w:id="1755" w:author="Qiao, Guan Lun (RC-CN DI FA ST&amp;PM SUP IT&amp;EDGE)" w:date="2022-02-11T14:43:00Z">
              <w:r>
                <w:rPr>
                  <w:rFonts w:ascii="Times New Roman" w:eastAsia="Microsoft YaHei UI" w:hAnsi="Times New Roman" w:cs="Times New Roman"/>
                  <w:lang w:val="de-DE"/>
                </w:rPr>
                <w:t>String</w:t>
              </w:r>
            </w:ins>
          </w:p>
        </w:tc>
        <w:tc>
          <w:tcPr>
            <w:tcW w:w="862" w:type="pct"/>
            <w:tcBorders>
              <w:top w:val="single" w:sz="4" w:space="0" w:color="A9A9A9" w:themeColor="accent3"/>
              <w:left w:val="nil"/>
              <w:bottom w:val="single" w:sz="8" w:space="0" w:color="auto"/>
              <w:right w:val="nil"/>
            </w:tcBorders>
          </w:tcPr>
          <w:p w14:paraId="60D2B4F2" w14:textId="18ADFF2D" w:rsidR="001A52B6" w:rsidRPr="00475C94" w:rsidRDefault="001A52B6" w:rsidP="001A52B6">
            <w:pPr>
              <w:pStyle w:val="TableText"/>
              <w:cnfStyle w:val="000000000000" w:firstRow="0" w:lastRow="0" w:firstColumn="0" w:lastColumn="0" w:oddVBand="0" w:evenVBand="0" w:oddHBand="0" w:evenHBand="0" w:firstRowFirstColumn="0" w:firstRowLastColumn="0" w:lastRowFirstColumn="0" w:lastRowLastColumn="0"/>
              <w:rPr>
                <w:ins w:id="1756" w:author="Qiao, Guan Lun (RC-CN DI FA ST&amp;PM SUP IT&amp;EDGE)" w:date="2022-02-11T14:43:00Z"/>
                <w:rFonts w:ascii="Times New Roman" w:eastAsia="Microsoft YaHei UI" w:hAnsi="Times New Roman" w:cs="Times New Roman"/>
                <w:lang w:val="de-DE"/>
              </w:rPr>
            </w:pPr>
            <w:ins w:id="1757" w:author="Qiao, Guan Lun (RC-CN DI FA ST&amp;PM SUP IT&amp;EDGE)" w:date="2022-02-11T14:43:00Z">
              <w:r>
                <w:rPr>
                  <w:rFonts w:ascii="Times New Roman" w:eastAsia="Microsoft YaHei UI" w:hAnsi="Times New Roman" w:cs="Times New Roman"/>
                  <w:lang w:val="de-DE"/>
                </w:rPr>
                <w:t>User Sheet</w:t>
              </w:r>
            </w:ins>
          </w:p>
        </w:tc>
        <w:tc>
          <w:tcPr>
            <w:tcW w:w="1448" w:type="pct"/>
            <w:tcBorders>
              <w:top w:val="single" w:sz="4" w:space="0" w:color="A9A9A9" w:themeColor="accent3"/>
              <w:left w:val="nil"/>
              <w:bottom w:val="single" w:sz="8" w:space="0" w:color="auto"/>
              <w:right w:val="nil"/>
            </w:tcBorders>
          </w:tcPr>
          <w:p w14:paraId="63855F19" w14:textId="0211FC80" w:rsidR="001A52B6" w:rsidRPr="00475C94" w:rsidRDefault="001A52B6" w:rsidP="001A52B6">
            <w:pPr>
              <w:pStyle w:val="TableText"/>
              <w:cnfStyle w:val="000000000000" w:firstRow="0" w:lastRow="0" w:firstColumn="0" w:lastColumn="0" w:oddVBand="0" w:evenVBand="0" w:oddHBand="0" w:evenHBand="0" w:firstRowFirstColumn="0" w:firstRowLastColumn="0" w:lastRowFirstColumn="0" w:lastRowLastColumn="0"/>
              <w:rPr>
                <w:ins w:id="1758" w:author="Qiao, Guan Lun (RC-CN DI FA ST&amp;PM SUP IT&amp;EDGE)" w:date="2022-02-11T14:43:00Z"/>
                <w:rFonts w:ascii="Times New Roman" w:eastAsia="Microsoft YaHei UI" w:hAnsi="Times New Roman" w:cs="Times New Roman"/>
                <w:lang w:val="de-DE" w:eastAsia="zh-CN"/>
              </w:rPr>
            </w:pPr>
            <w:ins w:id="1759" w:author="Qiao, Guan Lun (RC-CN DI FA ST&amp;PM SUP IT&amp;EDGE)" w:date="2022-02-11T14:43:00Z">
              <w:r>
                <w:rPr>
                  <w:rFonts w:ascii="Times New Roman" w:eastAsia="Microsoft YaHei UI" w:hAnsi="Times New Roman" w:cs="Times New Roman"/>
                  <w:lang w:val="de-DE"/>
                </w:rPr>
                <w:t>Test123</w:t>
              </w:r>
            </w:ins>
          </w:p>
        </w:tc>
      </w:tr>
    </w:tbl>
    <w:p w14:paraId="63AA7282" w14:textId="77777777" w:rsidR="001A52B6" w:rsidRDefault="001A52B6">
      <w:pPr>
        <w:pStyle w:val="ListParagraph"/>
        <w:numPr>
          <w:ilvl w:val="0"/>
          <w:numId w:val="40"/>
        </w:numPr>
        <w:spacing w:after="130"/>
        <w:jc w:val="both"/>
        <w:rPr>
          <w:ins w:id="1760" w:author="Qiao, Guan Lun (RC-CN DI FA ST&amp;PM SUP IT&amp;EDGE)" w:date="2022-02-11T14:43:00Z"/>
          <w:rFonts w:ascii="Times New Roman" w:eastAsia="Microsoft YaHei UI" w:hAnsi="Times New Roman" w:cs="Times New Roman"/>
          <w:lang w:eastAsia="zh-CN"/>
        </w:rPr>
        <w:pPrChange w:id="1761" w:author="Qiao, Guan Lun (RC-CN DI FA ST&amp;PM SUP IT&amp;EDGE)" w:date="2022-02-11T14:43:00Z">
          <w:pPr>
            <w:pStyle w:val="ListParagraph"/>
            <w:numPr>
              <w:numId w:val="39"/>
            </w:numPr>
            <w:spacing w:after="130"/>
            <w:ind w:left="360" w:hanging="360"/>
            <w:jc w:val="both"/>
          </w:pPr>
        </w:pPrChange>
      </w:pPr>
      <w:ins w:id="1762" w:author="Qiao, Guan Lun (RC-CN DI FA ST&amp;PM SUP IT&amp;EDGE)" w:date="2022-02-11T14:43:00Z">
        <w:r w:rsidRPr="00475C94">
          <w:rPr>
            <w:rFonts w:ascii="Times New Roman" w:eastAsia="Microsoft YaHei UI" w:hAnsi="Times New Roman" w:cs="Times New Roman" w:hint="eastAsia"/>
            <w:lang w:eastAsia="zh-CN"/>
          </w:rPr>
          <w:t>输出项</w:t>
        </w:r>
      </w:ins>
    </w:p>
    <w:p w14:paraId="1CF7C31D" w14:textId="77777777" w:rsidR="001A52B6" w:rsidRDefault="001A52B6">
      <w:pPr>
        <w:pStyle w:val="ListParagraph"/>
        <w:numPr>
          <w:ilvl w:val="0"/>
          <w:numId w:val="81"/>
        </w:numPr>
        <w:spacing w:after="130"/>
        <w:jc w:val="both"/>
        <w:rPr>
          <w:ins w:id="1763" w:author="Qiao, Guan Lun (RC-CN DI FA ST&amp;PM SUP IT&amp;EDGE)" w:date="2022-02-11T14:43:00Z"/>
          <w:rFonts w:ascii="Times New Roman" w:eastAsia="Microsoft YaHei UI" w:hAnsi="Times New Roman" w:cs="Times New Roman"/>
          <w:lang w:eastAsia="zh-CN"/>
        </w:rPr>
        <w:pPrChange w:id="1764" w:author="Qiao, Guan Lun (RC-CN DI FA ST&amp;PM SUP IT&amp;EDGE)" w:date="2022-02-11T14:44:00Z">
          <w:pPr>
            <w:pStyle w:val="ListParagraph"/>
            <w:numPr>
              <w:numId w:val="74"/>
            </w:numPr>
            <w:spacing w:after="130"/>
            <w:ind w:left="720" w:hanging="360"/>
            <w:jc w:val="both"/>
          </w:pPr>
        </w:pPrChange>
      </w:pPr>
      <w:ins w:id="1765" w:author="Qiao, Guan Lun (RC-CN DI FA ST&amp;PM SUP IT&amp;EDGE)" w:date="2022-02-11T14:43:00Z">
        <w:r>
          <w:rPr>
            <w:rFonts w:ascii="Times New Roman" w:eastAsia="Microsoft YaHei UI" w:hAnsi="Times New Roman" w:cs="Times New Roman" w:hint="eastAsia"/>
            <w:lang w:eastAsia="zh-CN"/>
          </w:rPr>
          <w:t>登陆信息填写是否有空项</w:t>
        </w:r>
      </w:ins>
    </w:p>
    <w:p w14:paraId="6804F9DD" w14:textId="3E4822BE" w:rsidR="001A52B6" w:rsidRDefault="001A52B6">
      <w:pPr>
        <w:pStyle w:val="ListParagraph"/>
        <w:numPr>
          <w:ilvl w:val="0"/>
          <w:numId w:val="81"/>
        </w:numPr>
        <w:spacing w:after="130"/>
        <w:jc w:val="both"/>
        <w:rPr>
          <w:ins w:id="1766" w:author="Qiao, Guan Lun (RC-CN DI FA ST&amp;PM SUP IT&amp;EDGE)" w:date="2022-02-11T14:43:00Z"/>
          <w:rFonts w:ascii="Times New Roman" w:eastAsia="Microsoft YaHei UI" w:hAnsi="Times New Roman" w:cs="Times New Roman"/>
          <w:lang w:eastAsia="zh-CN"/>
        </w:rPr>
        <w:pPrChange w:id="1767" w:author="Qiao, Guan Lun (RC-CN DI FA ST&amp;PM SUP IT&amp;EDGE)" w:date="2022-02-11T14:44:00Z">
          <w:pPr>
            <w:pStyle w:val="ListParagraph"/>
            <w:numPr>
              <w:numId w:val="74"/>
            </w:numPr>
            <w:spacing w:after="130"/>
            <w:ind w:left="720" w:hanging="360"/>
            <w:jc w:val="both"/>
          </w:pPr>
        </w:pPrChange>
      </w:pPr>
      <w:ins w:id="1768" w:author="Qiao, Guan Lun (RC-CN DI FA ST&amp;PM SUP IT&amp;EDGE)" w:date="2022-02-11T14:44:00Z">
        <w:r>
          <w:rPr>
            <w:rFonts w:ascii="Times New Roman" w:eastAsia="Microsoft YaHei UI" w:hAnsi="Times New Roman" w:cs="Times New Roman" w:hint="eastAsia"/>
            <w:lang w:eastAsia="zh-CN"/>
          </w:rPr>
          <w:t>用户名称是否存在</w:t>
        </w:r>
      </w:ins>
    </w:p>
    <w:p w14:paraId="21F27452" w14:textId="79F4DBC1" w:rsidR="001A52B6" w:rsidRPr="00475C94" w:rsidRDefault="001A52B6">
      <w:pPr>
        <w:pStyle w:val="ListParagraph"/>
        <w:numPr>
          <w:ilvl w:val="0"/>
          <w:numId w:val="81"/>
        </w:numPr>
        <w:spacing w:after="130"/>
        <w:jc w:val="both"/>
        <w:rPr>
          <w:ins w:id="1769" w:author="Qiao, Guan Lun (RC-CN DI FA ST&amp;PM SUP IT&amp;EDGE)" w:date="2022-02-11T14:43:00Z"/>
          <w:rFonts w:ascii="Times New Roman" w:eastAsia="Microsoft YaHei UI" w:hAnsi="Times New Roman" w:cs="Times New Roman"/>
          <w:lang w:eastAsia="zh-CN"/>
        </w:rPr>
        <w:pPrChange w:id="1770" w:author="Qiao, Guan Lun (RC-CN DI FA ST&amp;PM SUP IT&amp;EDGE)" w:date="2022-02-11T14:44:00Z">
          <w:pPr>
            <w:pStyle w:val="ListParagraph"/>
            <w:numPr>
              <w:numId w:val="74"/>
            </w:numPr>
            <w:spacing w:after="130"/>
            <w:ind w:left="720" w:hanging="360"/>
            <w:jc w:val="both"/>
          </w:pPr>
        </w:pPrChange>
      </w:pPr>
      <w:ins w:id="1771" w:author="Qiao, Guan Lun (RC-CN DI FA ST&amp;PM SUP IT&amp;EDGE)" w:date="2022-02-11T14:44:00Z">
        <w:r>
          <w:rPr>
            <w:rFonts w:ascii="Times New Roman" w:eastAsia="Microsoft YaHei UI" w:hAnsi="Times New Roman" w:cs="Times New Roman" w:hint="eastAsia"/>
            <w:lang w:eastAsia="zh-CN"/>
          </w:rPr>
          <w:t>密码是否</w:t>
        </w:r>
      </w:ins>
      <w:ins w:id="1772" w:author="Qiao, Guan Lun (RC-CN DI FA ST&amp;PM SUP IT&amp;EDGE)" w:date="2022-02-11T14:45:00Z">
        <w:r>
          <w:rPr>
            <w:rFonts w:ascii="Times New Roman" w:eastAsia="Microsoft YaHei UI" w:hAnsi="Times New Roman" w:cs="Times New Roman" w:hint="eastAsia"/>
            <w:lang w:eastAsia="zh-CN"/>
          </w:rPr>
          <w:t>重置成功</w:t>
        </w:r>
      </w:ins>
    </w:p>
    <w:p w14:paraId="334DFC8A" w14:textId="029A7ACD" w:rsidR="001A52B6" w:rsidRPr="001A52B6" w:rsidRDefault="001A52B6">
      <w:pPr>
        <w:pStyle w:val="ListParagraph"/>
        <w:numPr>
          <w:ilvl w:val="0"/>
          <w:numId w:val="40"/>
        </w:numPr>
        <w:spacing w:after="130"/>
        <w:jc w:val="both"/>
        <w:rPr>
          <w:ins w:id="1773" w:author="Qiao, Guan Lun (RC-CN DI FA ST&amp;PM SUP IT&amp;EDGE)" w:date="2022-02-11T14:43:00Z"/>
          <w:rFonts w:ascii="Times New Roman" w:eastAsia="Microsoft YaHei UI" w:hAnsi="Times New Roman" w:cs="Times New Roman" w:hint="eastAsia"/>
          <w:lang w:eastAsia="zh-CN"/>
          <w:rPrChange w:id="1774" w:author="Qiao, Guan Lun (RC-CN DI FA ST&amp;PM SUP IT&amp;EDGE)" w:date="2022-02-11T14:45:00Z">
            <w:rPr>
              <w:ins w:id="1775" w:author="Qiao, Guan Lun (RC-CN DI FA ST&amp;PM SUP IT&amp;EDGE)" w:date="2022-02-11T14:43:00Z"/>
              <w:rFonts w:hint="eastAsia"/>
              <w:lang w:eastAsia="zh-CN"/>
            </w:rPr>
          </w:rPrChange>
        </w:rPr>
        <w:pPrChange w:id="1776" w:author="Qiao, Guan Lun (RC-CN DI FA ST&amp;PM SUP IT&amp;EDGE)" w:date="2022-02-11T14:45:00Z">
          <w:pPr>
            <w:pStyle w:val="ListParagraph"/>
            <w:numPr>
              <w:numId w:val="39"/>
            </w:numPr>
            <w:spacing w:after="130"/>
            <w:ind w:left="360" w:hanging="360"/>
            <w:jc w:val="both"/>
          </w:pPr>
        </w:pPrChange>
      </w:pPr>
      <w:ins w:id="1777" w:author="Qiao, Guan Lun (RC-CN DI FA ST&amp;PM SUP IT&amp;EDGE)" w:date="2022-02-11T14:43:00Z">
        <w:r w:rsidRPr="001A52B6">
          <w:rPr>
            <w:rFonts w:ascii="Times New Roman" w:eastAsia="Microsoft YaHei UI" w:hAnsi="Times New Roman" w:cs="Times New Roman" w:hint="eastAsia"/>
            <w:lang w:eastAsia="zh-CN"/>
            <w:rPrChange w:id="1778" w:author="Qiao, Guan Lun (RC-CN DI FA ST&amp;PM SUP IT&amp;EDGE)" w:date="2022-02-11T14:45:00Z">
              <w:rPr>
                <w:rFonts w:hint="eastAsia"/>
                <w:lang w:eastAsia="zh-CN"/>
              </w:rPr>
            </w:rPrChange>
          </w:rPr>
          <w:t>原型设计</w:t>
        </w:r>
      </w:ins>
    </w:p>
    <w:p w14:paraId="66885355" w14:textId="26E2336F" w:rsidR="00C73E7E" w:rsidRPr="00C73E7E" w:rsidRDefault="00C73E7E">
      <w:pPr>
        <w:spacing w:after="130"/>
        <w:jc w:val="both"/>
        <w:rPr>
          <w:ins w:id="1779" w:author="Qiao, Guan Lun (RC-CN DI FA ST&amp;PM SUP IT&amp;EDGE)" w:date="2022-02-11T14:36:00Z"/>
          <w:rFonts w:ascii="Times New Roman" w:eastAsia="Microsoft YaHei UI" w:hAnsi="Times New Roman" w:cs="Times New Roman" w:hint="eastAsia"/>
          <w:lang w:eastAsia="zh-CN"/>
          <w:rPrChange w:id="1780" w:author="Qiao, Guan Lun (RC-CN DI FA ST&amp;PM SUP IT&amp;EDGE)" w:date="2022-02-11T14:38:00Z">
            <w:rPr>
              <w:ins w:id="1781" w:author="Qiao, Guan Lun (RC-CN DI FA ST&amp;PM SUP IT&amp;EDGE)" w:date="2022-02-11T14:36:00Z"/>
              <w:rFonts w:hint="eastAsia"/>
              <w:lang w:eastAsia="zh-CN"/>
            </w:rPr>
          </w:rPrChange>
        </w:rPr>
        <w:pPrChange w:id="1782" w:author="Qiao, Guan Lun (RC-CN DI FA ST&amp;PM SUP IT&amp;EDGE)" w:date="2022-02-11T14:38:00Z">
          <w:pPr>
            <w:pStyle w:val="Heading3"/>
          </w:pPr>
        </w:pPrChange>
      </w:pPr>
      <w:ins w:id="1783" w:author="Qiao, Guan Lun (RC-CN DI FA ST&amp;PM SUP IT&amp;EDGE)" w:date="2022-02-11T14:38:00Z">
        <w:r w:rsidRPr="00C73E7E">
          <w:rPr>
            <w:noProof/>
            <w:lang w:eastAsia="zh-CN"/>
          </w:rPr>
          <w:drawing>
            <wp:inline distT="0" distB="0" distL="0" distR="0" wp14:anchorId="4EDBF992" wp14:editId="6BC2E93D">
              <wp:extent cx="5082540" cy="3819654"/>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4346" cy="3821011"/>
                      </a:xfrm>
                      <a:prstGeom prst="rect">
                        <a:avLst/>
                      </a:prstGeom>
                    </pic:spPr>
                  </pic:pic>
                </a:graphicData>
              </a:graphic>
            </wp:inline>
          </w:drawing>
        </w:r>
      </w:ins>
    </w:p>
    <w:p w14:paraId="4292D83E" w14:textId="509AAFCE" w:rsidR="002C0809" w:rsidRPr="00A2596A" w:rsidRDefault="00C73E7E" w:rsidP="002C0809">
      <w:pPr>
        <w:pStyle w:val="Heading3"/>
        <w:rPr>
          <w:ins w:id="1784" w:author="Qiao, Guan Lun (RC-CN DI FA ST&amp;PM SUP IT&amp;EDGE)" w:date="2022-01-25T14:23:00Z"/>
          <w:rFonts w:ascii="Times New Roman" w:eastAsia="Microsoft YaHei UI" w:hAnsi="Times New Roman" w:cs="Times New Roman"/>
          <w:lang w:eastAsia="zh-CN"/>
        </w:rPr>
      </w:pPr>
      <w:bookmarkStart w:id="1785" w:name="_Toc96688764"/>
      <w:ins w:id="1786" w:author="Qiao, Guan Lun (RC-CN DI FA ST&amp;PM SUP IT&amp;EDGE)" w:date="2022-02-08T09:49:00Z">
        <w:r>
          <w:rPr>
            <w:rFonts w:ascii="Times New Roman" w:eastAsia="Microsoft YaHei UI" w:hAnsi="Times New Roman" w:cs="Times New Roman" w:hint="eastAsia"/>
            <w:lang w:eastAsia="zh-CN"/>
          </w:rPr>
          <w:t>进入</w:t>
        </w:r>
      </w:ins>
      <w:ins w:id="1787" w:author="Qiao, Guan Lun (RC-CN DI FA ST&amp;PM SUP IT&amp;EDGE)" w:date="2022-01-25T14:23:00Z">
        <w:r w:rsidRPr="00A2596A">
          <w:rPr>
            <w:rFonts w:ascii="Times New Roman" w:eastAsia="Microsoft YaHei UI" w:hAnsi="Times New Roman" w:cs="Times New Roman" w:hint="eastAsia"/>
            <w:lang w:eastAsia="zh-CN"/>
          </w:rPr>
          <w:t>用户</w:t>
        </w:r>
      </w:ins>
      <w:ins w:id="1788" w:author="Qiao, Guan Lun (RC-CN DI FA ST&amp;PM SUP IT&amp;EDGE)" w:date="2022-02-08T09:09:00Z">
        <w:r>
          <w:rPr>
            <w:rFonts w:ascii="Times New Roman" w:eastAsia="Microsoft YaHei UI" w:hAnsi="Times New Roman" w:cs="Times New Roman" w:hint="eastAsia"/>
            <w:lang w:eastAsia="zh-CN"/>
          </w:rPr>
          <w:t>注册</w:t>
        </w:r>
      </w:ins>
      <w:ins w:id="1789" w:author="Qiao, Guan Lun (RC-CN DI FA ST&amp;PM SUP IT&amp;EDGE)" w:date="2022-02-08T09:49:00Z">
        <w:r>
          <w:rPr>
            <w:rFonts w:ascii="Times New Roman" w:eastAsia="Microsoft YaHei UI" w:hAnsi="Times New Roman" w:cs="Times New Roman" w:hint="eastAsia"/>
            <w:lang w:eastAsia="zh-CN"/>
          </w:rPr>
          <w:t>界面</w:t>
        </w:r>
      </w:ins>
      <w:bookmarkEnd w:id="1785"/>
    </w:p>
    <w:p w14:paraId="167EA761" w14:textId="77777777" w:rsidR="002C0809" w:rsidRPr="004A13C7" w:rsidRDefault="002C0809">
      <w:pPr>
        <w:pStyle w:val="ListParagraph"/>
        <w:numPr>
          <w:ilvl w:val="0"/>
          <w:numId w:val="83"/>
        </w:numPr>
        <w:spacing w:after="130"/>
        <w:jc w:val="both"/>
        <w:rPr>
          <w:ins w:id="1790" w:author="Qiao, Guan Lun (RC-CN DI FA ST&amp;PM SUP IT&amp;EDGE)" w:date="2022-01-25T14:23:00Z"/>
          <w:rFonts w:ascii="Times New Roman" w:eastAsia="Microsoft YaHei UI" w:hAnsi="Times New Roman" w:cs="Times New Roman"/>
          <w:lang w:eastAsia="zh-CN"/>
          <w:rPrChange w:id="1791" w:author="Qiao, Guan Lun (RC-CN DI FA ST&amp;PM SUP IT&amp;EDGE)" w:date="2022-02-08T09:41:00Z">
            <w:rPr>
              <w:ins w:id="1792" w:author="Qiao, Guan Lun (RC-CN DI FA ST&amp;PM SUP IT&amp;EDGE)" w:date="2022-01-25T14:23:00Z"/>
              <w:rFonts w:ascii="Microsoft YaHei UI" w:eastAsia="Microsoft YaHei UI" w:hAnsi="Microsoft YaHei UI"/>
              <w:color w:val="FF000F" w:themeColor="background2"/>
              <w:lang w:eastAsia="zh-CN"/>
            </w:rPr>
          </w:rPrChange>
        </w:rPr>
        <w:pPrChange w:id="1793" w:author="Qiao, Guan Lun (RC-CN DI FA ST&amp;PM SUP IT&amp;EDGE)" w:date="2022-02-11T14:46:00Z">
          <w:pPr>
            <w:pStyle w:val="ListParagraph"/>
            <w:numPr>
              <w:numId w:val="39"/>
            </w:numPr>
            <w:spacing w:after="130"/>
            <w:ind w:left="360" w:hanging="360"/>
            <w:jc w:val="both"/>
          </w:pPr>
        </w:pPrChange>
      </w:pPr>
      <w:ins w:id="1794" w:author="Qiao, Guan Lun (RC-CN DI FA ST&amp;PM SUP IT&amp;EDGE)" w:date="2022-01-25T14:23:00Z">
        <w:r w:rsidRPr="004A13C7">
          <w:rPr>
            <w:rFonts w:ascii="Times New Roman" w:eastAsia="Microsoft YaHei UI" w:hAnsi="Times New Roman" w:cs="Times New Roman" w:hint="eastAsia"/>
            <w:lang w:eastAsia="zh-CN"/>
            <w:rPrChange w:id="1795" w:author="Qiao, Guan Lun (RC-CN DI FA ST&amp;PM SUP IT&amp;EDGE)" w:date="2022-02-08T09:41:00Z">
              <w:rPr>
                <w:rFonts w:ascii="Microsoft YaHei UI" w:eastAsia="Microsoft YaHei UI" w:hAnsi="Microsoft YaHei UI" w:hint="eastAsia"/>
                <w:color w:val="FF000F" w:themeColor="background2"/>
                <w:lang w:eastAsia="zh-CN"/>
              </w:rPr>
            </w:rPrChange>
          </w:rPr>
          <w:t>触发条件</w:t>
        </w:r>
      </w:ins>
    </w:p>
    <w:p w14:paraId="5FE00092" w14:textId="6B45ADCE" w:rsidR="00FA5E81" w:rsidRDefault="009D4A4D" w:rsidP="009D4A4D">
      <w:pPr>
        <w:pStyle w:val="ListParagraph"/>
        <w:spacing w:after="130"/>
        <w:ind w:left="360"/>
        <w:jc w:val="both"/>
        <w:rPr>
          <w:ins w:id="1796" w:author="Qiao, Guan Lun (RC-CN DI FA ST&amp;PM SUP IT&amp;EDGE)" w:date="2022-02-08T09:42:00Z"/>
          <w:rFonts w:ascii="Times New Roman" w:eastAsia="Microsoft YaHei UI" w:hAnsi="Times New Roman" w:cs="Times New Roman"/>
          <w:lang w:eastAsia="zh-CN"/>
        </w:rPr>
      </w:pPr>
      <w:ins w:id="1797" w:author="Qiao, Guan Lun (RC-CN DI FA ST&amp;PM SUP IT&amp;EDGE)" w:date="2022-02-08T09:41:00Z">
        <w:r>
          <w:rPr>
            <w:rFonts w:ascii="Times New Roman" w:eastAsia="Microsoft YaHei UI" w:hAnsi="Times New Roman" w:cs="Times New Roman" w:hint="eastAsia"/>
            <w:lang w:eastAsia="zh-CN"/>
          </w:rPr>
          <w:t>点击“</w:t>
        </w:r>
      </w:ins>
      <w:ins w:id="1798" w:author="Qiao, Guan Lun (RC-CN DI FA ST&amp;PM SUP IT&amp;EDGE)" w:date="2022-02-11T14:46:00Z">
        <w:r w:rsidR="0096237D">
          <w:rPr>
            <w:rFonts w:ascii="Times New Roman" w:eastAsia="Microsoft YaHei UI" w:hAnsi="Times New Roman" w:cs="Times New Roman" w:hint="eastAsia"/>
            <w:lang w:eastAsia="zh-CN"/>
          </w:rPr>
          <w:t>Crea</w:t>
        </w:r>
        <w:r w:rsidR="0096237D">
          <w:rPr>
            <w:rFonts w:ascii="Times New Roman" w:eastAsia="Microsoft YaHei UI" w:hAnsi="Times New Roman" w:cs="Times New Roman"/>
            <w:lang w:eastAsia="zh-CN"/>
          </w:rPr>
          <w:t>te account</w:t>
        </w:r>
      </w:ins>
      <w:ins w:id="1799" w:author="Qiao, Guan Lun (RC-CN DI FA ST&amp;PM SUP IT&amp;EDGE)" w:date="2022-02-08T09:41:00Z">
        <w:r>
          <w:rPr>
            <w:rFonts w:ascii="Times New Roman" w:eastAsia="Microsoft YaHei UI" w:hAnsi="Times New Roman" w:cs="Times New Roman" w:hint="eastAsia"/>
            <w:lang w:eastAsia="zh-CN"/>
          </w:rPr>
          <w:t>”按键，进入用户注册界面</w:t>
        </w:r>
      </w:ins>
    </w:p>
    <w:p w14:paraId="44F55060" w14:textId="77E81EDA" w:rsidR="009D4A4D" w:rsidRPr="00C66BC7" w:rsidRDefault="009D4A4D" w:rsidP="009D4A4D">
      <w:pPr>
        <w:pStyle w:val="Heading2"/>
        <w:rPr>
          <w:ins w:id="1800" w:author="Qiao, Guan Lun (RC-CN DI FA ST&amp;PM SUP IT&amp;EDGE)" w:date="2022-02-08T09:42:00Z"/>
          <w:rFonts w:ascii="Times New Roman" w:eastAsia="Microsoft YaHei UI" w:hAnsi="Times New Roman" w:cs="Times New Roman"/>
          <w:strike/>
          <w:lang w:eastAsia="zh-CN"/>
        </w:rPr>
      </w:pPr>
      <w:bookmarkStart w:id="1801" w:name="_Toc96688765"/>
      <w:ins w:id="1802" w:author="Qiao, Guan Lun (RC-CN DI FA ST&amp;PM SUP IT&amp;EDGE)" w:date="2022-02-08T09:42:00Z">
        <w:r w:rsidRPr="00A2596A">
          <w:rPr>
            <w:rFonts w:ascii="Times New Roman" w:eastAsia="Microsoft YaHei UI" w:hAnsi="Times New Roman" w:cs="Times New Roman" w:hint="eastAsia"/>
            <w:lang w:eastAsia="zh-CN"/>
          </w:rPr>
          <w:t>用户</w:t>
        </w:r>
        <w:r>
          <w:rPr>
            <w:rFonts w:ascii="Times New Roman" w:eastAsia="Microsoft YaHei UI" w:hAnsi="Times New Roman" w:cs="Times New Roman" w:hint="eastAsia"/>
            <w:lang w:eastAsia="zh-CN"/>
          </w:rPr>
          <w:t>注册</w:t>
        </w:r>
        <w:bookmarkEnd w:id="1801"/>
      </w:ins>
    </w:p>
    <w:p w14:paraId="121950FD" w14:textId="77777777" w:rsidR="009D4A4D" w:rsidRPr="00C66BC7" w:rsidRDefault="009D4A4D">
      <w:pPr>
        <w:pStyle w:val="ListParagraph"/>
        <w:numPr>
          <w:ilvl w:val="0"/>
          <w:numId w:val="76"/>
        </w:numPr>
        <w:rPr>
          <w:ins w:id="1803" w:author="Qiao, Guan Lun (RC-CN DI FA ST&amp;PM SUP IT&amp;EDGE)" w:date="2022-02-08T09:42:00Z"/>
          <w:rFonts w:ascii="Times New Roman" w:eastAsia="Microsoft YaHei UI" w:hAnsi="Times New Roman" w:cs="Times New Roman"/>
          <w:b/>
          <w:bCs/>
          <w:lang w:eastAsia="zh-CN"/>
        </w:rPr>
        <w:pPrChange w:id="1804" w:author="Qiao, Guan Lun (RC-CN DI FA ST&amp;PM SUP IT&amp;EDGE)" w:date="2022-02-08T09:42:00Z">
          <w:pPr>
            <w:pStyle w:val="ListParagraph"/>
            <w:numPr>
              <w:numId w:val="72"/>
            </w:numPr>
            <w:ind w:left="360" w:hanging="360"/>
          </w:pPr>
        </w:pPrChange>
      </w:pPr>
      <w:ins w:id="1805" w:author="Qiao, Guan Lun (RC-CN DI FA ST&amp;PM SUP IT&amp;EDGE)" w:date="2022-02-08T09:42:00Z">
        <w:r>
          <w:rPr>
            <w:rFonts w:ascii="Times New Roman" w:eastAsia="Microsoft YaHei UI" w:hAnsi="Times New Roman" w:cs="Times New Roman" w:hint="eastAsia"/>
            <w:b/>
            <w:bCs/>
            <w:lang w:eastAsia="zh-CN"/>
          </w:rPr>
          <w:t>流程设计</w:t>
        </w:r>
      </w:ins>
    </w:p>
    <w:p w14:paraId="7044B2C7" w14:textId="153333A6" w:rsidR="009D4A4D" w:rsidRDefault="00C73E7E" w:rsidP="009D4A4D">
      <w:pPr>
        <w:rPr>
          <w:ins w:id="1806" w:author="Qiao, Guan Lun (RC-CN DI FA ST&amp;PM SUP IT&amp;EDGE)" w:date="2022-02-08T09:42:00Z"/>
          <w:rFonts w:ascii="Times New Roman" w:eastAsia="Microsoft YaHei UI" w:hAnsi="Times New Roman" w:cs="Times New Roman"/>
          <w:b/>
          <w:bCs/>
          <w:lang w:eastAsia="zh-CN"/>
        </w:rPr>
      </w:pPr>
      <w:ins w:id="1807" w:author="Qiao, Guan Lun (RC-CN DI FA ST&amp;PM SUP IT&amp;EDGE)" w:date="2022-02-11T14:39:00Z">
        <w:r w:rsidRPr="00C73E7E">
          <w:rPr>
            <w:rFonts w:ascii="Times New Roman" w:eastAsia="Microsoft YaHei UI" w:hAnsi="Times New Roman" w:cs="Times New Roman"/>
            <w:b/>
            <w:bCs/>
            <w:noProof/>
            <w:lang w:eastAsia="zh-CN"/>
          </w:rPr>
          <w:drawing>
            <wp:inline distT="0" distB="0" distL="0" distR="0" wp14:anchorId="68512186" wp14:editId="369CA788">
              <wp:extent cx="5227320" cy="622865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7588" cy="6228974"/>
                      </a:xfrm>
                      <a:prstGeom prst="rect">
                        <a:avLst/>
                      </a:prstGeom>
                    </pic:spPr>
                  </pic:pic>
                </a:graphicData>
              </a:graphic>
            </wp:inline>
          </w:drawing>
        </w:r>
      </w:ins>
    </w:p>
    <w:p w14:paraId="290F44E0" w14:textId="77777777" w:rsidR="009D4A4D" w:rsidRPr="00C66BC7" w:rsidRDefault="009D4A4D">
      <w:pPr>
        <w:pStyle w:val="ListParagraph"/>
        <w:numPr>
          <w:ilvl w:val="0"/>
          <w:numId w:val="76"/>
        </w:numPr>
        <w:rPr>
          <w:ins w:id="1808" w:author="Qiao, Guan Lun (RC-CN DI FA ST&amp;PM SUP IT&amp;EDGE)" w:date="2022-02-08T09:42:00Z"/>
          <w:rFonts w:ascii="Times New Roman" w:eastAsia="Microsoft YaHei UI" w:hAnsi="Times New Roman" w:cs="Times New Roman"/>
          <w:b/>
          <w:bCs/>
          <w:lang w:eastAsia="zh-CN"/>
        </w:rPr>
        <w:pPrChange w:id="1809" w:author="Qiao, Guan Lun (RC-CN DI FA ST&amp;PM SUP IT&amp;EDGE)" w:date="2022-02-08T09:42:00Z">
          <w:pPr>
            <w:pStyle w:val="ListParagraph"/>
            <w:numPr>
              <w:numId w:val="72"/>
            </w:numPr>
            <w:ind w:left="360" w:hanging="360"/>
          </w:pPr>
        </w:pPrChange>
      </w:pPr>
      <w:ins w:id="1810" w:author="Qiao, Guan Lun (RC-CN DI FA ST&amp;PM SUP IT&amp;EDGE)" w:date="2022-02-08T09:42:00Z">
        <w:r w:rsidRPr="00C66BC7">
          <w:rPr>
            <w:rFonts w:ascii="Times New Roman" w:eastAsia="Microsoft YaHei UI" w:hAnsi="Times New Roman" w:cs="Times New Roman" w:hint="eastAsia"/>
            <w:b/>
            <w:bCs/>
            <w:lang w:eastAsia="zh-CN"/>
          </w:rPr>
          <w:t>功能说明</w:t>
        </w:r>
      </w:ins>
    </w:p>
    <w:p w14:paraId="49D21805" w14:textId="2CBB06FC" w:rsidR="009D4A4D" w:rsidRPr="00C66BC7" w:rsidRDefault="009D4A4D" w:rsidP="009D4A4D">
      <w:pPr>
        <w:pStyle w:val="ListParagraph"/>
        <w:ind w:left="360"/>
        <w:rPr>
          <w:ins w:id="1811" w:author="Qiao, Guan Lun (RC-CN DI FA ST&amp;PM SUP IT&amp;EDGE)" w:date="2022-02-08T09:42:00Z"/>
          <w:rFonts w:ascii="Times New Roman" w:eastAsia="Microsoft YaHei UI" w:hAnsi="Times New Roman" w:cs="Times New Roman"/>
          <w:lang w:eastAsia="zh-CN"/>
        </w:rPr>
      </w:pPr>
      <w:ins w:id="1812" w:author="Qiao, Guan Lun (RC-CN DI FA ST&amp;PM SUP IT&amp;EDGE)" w:date="2022-02-08T09:42:00Z">
        <w:r>
          <w:rPr>
            <w:rFonts w:ascii="Times New Roman" w:eastAsia="Microsoft YaHei UI" w:hAnsi="Times New Roman" w:cs="Times New Roman" w:hint="eastAsia"/>
            <w:lang w:eastAsia="zh-CN"/>
          </w:rPr>
          <w:t>用户</w:t>
        </w:r>
      </w:ins>
      <w:ins w:id="1813" w:author="Qiao, Guan Lun (RC-CN DI FA ST&amp;PM SUP IT&amp;EDGE)" w:date="2022-02-08T09:43:00Z">
        <w:r w:rsidR="00841439">
          <w:rPr>
            <w:rFonts w:ascii="Times New Roman" w:eastAsia="Microsoft YaHei UI" w:hAnsi="Times New Roman" w:cs="Times New Roman" w:hint="eastAsia"/>
            <w:lang w:eastAsia="zh-CN"/>
          </w:rPr>
          <w:t>注册</w:t>
        </w:r>
      </w:ins>
      <w:ins w:id="1814" w:author="Qiao, Guan Lun (RC-CN DI FA ST&amp;PM SUP IT&amp;EDGE)" w:date="2022-02-08T09:42:00Z">
        <w:r>
          <w:rPr>
            <w:rFonts w:ascii="Times New Roman" w:eastAsia="Microsoft YaHei UI" w:hAnsi="Times New Roman" w:cs="Times New Roman" w:hint="eastAsia"/>
            <w:lang w:eastAsia="zh-CN"/>
          </w:rPr>
          <w:t>界面包含两个功能项，一个是用户</w:t>
        </w:r>
      </w:ins>
      <w:ins w:id="1815" w:author="Qiao, Guan Lun (RC-CN DI FA ST&amp;PM SUP IT&amp;EDGE)" w:date="2022-02-08T09:43:00Z">
        <w:r w:rsidR="00841439">
          <w:rPr>
            <w:rFonts w:ascii="Times New Roman" w:eastAsia="Microsoft YaHei UI" w:hAnsi="Times New Roman" w:cs="Times New Roman" w:hint="eastAsia"/>
            <w:lang w:eastAsia="zh-CN"/>
          </w:rPr>
          <w:t>注册</w:t>
        </w:r>
      </w:ins>
      <w:ins w:id="1816" w:author="Qiao, Guan Lun (RC-CN DI FA ST&amp;PM SUP IT&amp;EDGE)" w:date="2022-02-08T09:42:00Z">
        <w:r>
          <w:rPr>
            <w:rFonts w:ascii="Times New Roman" w:eastAsia="Microsoft YaHei UI" w:hAnsi="Times New Roman" w:cs="Times New Roman" w:hint="eastAsia"/>
            <w:lang w:eastAsia="zh-CN"/>
          </w:rPr>
          <w:t>功能，一个是</w:t>
        </w:r>
      </w:ins>
      <w:ins w:id="1817" w:author="Qiao, Guan Lun (RC-CN DI FA ST&amp;PM SUP IT&amp;EDGE)" w:date="2022-02-08T09:49:00Z">
        <w:r w:rsidR="00BD69AE">
          <w:rPr>
            <w:rFonts w:ascii="Times New Roman" w:eastAsia="Microsoft YaHei UI" w:hAnsi="Times New Roman" w:cs="Times New Roman" w:hint="eastAsia"/>
            <w:lang w:eastAsia="zh-CN"/>
          </w:rPr>
          <w:t>进入用户</w:t>
        </w:r>
      </w:ins>
      <w:ins w:id="1818" w:author="Qiao, Guan Lun (RC-CN DI FA ST&amp;PM SUP IT&amp;EDGE)" w:date="2022-02-08T09:43:00Z">
        <w:r w:rsidR="00841439">
          <w:rPr>
            <w:rFonts w:ascii="Times New Roman" w:eastAsia="Microsoft YaHei UI" w:hAnsi="Times New Roman" w:cs="Times New Roman" w:hint="eastAsia"/>
            <w:lang w:eastAsia="zh-CN"/>
          </w:rPr>
          <w:t>登陆界面</w:t>
        </w:r>
      </w:ins>
      <w:ins w:id="1819" w:author="Qiao, Guan Lun (RC-CN DI FA ST&amp;PM SUP IT&amp;EDGE)" w:date="2022-02-08T09:42:00Z">
        <w:r>
          <w:rPr>
            <w:rFonts w:ascii="Times New Roman" w:eastAsia="Microsoft YaHei UI" w:hAnsi="Times New Roman" w:cs="Times New Roman" w:hint="eastAsia"/>
            <w:lang w:eastAsia="zh-CN"/>
          </w:rPr>
          <w:t>。</w:t>
        </w:r>
      </w:ins>
    </w:p>
    <w:p w14:paraId="1BF05F12" w14:textId="19ED0D75" w:rsidR="009D4A4D" w:rsidRPr="00A2596A" w:rsidRDefault="009D4A4D" w:rsidP="009D4A4D">
      <w:pPr>
        <w:pStyle w:val="Heading3"/>
        <w:rPr>
          <w:ins w:id="1820" w:author="Qiao, Guan Lun (RC-CN DI FA ST&amp;PM SUP IT&amp;EDGE)" w:date="2022-02-08T09:42:00Z"/>
          <w:rFonts w:ascii="Times New Roman" w:eastAsia="Microsoft YaHei UI" w:hAnsi="Times New Roman" w:cs="Times New Roman"/>
          <w:lang w:eastAsia="zh-CN"/>
        </w:rPr>
      </w:pPr>
      <w:bookmarkStart w:id="1821" w:name="_Toc96688766"/>
      <w:ins w:id="1822" w:author="Qiao, Guan Lun (RC-CN DI FA ST&amp;PM SUP IT&amp;EDGE)" w:date="2022-02-08T09:42:00Z">
        <w:r w:rsidRPr="00A2596A">
          <w:rPr>
            <w:rFonts w:ascii="Times New Roman" w:eastAsia="Microsoft YaHei UI" w:hAnsi="Times New Roman" w:cs="Times New Roman" w:hint="eastAsia"/>
            <w:lang w:eastAsia="zh-CN"/>
          </w:rPr>
          <w:t>用户</w:t>
        </w:r>
      </w:ins>
      <w:ins w:id="1823" w:author="Qiao, Guan Lun (RC-CN DI FA ST&amp;PM SUP IT&amp;EDGE)" w:date="2022-02-08T09:43:00Z">
        <w:r w:rsidR="00DD5C95">
          <w:rPr>
            <w:rFonts w:ascii="Times New Roman" w:eastAsia="Microsoft YaHei UI" w:hAnsi="Times New Roman" w:cs="Times New Roman" w:hint="eastAsia"/>
            <w:lang w:eastAsia="zh-CN"/>
          </w:rPr>
          <w:t>注册</w:t>
        </w:r>
      </w:ins>
      <w:bookmarkEnd w:id="1821"/>
    </w:p>
    <w:p w14:paraId="6F7BF48D" w14:textId="77777777" w:rsidR="009D4A4D" w:rsidRPr="00C66BC7" w:rsidRDefault="009D4A4D">
      <w:pPr>
        <w:pStyle w:val="ListParagraph"/>
        <w:numPr>
          <w:ilvl w:val="0"/>
          <w:numId w:val="77"/>
        </w:numPr>
        <w:spacing w:after="130"/>
        <w:jc w:val="both"/>
        <w:rPr>
          <w:ins w:id="1824" w:author="Qiao, Guan Lun (RC-CN DI FA ST&amp;PM SUP IT&amp;EDGE)" w:date="2022-02-08T09:42:00Z"/>
          <w:rFonts w:ascii="Times New Roman" w:eastAsia="Microsoft YaHei UI" w:hAnsi="Times New Roman" w:cs="Times New Roman"/>
          <w:lang w:eastAsia="zh-CN"/>
        </w:rPr>
        <w:pPrChange w:id="1825" w:author="Qiao, Guan Lun (RC-CN DI FA ST&amp;PM SUP IT&amp;EDGE)" w:date="2022-02-08T09:42:00Z">
          <w:pPr>
            <w:pStyle w:val="ListParagraph"/>
            <w:numPr>
              <w:numId w:val="39"/>
            </w:numPr>
            <w:spacing w:after="130"/>
            <w:ind w:left="360" w:hanging="360"/>
            <w:jc w:val="both"/>
          </w:pPr>
        </w:pPrChange>
      </w:pPr>
      <w:ins w:id="1826" w:author="Qiao, Guan Lun (RC-CN DI FA ST&amp;PM SUP IT&amp;EDGE)" w:date="2022-02-08T09:42:00Z">
        <w:r w:rsidRPr="00C66BC7">
          <w:rPr>
            <w:rFonts w:ascii="Times New Roman" w:eastAsia="Microsoft YaHei UI" w:hAnsi="Times New Roman" w:cs="Times New Roman" w:hint="eastAsia"/>
            <w:lang w:eastAsia="zh-CN"/>
          </w:rPr>
          <w:t>触发条件</w:t>
        </w:r>
      </w:ins>
    </w:p>
    <w:p w14:paraId="0161BC37" w14:textId="05D94A53" w:rsidR="009D4A4D" w:rsidRPr="00C66BC7" w:rsidRDefault="009D4A4D" w:rsidP="009D4A4D">
      <w:pPr>
        <w:pStyle w:val="ListParagraph"/>
        <w:spacing w:after="130"/>
        <w:ind w:left="360"/>
        <w:jc w:val="both"/>
        <w:rPr>
          <w:ins w:id="1827" w:author="Qiao, Guan Lun (RC-CN DI FA ST&amp;PM SUP IT&amp;EDGE)" w:date="2022-02-08T09:42:00Z"/>
          <w:rFonts w:ascii="Times New Roman" w:eastAsia="Microsoft YaHei UI" w:hAnsi="Times New Roman" w:cs="Times New Roman"/>
          <w:lang w:eastAsia="zh-CN"/>
        </w:rPr>
      </w:pPr>
      <w:ins w:id="1828" w:author="Qiao, Guan Lun (RC-CN DI FA ST&amp;PM SUP IT&amp;EDGE)" w:date="2022-02-08T09:42:00Z">
        <w:r>
          <w:rPr>
            <w:rFonts w:ascii="Times New Roman" w:eastAsia="Microsoft YaHei UI" w:hAnsi="Times New Roman" w:cs="Times New Roman" w:hint="eastAsia"/>
            <w:lang w:eastAsia="zh-CN"/>
          </w:rPr>
          <w:t>填写用户</w:t>
        </w:r>
      </w:ins>
      <w:ins w:id="1829" w:author="Qiao, Guan Lun (RC-CN DI FA ST&amp;PM SUP IT&amp;EDGE)" w:date="2022-02-08T09:47:00Z">
        <w:r w:rsidR="00CD31D0">
          <w:rPr>
            <w:rFonts w:ascii="Times New Roman" w:eastAsia="Microsoft YaHei UI" w:hAnsi="Times New Roman" w:cs="Times New Roman" w:hint="eastAsia"/>
            <w:lang w:eastAsia="zh-CN"/>
          </w:rPr>
          <w:t>注册所需的所有信息</w:t>
        </w:r>
      </w:ins>
      <w:ins w:id="1830" w:author="Qiao, Guan Lun (RC-CN DI FA ST&amp;PM SUP IT&amp;EDGE)" w:date="2022-02-08T09:42:00Z">
        <w:r>
          <w:rPr>
            <w:rFonts w:ascii="Times New Roman" w:eastAsia="Microsoft YaHei UI" w:hAnsi="Times New Roman" w:cs="Times New Roman" w:hint="eastAsia"/>
            <w:lang w:eastAsia="zh-CN"/>
          </w:rPr>
          <w:t>，点击“</w:t>
        </w:r>
      </w:ins>
      <w:ins w:id="1831" w:author="Qiao, Guan Lun (RC-CN DI FA ST&amp;PM SUP IT&amp;EDGE)" w:date="2022-02-11T14:47:00Z">
        <w:r w:rsidR="0096237D">
          <w:rPr>
            <w:rFonts w:ascii="Times New Roman" w:eastAsia="Microsoft YaHei UI" w:hAnsi="Times New Roman" w:cs="Times New Roman" w:hint="eastAsia"/>
            <w:lang w:eastAsia="zh-CN"/>
          </w:rPr>
          <w:t>A</w:t>
        </w:r>
        <w:r w:rsidR="0096237D">
          <w:rPr>
            <w:rFonts w:ascii="Times New Roman" w:eastAsia="Microsoft YaHei UI" w:hAnsi="Times New Roman" w:cs="Times New Roman"/>
            <w:lang w:eastAsia="zh-CN"/>
          </w:rPr>
          <w:t>PPLY</w:t>
        </w:r>
      </w:ins>
      <w:ins w:id="1832" w:author="Qiao, Guan Lun (RC-CN DI FA ST&amp;PM SUP IT&amp;EDGE)" w:date="2022-02-08T09:42:00Z">
        <w:r>
          <w:rPr>
            <w:rFonts w:ascii="Times New Roman" w:eastAsia="Microsoft YaHei UI" w:hAnsi="Times New Roman" w:cs="Times New Roman" w:hint="eastAsia"/>
            <w:lang w:eastAsia="zh-CN"/>
          </w:rPr>
          <w:t>”按键，触发该功能。</w:t>
        </w:r>
      </w:ins>
    </w:p>
    <w:p w14:paraId="1D7E282E" w14:textId="77777777" w:rsidR="009D4A4D" w:rsidRPr="00C66BC7" w:rsidRDefault="009D4A4D">
      <w:pPr>
        <w:pStyle w:val="ListParagraph"/>
        <w:numPr>
          <w:ilvl w:val="0"/>
          <w:numId w:val="77"/>
        </w:numPr>
        <w:spacing w:after="130"/>
        <w:jc w:val="both"/>
        <w:rPr>
          <w:ins w:id="1833" w:author="Qiao, Guan Lun (RC-CN DI FA ST&amp;PM SUP IT&amp;EDGE)" w:date="2022-02-08T09:42:00Z"/>
          <w:rFonts w:ascii="Times New Roman" w:eastAsia="Microsoft YaHei UI" w:hAnsi="Times New Roman" w:cs="Times New Roman"/>
          <w:lang w:eastAsia="zh-CN"/>
        </w:rPr>
        <w:pPrChange w:id="1834" w:author="Qiao, Guan Lun (RC-CN DI FA ST&amp;PM SUP IT&amp;EDGE)" w:date="2022-02-08T09:42:00Z">
          <w:pPr>
            <w:pStyle w:val="ListParagraph"/>
            <w:numPr>
              <w:numId w:val="39"/>
            </w:numPr>
            <w:spacing w:after="130"/>
            <w:ind w:left="360" w:hanging="360"/>
            <w:jc w:val="both"/>
          </w:pPr>
        </w:pPrChange>
      </w:pPr>
      <w:ins w:id="1835" w:author="Qiao, Guan Lun (RC-CN DI FA ST&amp;PM SUP IT&amp;EDGE)" w:date="2022-02-08T09:42:00Z">
        <w:r w:rsidRPr="00C66BC7">
          <w:rPr>
            <w:rFonts w:ascii="Times New Roman" w:eastAsia="Microsoft YaHei UI" w:hAnsi="Times New Roman" w:cs="Times New Roman" w:hint="eastAsia"/>
            <w:lang w:eastAsia="zh-CN"/>
          </w:rPr>
          <w:t>输入项</w:t>
        </w:r>
      </w:ins>
    </w:p>
    <w:tbl>
      <w:tblPr>
        <w:tblStyle w:val="ABBTableStyle"/>
        <w:tblW w:w="5000" w:type="pct"/>
        <w:tblLook w:val="04A0" w:firstRow="1" w:lastRow="0" w:firstColumn="1" w:lastColumn="0" w:noHBand="0" w:noVBand="1"/>
      </w:tblPr>
      <w:tblGrid>
        <w:gridCol w:w="1387"/>
        <w:gridCol w:w="1387"/>
        <w:gridCol w:w="1863"/>
        <w:gridCol w:w="2343"/>
        <w:gridCol w:w="1383"/>
      </w:tblGrid>
      <w:tr w:rsidR="009D4A4D" w:rsidRPr="00C06C30" w14:paraId="6E6E44E4" w14:textId="77777777" w:rsidTr="00857A14">
        <w:trPr>
          <w:cnfStyle w:val="100000000000" w:firstRow="1" w:lastRow="0" w:firstColumn="0" w:lastColumn="0" w:oddVBand="0" w:evenVBand="0" w:oddHBand="0" w:evenHBand="0" w:firstRowFirstColumn="0" w:firstRowLastColumn="0" w:lastRowFirstColumn="0" w:lastRowLastColumn="0"/>
          <w:tblHeader/>
          <w:ins w:id="1836" w:author="Qiao, Guan Lun (RC-CN DI FA ST&amp;PM SUP IT&amp;EDGE)" w:date="2022-02-08T09:42:00Z"/>
        </w:trPr>
        <w:tc>
          <w:tcPr>
            <w:cnfStyle w:val="001000000000" w:firstRow="0" w:lastRow="0" w:firstColumn="1" w:lastColumn="0" w:oddVBand="0" w:evenVBand="0" w:oddHBand="0" w:evenHBand="0" w:firstRowFirstColumn="0" w:firstRowLastColumn="0" w:lastRowFirstColumn="0" w:lastRowLastColumn="0"/>
            <w:tcW w:w="829" w:type="pct"/>
            <w:hideMark/>
          </w:tcPr>
          <w:p w14:paraId="0BD827E9" w14:textId="77777777" w:rsidR="009D4A4D" w:rsidRPr="00C66BC7" w:rsidRDefault="009D4A4D" w:rsidP="00BC70F3">
            <w:pPr>
              <w:pStyle w:val="TableText"/>
              <w:keepLines w:val="0"/>
              <w:rPr>
                <w:ins w:id="1837" w:author="Qiao, Guan Lun (RC-CN DI FA ST&amp;PM SUP IT&amp;EDGE)" w:date="2022-02-08T09:42:00Z"/>
                <w:rFonts w:ascii="Times New Roman" w:eastAsia="Microsoft YaHei UI" w:hAnsi="Times New Roman" w:cs="Times New Roman"/>
                <w:lang w:val="de-DE" w:eastAsia="zh-CN"/>
              </w:rPr>
            </w:pPr>
            <w:ins w:id="1838" w:author="Qiao, Guan Lun (RC-CN DI FA ST&amp;PM SUP IT&amp;EDGE)" w:date="2022-02-08T09:42:00Z">
              <w:r w:rsidRPr="00C66BC7">
                <w:rPr>
                  <w:rFonts w:ascii="Times New Roman" w:eastAsia="Microsoft YaHei UI" w:hAnsi="Times New Roman" w:cs="Times New Roman" w:hint="eastAsia"/>
                  <w:lang w:val="de-DE" w:eastAsia="zh-CN"/>
                </w:rPr>
                <w:t>编号</w:t>
              </w:r>
            </w:ins>
          </w:p>
        </w:tc>
        <w:tc>
          <w:tcPr>
            <w:tcW w:w="829" w:type="pct"/>
            <w:hideMark/>
          </w:tcPr>
          <w:p w14:paraId="7E7FC149" w14:textId="77777777" w:rsidR="009D4A4D" w:rsidRPr="00C66BC7" w:rsidRDefault="009D4A4D" w:rsidP="00BC70F3">
            <w:pPr>
              <w:pStyle w:val="TableText"/>
              <w:keepLines w:val="0"/>
              <w:cnfStyle w:val="100000000000" w:firstRow="1" w:lastRow="0" w:firstColumn="0" w:lastColumn="0" w:oddVBand="0" w:evenVBand="0" w:oddHBand="0" w:evenHBand="0" w:firstRowFirstColumn="0" w:firstRowLastColumn="0" w:lastRowFirstColumn="0" w:lastRowLastColumn="0"/>
              <w:rPr>
                <w:ins w:id="1839" w:author="Qiao, Guan Lun (RC-CN DI FA ST&amp;PM SUP IT&amp;EDGE)" w:date="2022-02-08T09:42:00Z"/>
                <w:rFonts w:ascii="Times New Roman" w:eastAsia="Microsoft YaHei UI" w:hAnsi="Times New Roman" w:cs="Times New Roman"/>
                <w:lang w:val="de-DE" w:eastAsia="zh-CN"/>
              </w:rPr>
            </w:pPr>
            <w:ins w:id="1840" w:author="Qiao, Guan Lun (RC-CN DI FA ST&amp;PM SUP IT&amp;EDGE)" w:date="2022-02-08T09:42:00Z">
              <w:r>
                <w:rPr>
                  <w:rFonts w:ascii="Times New Roman" w:eastAsia="Microsoft YaHei UI" w:hAnsi="Times New Roman" w:cs="Times New Roman" w:hint="eastAsia"/>
                  <w:lang w:val="de-DE" w:eastAsia="zh-CN"/>
                </w:rPr>
                <w:t>数据字段</w:t>
              </w:r>
            </w:ins>
          </w:p>
        </w:tc>
        <w:tc>
          <w:tcPr>
            <w:tcW w:w="1114" w:type="pct"/>
            <w:hideMark/>
          </w:tcPr>
          <w:p w14:paraId="06271974" w14:textId="77777777" w:rsidR="009D4A4D" w:rsidRPr="00C66BC7" w:rsidRDefault="009D4A4D" w:rsidP="00BC70F3">
            <w:pPr>
              <w:pStyle w:val="TableText"/>
              <w:keepLines w:val="0"/>
              <w:cnfStyle w:val="100000000000" w:firstRow="1" w:lastRow="0" w:firstColumn="0" w:lastColumn="0" w:oddVBand="0" w:evenVBand="0" w:oddHBand="0" w:evenHBand="0" w:firstRowFirstColumn="0" w:firstRowLastColumn="0" w:lastRowFirstColumn="0" w:lastRowLastColumn="0"/>
              <w:rPr>
                <w:ins w:id="1841" w:author="Qiao, Guan Lun (RC-CN DI FA ST&amp;PM SUP IT&amp;EDGE)" w:date="2022-02-08T09:42:00Z"/>
                <w:rFonts w:ascii="Times New Roman" w:eastAsia="Microsoft YaHei UI" w:hAnsi="Times New Roman" w:cs="Times New Roman"/>
                <w:lang w:val="de-DE" w:eastAsia="zh-CN"/>
              </w:rPr>
            </w:pPr>
            <w:ins w:id="1842" w:author="Qiao, Guan Lun (RC-CN DI FA ST&amp;PM SUP IT&amp;EDGE)" w:date="2022-02-08T09:42:00Z">
              <w:r w:rsidRPr="00C66BC7">
                <w:rPr>
                  <w:rFonts w:ascii="Times New Roman" w:eastAsia="Microsoft YaHei UI" w:hAnsi="Times New Roman" w:cs="Times New Roman" w:hint="eastAsia"/>
                  <w:lang w:val="de-DE" w:eastAsia="zh-CN"/>
                </w:rPr>
                <w:t>类型</w:t>
              </w:r>
            </w:ins>
          </w:p>
        </w:tc>
        <w:tc>
          <w:tcPr>
            <w:tcW w:w="1401" w:type="pct"/>
            <w:hideMark/>
          </w:tcPr>
          <w:p w14:paraId="25081FAE" w14:textId="77777777" w:rsidR="009D4A4D" w:rsidRPr="00C66BC7" w:rsidRDefault="009D4A4D" w:rsidP="00BC70F3">
            <w:pPr>
              <w:pStyle w:val="TableText"/>
              <w:keepLines w:val="0"/>
              <w:cnfStyle w:val="100000000000" w:firstRow="1" w:lastRow="0" w:firstColumn="0" w:lastColumn="0" w:oddVBand="0" w:evenVBand="0" w:oddHBand="0" w:evenHBand="0" w:firstRowFirstColumn="0" w:firstRowLastColumn="0" w:lastRowFirstColumn="0" w:lastRowLastColumn="0"/>
              <w:rPr>
                <w:ins w:id="1843" w:author="Qiao, Guan Lun (RC-CN DI FA ST&amp;PM SUP IT&amp;EDGE)" w:date="2022-02-08T09:42:00Z"/>
                <w:rFonts w:ascii="Times New Roman" w:eastAsia="Microsoft YaHei UI" w:hAnsi="Times New Roman" w:cs="Times New Roman"/>
                <w:lang w:val="de-DE" w:eastAsia="zh-CN"/>
              </w:rPr>
            </w:pPr>
            <w:ins w:id="1844" w:author="Qiao, Guan Lun (RC-CN DI FA ST&amp;PM SUP IT&amp;EDGE)" w:date="2022-02-08T09:42:00Z">
              <w:r>
                <w:rPr>
                  <w:rFonts w:ascii="Times New Roman" w:eastAsia="Microsoft YaHei UI" w:hAnsi="Times New Roman" w:cs="Times New Roman" w:hint="eastAsia"/>
                  <w:lang w:val="de-DE" w:eastAsia="zh-CN"/>
                </w:rPr>
                <w:t>数据表</w:t>
              </w:r>
            </w:ins>
          </w:p>
        </w:tc>
        <w:tc>
          <w:tcPr>
            <w:tcW w:w="827" w:type="pct"/>
            <w:hideMark/>
          </w:tcPr>
          <w:p w14:paraId="43B413F4" w14:textId="77777777" w:rsidR="009D4A4D" w:rsidRPr="00C66BC7" w:rsidRDefault="009D4A4D" w:rsidP="00BC70F3">
            <w:pPr>
              <w:pStyle w:val="TableText"/>
              <w:keepLines w:val="0"/>
              <w:cnfStyle w:val="100000000000" w:firstRow="1" w:lastRow="0" w:firstColumn="0" w:lastColumn="0" w:oddVBand="0" w:evenVBand="0" w:oddHBand="0" w:evenHBand="0" w:firstRowFirstColumn="0" w:firstRowLastColumn="0" w:lastRowFirstColumn="0" w:lastRowLastColumn="0"/>
              <w:rPr>
                <w:ins w:id="1845" w:author="Qiao, Guan Lun (RC-CN DI FA ST&amp;PM SUP IT&amp;EDGE)" w:date="2022-02-08T09:42:00Z"/>
                <w:rFonts w:ascii="Times New Roman" w:eastAsia="Microsoft YaHei UI" w:hAnsi="Times New Roman" w:cs="Times New Roman"/>
                <w:lang w:val="de-DE" w:eastAsia="zh-CN"/>
              </w:rPr>
            </w:pPr>
            <w:ins w:id="1846" w:author="Qiao, Guan Lun (RC-CN DI FA ST&amp;PM SUP IT&amp;EDGE)" w:date="2022-02-08T09:42:00Z">
              <w:r w:rsidRPr="00C66BC7">
                <w:rPr>
                  <w:rFonts w:ascii="Times New Roman" w:eastAsia="Microsoft YaHei UI" w:hAnsi="Times New Roman" w:cs="Times New Roman" w:hint="eastAsia"/>
                  <w:lang w:val="de-DE" w:eastAsia="zh-CN"/>
                </w:rPr>
                <w:t>示例</w:t>
              </w:r>
            </w:ins>
          </w:p>
        </w:tc>
      </w:tr>
      <w:tr w:rsidR="004638A9" w:rsidRPr="00C06C30" w14:paraId="261CD94B" w14:textId="77777777" w:rsidTr="00857A14">
        <w:trPr>
          <w:ins w:id="1847" w:author="Qiao, Guan Lun (RC-CN DI FA ST&amp;PM SUP IT&amp;EDGE)" w:date="2022-02-08T09:50:00Z"/>
        </w:trPr>
        <w:tc>
          <w:tcPr>
            <w:cnfStyle w:val="001000000000" w:firstRow="0" w:lastRow="0" w:firstColumn="1" w:lastColumn="0" w:oddVBand="0" w:evenVBand="0" w:oddHBand="0" w:evenHBand="0" w:firstRowFirstColumn="0" w:firstRowLastColumn="0" w:lastRowFirstColumn="0" w:lastRowLastColumn="0"/>
            <w:tcW w:w="829" w:type="pct"/>
            <w:tcBorders>
              <w:top w:val="single" w:sz="4" w:space="0" w:color="A9A9A9" w:themeColor="accent3"/>
              <w:left w:val="nil"/>
              <w:bottom w:val="single" w:sz="4" w:space="0" w:color="A9A9A9" w:themeColor="accent3"/>
              <w:right w:val="nil"/>
            </w:tcBorders>
          </w:tcPr>
          <w:p w14:paraId="4D00C3D5" w14:textId="7AF6D8BF" w:rsidR="004638A9" w:rsidRDefault="00857A14" w:rsidP="00BC70F3">
            <w:pPr>
              <w:pStyle w:val="TableText"/>
              <w:rPr>
                <w:ins w:id="1848" w:author="Qiao, Guan Lun (RC-CN DI FA ST&amp;PM SUP IT&amp;EDGE)" w:date="2022-02-08T09:50:00Z"/>
                <w:rFonts w:ascii="Times New Roman" w:eastAsia="Microsoft YaHei UI" w:hAnsi="Times New Roman" w:cs="Times New Roman"/>
                <w:lang w:val="de-DE"/>
              </w:rPr>
            </w:pPr>
            <w:ins w:id="1849" w:author="Qiao, Guan Lun (RC-CN DI FA ST&amp;PM SUP IT&amp;EDGE)" w:date="2022-02-08T09:51:00Z">
              <w:r>
                <w:rPr>
                  <w:rFonts w:ascii="Times New Roman" w:eastAsia="Microsoft YaHei UI" w:hAnsi="Times New Roman" w:cs="Times New Roman"/>
                  <w:lang w:val="de-DE"/>
                </w:rPr>
                <w:t>1</w:t>
              </w:r>
            </w:ins>
          </w:p>
        </w:tc>
        <w:tc>
          <w:tcPr>
            <w:tcW w:w="829" w:type="pct"/>
            <w:tcBorders>
              <w:top w:val="single" w:sz="4" w:space="0" w:color="A9A9A9" w:themeColor="accent3"/>
              <w:left w:val="nil"/>
              <w:bottom w:val="single" w:sz="4" w:space="0" w:color="A9A9A9" w:themeColor="accent3"/>
              <w:right w:val="nil"/>
            </w:tcBorders>
          </w:tcPr>
          <w:p w14:paraId="3165964D" w14:textId="534B4C32" w:rsidR="004638A9" w:rsidRDefault="00857A14" w:rsidP="00BC70F3">
            <w:pPr>
              <w:pStyle w:val="TableText"/>
              <w:cnfStyle w:val="000000000000" w:firstRow="0" w:lastRow="0" w:firstColumn="0" w:lastColumn="0" w:oddVBand="0" w:evenVBand="0" w:oddHBand="0" w:evenHBand="0" w:firstRowFirstColumn="0" w:firstRowLastColumn="0" w:lastRowFirstColumn="0" w:lastRowLastColumn="0"/>
              <w:rPr>
                <w:ins w:id="1850" w:author="Qiao, Guan Lun (RC-CN DI FA ST&amp;PM SUP IT&amp;EDGE)" w:date="2022-02-08T09:50:00Z"/>
                <w:rFonts w:ascii="Times New Roman" w:eastAsia="Microsoft YaHei UI" w:hAnsi="Times New Roman" w:cs="Times New Roman"/>
                <w:lang w:val="de-DE"/>
              </w:rPr>
            </w:pPr>
            <w:ins w:id="1851" w:author="Qiao, Guan Lun (RC-CN DI FA ST&amp;PM SUP IT&amp;EDGE)" w:date="2022-02-08T09:51:00Z">
              <w:r>
                <w:rPr>
                  <w:rFonts w:ascii="Times New Roman" w:eastAsia="Microsoft YaHei UI" w:hAnsi="Times New Roman" w:cs="Times New Roman"/>
                  <w:lang w:val="de-DE"/>
                </w:rPr>
                <w:t>U</w:t>
              </w:r>
              <w:r>
                <w:rPr>
                  <w:rFonts w:ascii="Times New Roman" w:eastAsia="Microsoft YaHei UI" w:hAnsi="Times New Roman" w:cs="Times New Roman" w:hint="eastAsia"/>
                  <w:lang w:val="de-DE" w:eastAsia="zh-CN"/>
                </w:rPr>
                <w:t>ser</w:t>
              </w:r>
              <w:r>
                <w:rPr>
                  <w:rFonts w:ascii="Times New Roman" w:eastAsia="Microsoft YaHei UI" w:hAnsi="Times New Roman" w:cs="Times New Roman"/>
                  <w:lang w:val="de-DE"/>
                </w:rPr>
                <w:t xml:space="preserve"> ID</w:t>
              </w:r>
            </w:ins>
          </w:p>
        </w:tc>
        <w:tc>
          <w:tcPr>
            <w:tcW w:w="1114" w:type="pct"/>
            <w:tcBorders>
              <w:top w:val="single" w:sz="4" w:space="0" w:color="A9A9A9" w:themeColor="accent3"/>
              <w:left w:val="nil"/>
              <w:bottom w:val="single" w:sz="4" w:space="0" w:color="A9A9A9" w:themeColor="accent3"/>
              <w:right w:val="nil"/>
            </w:tcBorders>
          </w:tcPr>
          <w:p w14:paraId="2143D7B3" w14:textId="0522F35B" w:rsidR="004638A9" w:rsidRDefault="00DA4FCC" w:rsidP="00BC70F3">
            <w:pPr>
              <w:pStyle w:val="TableText"/>
              <w:cnfStyle w:val="000000000000" w:firstRow="0" w:lastRow="0" w:firstColumn="0" w:lastColumn="0" w:oddVBand="0" w:evenVBand="0" w:oddHBand="0" w:evenHBand="0" w:firstRowFirstColumn="0" w:firstRowLastColumn="0" w:lastRowFirstColumn="0" w:lastRowLastColumn="0"/>
              <w:rPr>
                <w:ins w:id="1852" w:author="Qiao, Guan Lun (RC-CN DI FA ST&amp;PM SUP IT&amp;EDGE)" w:date="2022-02-08T09:50:00Z"/>
                <w:rFonts w:ascii="Times New Roman" w:eastAsia="Microsoft YaHei UI" w:hAnsi="Times New Roman" w:cs="Times New Roman"/>
                <w:lang w:val="de-DE"/>
              </w:rPr>
            </w:pPr>
            <w:ins w:id="1853" w:author="Qiao, Guan Lun (RC-CN DI FA ST&amp;PM SUP IT&amp;EDGE)" w:date="2022-02-08T09:54:00Z">
              <w:r>
                <w:rPr>
                  <w:rFonts w:ascii="Times New Roman" w:eastAsia="Microsoft YaHei UI" w:hAnsi="Times New Roman" w:cs="Times New Roman"/>
                  <w:lang w:val="de-DE"/>
                </w:rPr>
                <w:t>Int</w:t>
              </w:r>
            </w:ins>
          </w:p>
        </w:tc>
        <w:tc>
          <w:tcPr>
            <w:tcW w:w="1401" w:type="pct"/>
            <w:tcBorders>
              <w:top w:val="single" w:sz="4" w:space="0" w:color="A9A9A9" w:themeColor="accent3"/>
              <w:left w:val="nil"/>
              <w:bottom w:val="single" w:sz="4" w:space="0" w:color="A9A9A9" w:themeColor="accent3"/>
              <w:right w:val="nil"/>
            </w:tcBorders>
          </w:tcPr>
          <w:p w14:paraId="42B6ABB2" w14:textId="5425806E" w:rsidR="004638A9" w:rsidRDefault="00DA4FCC" w:rsidP="00BC70F3">
            <w:pPr>
              <w:pStyle w:val="TableText"/>
              <w:cnfStyle w:val="000000000000" w:firstRow="0" w:lastRow="0" w:firstColumn="0" w:lastColumn="0" w:oddVBand="0" w:evenVBand="0" w:oddHBand="0" w:evenHBand="0" w:firstRowFirstColumn="0" w:firstRowLastColumn="0" w:lastRowFirstColumn="0" w:lastRowLastColumn="0"/>
              <w:rPr>
                <w:ins w:id="1854" w:author="Qiao, Guan Lun (RC-CN DI FA ST&amp;PM SUP IT&amp;EDGE)" w:date="2022-02-08T09:50:00Z"/>
                <w:rFonts w:ascii="Times New Roman" w:eastAsia="Microsoft YaHei UI" w:hAnsi="Times New Roman" w:cs="Times New Roman"/>
                <w:lang w:val="de-DE"/>
              </w:rPr>
            </w:pPr>
            <w:ins w:id="1855" w:author="Qiao, Guan Lun (RC-CN DI FA ST&amp;PM SUP IT&amp;EDGE)" w:date="2022-02-08T09:54:00Z">
              <w:r>
                <w:rPr>
                  <w:rFonts w:ascii="Times New Roman" w:eastAsia="Microsoft YaHei UI" w:hAnsi="Times New Roman" w:cs="Times New Roman"/>
                  <w:lang w:val="de-DE"/>
                </w:rPr>
                <w:t>User Sheet</w:t>
              </w:r>
            </w:ins>
          </w:p>
        </w:tc>
        <w:tc>
          <w:tcPr>
            <w:tcW w:w="827" w:type="pct"/>
            <w:tcBorders>
              <w:top w:val="single" w:sz="4" w:space="0" w:color="A9A9A9" w:themeColor="accent3"/>
              <w:left w:val="nil"/>
              <w:bottom w:val="single" w:sz="4" w:space="0" w:color="A9A9A9" w:themeColor="accent3"/>
              <w:right w:val="nil"/>
            </w:tcBorders>
          </w:tcPr>
          <w:p w14:paraId="74E591F2" w14:textId="2F70100D" w:rsidR="004638A9" w:rsidRDefault="00DA4FCC" w:rsidP="00BC70F3">
            <w:pPr>
              <w:pStyle w:val="TableText"/>
              <w:cnfStyle w:val="000000000000" w:firstRow="0" w:lastRow="0" w:firstColumn="0" w:lastColumn="0" w:oddVBand="0" w:evenVBand="0" w:oddHBand="0" w:evenHBand="0" w:firstRowFirstColumn="0" w:firstRowLastColumn="0" w:lastRowFirstColumn="0" w:lastRowLastColumn="0"/>
              <w:rPr>
                <w:ins w:id="1856" w:author="Qiao, Guan Lun (RC-CN DI FA ST&amp;PM SUP IT&amp;EDGE)" w:date="2022-02-08T09:50:00Z"/>
                <w:rFonts w:ascii="Times New Roman" w:eastAsia="Microsoft YaHei UI" w:hAnsi="Times New Roman" w:cs="Times New Roman"/>
                <w:lang w:val="de-DE"/>
              </w:rPr>
            </w:pPr>
            <w:ins w:id="1857" w:author="Qiao, Guan Lun (RC-CN DI FA ST&amp;PM SUP IT&amp;EDGE)" w:date="2022-02-08T09:54:00Z">
              <w:r>
                <w:rPr>
                  <w:rFonts w:ascii="Times New Roman" w:eastAsia="Microsoft YaHei UI" w:hAnsi="Times New Roman" w:cs="Times New Roman"/>
                  <w:lang w:val="de-DE"/>
                </w:rPr>
                <w:t>1</w:t>
              </w:r>
            </w:ins>
          </w:p>
        </w:tc>
      </w:tr>
      <w:tr w:rsidR="00857A14" w:rsidRPr="00C06C30" w14:paraId="2260735C" w14:textId="77777777" w:rsidTr="00857A14">
        <w:trPr>
          <w:ins w:id="1858" w:author="Qiao, Guan Lun (RC-CN DI FA ST&amp;PM SUP IT&amp;EDGE)" w:date="2022-02-08T09:50:00Z"/>
        </w:trPr>
        <w:tc>
          <w:tcPr>
            <w:cnfStyle w:val="001000000000" w:firstRow="0" w:lastRow="0" w:firstColumn="1" w:lastColumn="0" w:oddVBand="0" w:evenVBand="0" w:oddHBand="0" w:evenHBand="0" w:firstRowFirstColumn="0" w:firstRowLastColumn="0" w:lastRowFirstColumn="0" w:lastRowLastColumn="0"/>
            <w:tcW w:w="829" w:type="pct"/>
            <w:tcBorders>
              <w:top w:val="single" w:sz="4" w:space="0" w:color="A9A9A9" w:themeColor="accent3"/>
              <w:left w:val="nil"/>
              <w:bottom w:val="single" w:sz="4" w:space="0" w:color="A9A9A9" w:themeColor="accent3"/>
              <w:right w:val="nil"/>
            </w:tcBorders>
          </w:tcPr>
          <w:p w14:paraId="5B1C003E" w14:textId="3942FDD9" w:rsidR="00857A14" w:rsidRDefault="00857A14" w:rsidP="00857A14">
            <w:pPr>
              <w:pStyle w:val="TableText"/>
              <w:rPr>
                <w:ins w:id="1859" w:author="Qiao, Guan Lun (RC-CN DI FA ST&amp;PM SUP IT&amp;EDGE)" w:date="2022-02-08T09:50:00Z"/>
                <w:rFonts w:ascii="Times New Roman" w:eastAsia="Microsoft YaHei UI" w:hAnsi="Times New Roman" w:cs="Times New Roman"/>
                <w:lang w:val="de-DE"/>
              </w:rPr>
            </w:pPr>
            <w:ins w:id="1860" w:author="Qiao, Guan Lun (RC-CN DI FA ST&amp;PM SUP IT&amp;EDGE)" w:date="2022-02-08T09:51:00Z">
              <w:r>
                <w:rPr>
                  <w:rFonts w:ascii="Times New Roman" w:eastAsia="Microsoft YaHei UI" w:hAnsi="Times New Roman" w:cs="Times New Roman"/>
                  <w:lang w:val="de-DE"/>
                </w:rPr>
                <w:t>2</w:t>
              </w:r>
            </w:ins>
          </w:p>
        </w:tc>
        <w:tc>
          <w:tcPr>
            <w:tcW w:w="829" w:type="pct"/>
            <w:tcBorders>
              <w:top w:val="single" w:sz="4" w:space="0" w:color="A9A9A9" w:themeColor="accent3"/>
              <w:left w:val="nil"/>
              <w:bottom w:val="single" w:sz="4" w:space="0" w:color="A9A9A9" w:themeColor="accent3"/>
              <w:right w:val="nil"/>
            </w:tcBorders>
          </w:tcPr>
          <w:p w14:paraId="5C423BE3" w14:textId="428732AE" w:rsidR="00857A14" w:rsidRDefault="00857A14" w:rsidP="00857A14">
            <w:pPr>
              <w:pStyle w:val="TableText"/>
              <w:cnfStyle w:val="000000000000" w:firstRow="0" w:lastRow="0" w:firstColumn="0" w:lastColumn="0" w:oddVBand="0" w:evenVBand="0" w:oddHBand="0" w:evenHBand="0" w:firstRowFirstColumn="0" w:firstRowLastColumn="0" w:lastRowFirstColumn="0" w:lastRowLastColumn="0"/>
              <w:rPr>
                <w:ins w:id="1861" w:author="Qiao, Guan Lun (RC-CN DI FA ST&amp;PM SUP IT&amp;EDGE)" w:date="2022-02-08T09:50:00Z"/>
                <w:rFonts w:ascii="Times New Roman" w:eastAsia="Microsoft YaHei UI" w:hAnsi="Times New Roman" w:cs="Times New Roman"/>
                <w:lang w:val="de-DE"/>
              </w:rPr>
            </w:pPr>
            <w:ins w:id="1862" w:author="Qiao, Guan Lun (RC-CN DI FA ST&amp;PM SUP IT&amp;EDGE)" w:date="2022-02-08T09:51:00Z">
              <w:r>
                <w:rPr>
                  <w:rFonts w:ascii="Times New Roman" w:eastAsia="Microsoft YaHei UI" w:hAnsi="Times New Roman" w:cs="Times New Roman"/>
                  <w:lang w:val="de-DE"/>
                </w:rPr>
                <w:t>User Name</w:t>
              </w:r>
            </w:ins>
          </w:p>
        </w:tc>
        <w:tc>
          <w:tcPr>
            <w:tcW w:w="1114" w:type="pct"/>
            <w:tcBorders>
              <w:top w:val="single" w:sz="4" w:space="0" w:color="A9A9A9" w:themeColor="accent3"/>
              <w:left w:val="nil"/>
              <w:bottom w:val="single" w:sz="4" w:space="0" w:color="A9A9A9" w:themeColor="accent3"/>
              <w:right w:val="nil"/>
            </w:tcBorders>
          </w:tcPr>
          <w:p w14:paraId="74006CD9" w14:textId="57B0054A" w:rsidR="00857A14" w:rsidRDefault="00857A14" w:rsidP="00857A14">
            <w:pPr>
              <w:pStyle w:val="TableText"/>
              <w:cnfStyle w:val="000000000000" w:firstRow="0" w:lastRow="0" w:firstColumn="0" w:lastColumn="0" w:oddVBand="0" w:evenVBand="0" w:oddHBand="0" w:evenHBand="0" w:firstRowFirstColumn="0" w:firstRowLastColumn="0" w:lastRowFirstColumn="0" w:lastRowLastColumn="0"/>
              <w:rPr>
                <w:ins w:id="1863" w:author="Qiao, Guan Lun (RC-CN DI FA ST&amp;PM SUP IT&amp;EDGE)" w:date="2022-02-08T09:50:00Z"/>
                <w:rFonts w:ascii="Times New Roman" w:eastAsia="Microsoft YaHei UI" w:hAnsi="Times New Roman" w:cs="Times New Roman"/>
                <w:lang w:val="de-DE"/>
              </w:rPr>
            </w:pPr>
            <w:ins w:id="1864" w:author="Qiao, Guan Lun (RC-CN DI FA ST&amp;PM SUP IT&amp;EDGE)" w:date="2022-02-08T09:51:00Z">
              <w:r>
                <w:rPr>
                  <w:rFonts w:ascii="Times New Roman" w:eastAsia="Microsoft YaHei UI" w:hAnsi="Times New Roman" w:cs="Times New Roman"/>
                  <w:lang w:val="de-DE"/>
                </w:rPr>
                <w:t>String</w:t>
              </w:r>
            </w:ins>
          </w:p>
        </w:tc>
        <w:tc>
          <w:tcPr>
            <w:tcW w:w="1401" w:type="pct"/>
            <w:tcBorders>
              <w:top w:val="single" w:sz="4" w:space="0" w:color="A9A9A9" w:themeColor="accent3"/>
              <w:left w:val="nil"/>
              <w:bottom w:val="single" w:sz="4" w:space="0" w:color="A9A9A9" w:themeColor="accent3"/>
              <w:right w:val="nil"/>
            </w:tcBorders>
          </w:tcPr>
          <w:p w14:paraId="4F5CA490" w14:textId="16C7DE0C" w:rsidR="00857A14" w:rsidRDefault="00857A14" w:rsidP="00857A14">
            <w:pPr>
              <w:pStyle w:val="TableText"/>
              <w:cnfStyle w:val="000000000000" w:firstRow="0" w:lastRow="0" w:firstColumn="0" w:lastColumn="0" w:oddVBand="0" w:evenVBand="0" w:oddHBand="0" w:evenHBand="0" w:firstRowFirstColumn="0" w:firstRowLastColumn="0" w:lastRowFirstColumn="0" w:lastRowLastColumn="0"/>
              <w:rPr>
                <w:ins w:id="1865" w:author="Qiao, Guan Lun (RC-CN DI FA ST&amp;PM SUP IT&amp;EDGE)" w:date="2022-02-08T09:50:00Z"/>
                <w:rFonts w:ascii="Times New Roman" w:eastAsia="Microsoft YaHei UI" w:hAnsi="Times New Roman" w:cs="Times New Roman"/>
                <w:lang w:val="de-DE"/>
              </w:rPr>
            </w:pPr>
            <w:ins w:id="1866" w:author="Qiao, Guan Lun (RC-CN DI FA ST&amp;PM SUP IT&amp;EDGE)" w:date="2022-02-08T09:51:00Z">
              <w:r>
                <w:rPr>
                  <w:rFonts w:ascii="Times New Roman" w:eastAsia="Microsoft YaHei UI" w:hAnsi="Times New Roman" w:cs="Times New Roman"/>
                  <w:lang w:val="de-DE"/>
                </w:rPr>
                <w:t>User Sheet</w:t>
              </w:r>
            </w:ins>
          </w:p>
        </w:tc>
        <w:tc>
          <w:tcPr>
            <w:tcW w:w="827" w:type="pct"/>
            <w:tcBorders>
              <w:top w:val="single" w:sz="4" w:space="0" w:color="A9A9A9" w:themeColor="accent3"/>
              <w:left w:val="nil"/>
              <w:bottom w:val="single" w:sz="4" w:space="0" w:color="A9A9A9" w:themeColor="accent3"/>
              <w:right w:val="nil"/>
            </w:tcBorders>
          </w:tcPr>
          <w:p w14:paraId="3021F929" w14:textId="0C9E36FF" w:rsidR="00857A14" w:rsidRDefault="00857A14" w:rsidP="00857A14">
            <w:pPr>
              <w:pStyle w:val="TableText"/>
              <w:cnfStyle w:val="000000000000" w:firstRow="0" w:lastRow="0" w:firstColumn="0" w:lastColumn="0" w:oddVBand="0" w:evenVBand="0" w:oddHBand="0" w:evenHBand="0" w:firstRowFirstColumn="0" w:firstRowLastColumn="0" w:lastRowFirstColumn="0" w:lastRowLastColumn="0"/>
              <w:rPr>
                <w:ins w:id="1867" w:author="Qiao, Guan Lun (RC-CN DI FA ST&amp;PM SUP IT&amp;EDGE)" w:date="2022-02-08T09:50:00Z"/>
                <w:rFonts w:ascii="Times New Roman" w:eastAsia="Microsoft YaHei UI" w:hAnsi="Times New Roman" w:cs="Times New Roman"/>
                <w:lang w:val="de-DE"/>
              </w:rPr>
            </w:pPr>
            <w:ins w:id="1868" w:author="Qiao, Guan Lun (RC-CN DI FA ST&amp;PM SUP IT&amp;EDGE)" w:date="2022-02-08T09:51:00Z">
              <w:r>
                <w:rPr>
                  <w:rFonts w:ascii="Times New Roman" w:eastAsia="Microsoft YaHei UI" w:hAnsi="Times New Roman" w:cs="Times New Roman"/>
                  <w:lang w:val="de-DE"/>
                </w:rPr>
                <w:t>Joe</w:t>
              </w:r>
            </w:ins>
          </w:p>
        </w:tc>
      </w:tr>
      <w:tr w:rsidR="00DA4FCC" w:rsidRPr="00C06C30" w14:paraId="3E08AD08" w14:textId="77777777" w:rsidTr="00857A14">
        <w:trPr>
          <w:ins w:id="1869" w:author="Qiao, Guan Lun (RC-CN DI FA ST&amp;PM SUP IT&amp;EDGE)" w:date="2022-02-08T09:50:00Z"/>
        </w:trPr>
        <w:tc>
          <w:tcPr>
            <w:cnfStyle w:val="001000000000" w:firstRow="0" w:lastRow="0" w:firstColumn="1" w:lastColumn="0" w:oddVBand="0" w:evenVBand="0" w:oddHBand="0" w:evenHBand="0" w:firstRowFirstColumn="0" w:firstRowLastColumn="0" w:lastRowFirstColumn="0" w:lastRowLastColumn="0"/>
            <w:tcW w:w="829" w:type="pct"/>
            <w:tcBorders>
              <w:top w:val="single" w:sz="4" w:space="0" w:color="A9A9A9" w:themeColor="accent3"/>
              <w:left w:val="nil"/>
              <w:bottom w:val="single" w:sz="4" w:space="0" w:color="A9A9A9" w:themeColor="accent3"/>
              <w:right w:val="nil"/>
            </w:tcBorders>
          </w:tcPr>
          <w:p w14:paraId="4591ADD2" w14:textId="23FACBFB" w:rsidR="00DA4FCC" w:rsidRDefault="00DA4FCC" w:rsidP="00DA4FCC">
            <w:pPr>
              <w:pStyle w:val="TableText"/>
              <w:rPr>
                <w:ins w:id="1870" w:author="Qiao, Guan Lun (RC-CN DI FA ST&amp;PM SUP IT&amp;EDGE)" w:date="2022-02-08T09:50:00Z"/>
                <w:rFonts w:ascii="Times New Roman" w:eastAsia="Microsoft YaHei UI" w:hAnsi="Times New Roman" w:cs="Times New Roman"/>
                <w:lang w:val="de-DE"/>
              </w:rPr>
            </w:pPr>
            <w:ins w:id="1871" w:author="Qiao, Guan Lun (RC-CN DI FA ST&amp;PM SUP IT&amp;EDGE)" w:date="2022-02-08T09:51:00Z">
              <w:r>
                <w:rPr>
                  <w:rFonts w:ascii="Times New Roman" w:eastAsia="Microsoft YaHei UI" w:hAnsi="Times New Roman" w:cs="Times New Roman"/>
                  <w:lang w:val="de-DE"/>
                </w:rPr>
                <w:t>3</w:t>
              </w:r>
            </w:ins>
          </w:p>
        </w:tc>
        <w:tc>
          <w:tcPr>
            <w:tcW w:w="829" w:type="pct"/>
            <w:tcBorders>
              <w:top w:val="single" w:sz="4" w:space="0" w:color="A9A9A9" w:themeColor="accent3"/>
              <w:left w:val="nil"/>
              <w:bottom w:val="single" w:sz="4" w:space="0" w:color="A9A9A9" w:themeColor="accent3"/>
              <w:right w:val="nil"/>
            </w:tcBorders>
          </w:tcPr>
          <w:p w14:paraId="00C63B9E" w14:textId="1D94D811"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72" w:author="Qiao, Guan Lun (RC-CN DI FA ST&amp;PM SUP IT&amp;EDGE)" w:date="2022-02-08T09:50:00Z"/>
                <w:rFonts w:ascii="Times New Roman" w:eastAsia="Microsoft YaHei UI" w:hAnsi="Times New Roman" w:cs="Times New Roman"/>
                <w:lang w:val="de-DE"/>
              </w:rPr>
            </w:pPr>
            <w:ins w:id="1873" w:author="Qiao, Guan Lun (RC-CN DI FA ST&amp;PM SUP IT&amp;EDGE)" w:date="2022-02-08T09:51:00Z">
              <w:r>
                <w:rPr>
                  <w:rFonts w:ascii="Times New Roman" w:eastAsia="Microsoft YaHei UI" w:hAnsi="Times New Roman" w:cs="Times New Roman"/>
                  <w:lang w:val="de-DE"/>
                </w:rPr>
                <w:t>User Real Name</w:t>
              </w:r>
            </w:ins>
          </w:p>
        </w:tc>
        <w:tc>
          <w:tcPr>
            <w:tcW w:w="1114" w:type="pct"/>
            <w:tcBorders>
              <w:top w:val="single" w:sz="4" w:space="0" w:color="A9A9A9" w:themeColor="accent3"/>
              <w:left w:val="nil"/>
              <w:bottom w:val="single" w:sz="4" w:space="0" w:color="A9A9A9" w:themeColor="accent3"/>
              <w:right w:val="nil"/>
            </w:tcBorders>
          </w:tcPr>
          <w:p w14:paraId="4FE9C635" w14:textId="21F22DFD"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74" w:author="Qiao, Guan Lun (RC-CN DI FA ST&amp;PM SUP IT&amp;EDGE)" w:date="2022-02-08T09:50:00Z"/>
                <w:rFonts w:ascii="Times New Roman" w:eastAsia="Microsoft YaHei UI" w:hAnsi="Times New Roman" w:cs="Times New Roman"/>
                <w:lang w:val="de-DE"/>
              </w:rPr>
            </w:pPr>
            <w:ins w:id="1875" w:author="Qiao, Guan Lun (RC-CN DI FA ST&amp;PM SUP IT&amp;EDGE)" w:date="2022-02-08T09:55:00Z">
              <w:r>
                <w:rPr>
                  <w:rFonts w:ascii="Times New Roman" w:eastAsia="Microsoft YaHei UI" w:hAnsi="Times New Roman" w:cs="Times New Roman"/>
                  <w:lang w:val="de-DE"/>
                </w:rPr>
                <w:t>String</w:t>
              </w:r>
            </w:ins>
          </w:p>
        </w:tc>
        <w:tc>
          <w:tcPr>
            <w:tcW w:w="1401" w:type="pct"/>
            <w:tcBorders>
              <w:top w:val="single" w:sz="4" w:space="0" w:color="A9A9A9" w:themeColor="accent3"/>
              <w:left w:val="nil"/>
              <w:bottom w:val="single" w:sz="4" w:space="0" w:color="A9A9A9" w:themeColor="accent3"/>
              <w:right w:val="nil"/>
            </w:tcBorders>
          </w:tcPr>
          <w:p w14:paraId="5665C6BB" w14:textId="62DB1973"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76" w:author="Qiao, Guan Lun (RC-CN DI FA ST&amp;PM SUP IT&amp;EDGE)" w:date="2022-02-08T09:50:00Z"/>
                <w:rFonts w:ascii="Times New Roman" w:eastAsia="Microsoft YaHei UI" w:hAnsi="Times New Roman" w:cs="Times New Roman"/>
                <w:lang w:val="de-DE"/>
              </w:rPr>
            </w:pPr>
            <w:ins w:id="1877" w:author="Qiao, Guan Lun (RC-CN DI FA ST&amp;PM SUP IT&amp;EDGE)" w:date="2022-02-08T09:55:00Z">
              <w:r>
                <w:rPr>
                  <w:rFonts w:ascii="Times New Roman" w:eastAsia="Microsoft YaHei UI" w:hAnsi="Times New Roman" w:cs="Times New Roman"/>
                  <w:lang w:val="de-DE"/>
                </w:rPr>
                <w:t>User Sheet</w:t>
              </w:r>
            </w:ins>
          </w:p>
        </w:tc>
        <w:tc>
          <w:tcPr>
            <w:tcW w:w="827" w:type="pct"/>
            <w:tcBorders>
              <w:top w:val="single" w:sz="4" w:space="0" w:color="A9A9A9" w:themeColor="accent3"/>
              <w:left w:val="nil"/>
              <w:bottom w:val="single" w:sz="4" w:space="0" w:color="A9A9A9" w:themeColor="accent3"/>
              <w:right w:val="nil"/>
            </w:tcBorders>
          </w:tcPr>
          <w:p w14:paraId="1985D352" w14:textId="38F5B292"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78" w:author="Qiao, Guan Lun (RC-CN DI FA ST&amp;PM SUP IT&amp;EDGE)" w:date="2022-02-08T09:50:00Z"/>
                <w:rFonts w:ascii="Times New Roman" w:eastAsia="Microsoft YaHei UI" w:hAnsi="Times New Roman" w:cs="Times New Roman"/>
                <w:lang w:val="de-DE"/>
              </w:rPr>
            </w:pPr>
            <w:ins w:id="1879" w:author="Qiao, Guan Lun (RC-CN DI FA ST&amp;PM SUP IT&amp;EDGE)" w:date="2022-02-08T09:54:00Z">
              <w:r>
                <w:rPr>
                  <w:rFonts w:ascii="Times New Roman" w:eastAsia="Microsoft YaHei UI" w:hAnsi="Times New Roman" w:cs="Times New Roman" w:hint="eastAsia"/>
                  <w:lang w:val="de-DE" w:eastAsia="zh-CN"/>
                </w:rPr>
                <w:t>乔冠伦</w:t>
              </w:r>
            </w:ins>
          </w:p>
        </w:tc>
      </w:tr>
      <w:tr w:rsidR="00DA4FCC" w:rsidRPr="00C06C30" w14:paraId="52984DF9" w14:textId="77777777" w:rsidTr="00857A14">
        <w:trPr>
          <w:ins w:id="1880" w:author="Qiao, Guan Lun (RC-CN DI FA ST&amp;PM SUP IT&amp;EDGE)" w:date="2022-02-08T09:50:00Z"/>
        </w:trPr>
        <w:tc>
          <w:tcPr>
            <w:cnfStyle w:val="001000000000" w:firstRow="0" w:lastRow="0" w:firstColumn="1" w:lastColumn="0" w:oddVBand="0" w:evenVBand="0" w:oddHBand="0" w:evenHBand="0" w:firstRowFirstColumn="0" w:firstRowLastColumn="0" w:lastRowFirstColumn="0" w:lastRowLastColumn="0"/>
            <w:tcW w:w="829" w:type="pct"/>
            <w:tcBorders>
              <w:top w:val="single" w:sz="4" w:space="0" w:color="A9A9A9" w:themeColor="accent3"/>
              <w:left w:val="nil"/>
              <w:bottom w:val="single" w:sz="4" w:space="0" w:color="A9A9A9" w:themeColor="accent3"/>
              <w:right w:val="nil"/>
            </w:tcBorders>
          </w:tcPr>
          <w:p w14:paraId="3E2DAA05" w14:textId="283DAA77" w:rsidR="00DA4FCC" w:rsidRDefault="00DA4FCC" w:rsidP="00DA4FCC">
            <w:pPr>
              <w:pStyle w:val="TableText"/>
              <w:rPr>
                <w:ins w:id="1881" w:author="Qiao, Guan Lun (RC-CN DI FA ST&amp;PM SUP IT&amp;EDGE)" w:date="2022-02-08T09:50:00Z"/>
                <w:rFonts w:ascii="Times New Roman" w:eastAsia="Microsoft YaHei UI" w:hAnsi="Times New Roman" w:cs="Times New Roman"/>
                <w:lang w:val="de-DE"/>
              </w:rPr>
            </w:pPr>
            <w:ins w:id="1882" w:author="Qiao, Guan Lun (RC-CN DI FA ST&amp;PM SUP IT&amp;EDGE)" w:date="2022-02-08T09:51:00Z">
              <w:r>
                <w:rPr>
                  <w:rFonts w:ascii="Times New Roman" w:eastAsia="Microsoft YaHei UI" w:hAnsi="Times New Roman" w:cs="Times New Roman"/>
                  <w:lang w:val="de-DE"/>
                </w:rPr>
                <w:t>4</w:t>
              </w:r>
            </w:ins>
          </w:p>
        </w:tc>
        <w:tc>
          <w:tcPr>
            <w:tcW w:w="829" w:type="pct"/>
            <w:tcBorders>
              <w:top w:val="single" w:sz="4" w:space="0" w:color="A9A9A9" w:themeColor="accent3"/>
              <w:left w:val="nil"/>
              <w:bottom w:val="single" w:sz="4" w:space="0" w:color="A9A9A9" w:themeColor="accent3"/>
              <w:right w:val="nil"/>
            </w:tcBorders>
          </w:tcPr>
          <w:p w14:paraId="78E05F8C" w14:textId="30930901"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83" w:author="Qiao, Guan Lun (RC-CN DI FA ST&amp;PM SUP IT&amp;EDGE)" w:date="2022-02-08T09:50:00Z"/>
                <w:rFonts w:ascii="Times New Roman" w:eastAsia="Microsoft YaHei UI" w:hAnsi="Times New Roman" w:cs="Times New Roman"/>
                <w:lang w:val="de-DE"/>
              </w:rPr>
            </w:pPr>
            <w:ins w:id="1884" w:author="Qiao, Guan Lun (RC-CN DI FA ST&amp;PM SUP IT&amp;EDGE)" w:date="2022-02-08T09:51:00Z">
              <w:r>
                <w:rPr>
                  <w:rFonts w:ascii="Times New Roman" w:eastAsia="Microsoft YaHei UI" w:hAnsi="Times New Roman" w:cs="Times New Roman"/>
                  <w:lang w:val="de-DE"/>
                </w:rPr>
                <w:t>Authority</w:t>
              </w:r>
            </w:ins>
          </w:p>
        </w:tc>
        <w:tc>
          <w:tcPr>
            <w:tcW w:w="1114" w:type="pct"/>
            <w:tcBorders>
              <w:top w:val="single" w:sz="4" w:space="0" w:color="A9A9A9" w:themeColor="accent3"/>
              <w:left w:val="nil"/>
              <w:bottom w:val="single" w:sz="4" w:space="0" w:color="A9A9A9" w:themeColor="accent3"/>
              <w:right w:val="nil"/>
            </w:tcBorders>
          </w:tcPr>
          <w:p w14:paraId="52BE86FA" w14:textId="13CD467B"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85" w:author="Qiao, Guan Lun (RC-CN DI FA ST&amp;PM SUP IT&amp;EDGE)" w:date="2022-02-08T09:50:00Z"/>
                <w:rFonts w:ascii="Times New Roman" w:eastAsia="Microsoft YaHei UI" w:hAnsi="Times New Roman" w:cs="Times New Roman"/>
                <w:lang w:val="de-DE"/>
              </w:rPr>
            </w:pPr>
            <w:ins w:id="1886" w:author="Qiao, Guan Lun (RC-CN DI FA ST&amp;PM SUP IT&amp;EDGE)" w:date="2022-02-08T09:51:00Z">
              <w:r>
                <w:rPr>
                  <w:rFonts w:ascii="Times New Roman" w:eastAsia="Microsoft YaHei UI" w:hAnsi="Times New Roman" w:cs="Times New Roman"/>
                  <w:lang w:val="de-DE"/>
                </w:rPr>
                <w:t>String</w:t>
              </w:r>
            </w:ins>
          </w:p>
        </w:tc>
        <w:tc>
          <w:tcPr>
            <w:tcW w:w="1401" w:type="pct"/>
            <w:tcBorders>
              <w:top w:val="single" w:sz="4" w:space="0" w:color="A9A9A9" w:themeColor="accent3"/>
              <w:left w:val="nil"/>
              <w:bottom w:val="single" w:sz="4" w:space="0" w:color="A9A9A9" w:themeColor="accent3"/>
              <w:right w:val="nil"/>
            </w:tcBorders>
          </w:tcPr>
          <w:p w14:paraId="724D0E3E" w14:textId="45158B5D"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87" w:author="Qiao, Guan Lun (RC-CN DI FA ST&amp;PM SUP IT&amp;EDGE)" w:date="2022-02-08T09:50:00Z"/>
                <w:rFonts w:ascii="Times New Roman" w:eastAsia="Microsoft YaHei UI" w:hAnsi="Times New Roman" w:cs="Times New Roman"/>
                <w:lang w:val="de-DE"/>
              </w:rPr>
            </w:pPr>
            <w:ins w:id="1888" w:author="Qiao, Guan Lun (RC-CN DI FA ST&amp;PM SUP IT&amp;EDGE)" w:date="2022-02-08T09:51:00Z">
              <w:r>
                <w:rPr>
                  <w:rFonts w:ascii="Times New Roman" w:eastAsia="Microsoft YaHei UI" w:hAnsi="Times New Roman" w:cs="Times New Roman"/>
                  <w:lang w:val="de-DE"/>
                </w:rPr>
                <w:t>User Sheet</w:t>
              </w:r>
            </w:ins>
          </w:p>
        </w:tc>
        <w:tc>
          <w:tcPr>
            <w:tcW w:w="827" w:type="pct"/>
            <w:tcBorders>
              <w:top w:val="single" w:sz="4" w:space="0" w:color="A9A9A9" w:themeColor="accent3"/>
              <w:left w:val="nil"/>
              <w:bottom w:val="single" w:sz="4" w:space="0" w:color="A9A9A9" w:themeColor="accent3"/>
              <w:right w:val="nil"/>
            </w:tcBorders>
          </w:tcPr>
          <w:p w14:paraId="66904ED7" w14:textId="77777777"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89" w:author="Qiao, Guan Lun (RC-CN DI FA ST&amp;PM SUP IT&amp;EDGE)" w:date="2022-02-08T09:51:00Z"/>
                <w:rFonts w:ascii="Times New Roman" w:eastAsia="Microsoft YaHei UI" w:hAnsi="Times New Roman" w:cs="Times New Roman"/>
                <w:lang w:val="de-DE" w:eastAsia="zh-CN"/>
              </w:rPr>
            </w:pPr>
            <w:ins w:id="1890" w:author="Qiao, Guan Lun (RC-CN DI FA ST&amp;PM SUP IT&amp;EDGE)" w:date="2022-02-08T09:51:00Z">
              <w:r>
                <w:rPr>
                  <w:rFonts w:ascii="Times New Roman" w:eastAsia="Microsoft YaHei UI" w:hAnsi="Times New Roman" w:cs="Times New Roman" w:hint="eastAsia"/>
                  <w:lang w:val="de-DE" w:eastAsia="zh-CN"/>
                </w:rPr>
                <w:t>有且仅有</w:t>
              </w:r>
              <w:r>
                <w:rPr>
                  <w:rFonts w:ascii="Times New Roman" w:eastAsia="Microsoft YaHei UI" w:hAnsi="Times New Roman" w:cs="Times New Roman" w:hint="eastAsia"/>
                  <w:lang w:val="de-DE" w:eastAsia="zh-CN"/>
                </w:rPr>
                <w:t>3</w:t>
              </w:r>
              <w:r>
                <w:rPr>
                  <w:rFonts w:ascii="Times New Roman" w:eastAsia="Microsoft YaHei UI" w:hAnsi="Times New Roman" w:cs="Times New Roman" w:hint="eastAsia"/>
                  <w:lang w:val="de-DE" w:eastAsia="zh-CN"/>
                </w:rPr>
                <w:t>类</w:t>
              </w:r>
            </w:ins>
          </w:p>
          <w:p w14:paraId="492D8910" w14:textId="77777777"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91" w:author="Qiao, Guan Lun (RC-CN DI FA ST&amp;PM SUP IT&amp;EDGE)" w:date="2022-02-08T09:51:00Z"/>
                <w:rFonts w:ascii="Times New Roman" w:eastAsia="Microsoft YaHei UI" w:hAnsi="Times New Roman" w:cs="Times New Roman"/>
                <w:lang w:val="de-DE" w:eastAsia="zh-CN"/>
              </w:rPr>
            </w:pPr>
            <w:ins w:id="1892" w:author="Qiao, Guan Lun (RC-CN DI FA ST&amp;PM SUP IT&amp;EDGE)" w:date="2022-02-08T09:51:00Z">
              <w:r>
                <w:rPr>
                  <w:rFonts w:ascii="Times New Roman" w:eastAsia="Microsoft YaHei UI" w:hAnsi="Times New Roman" w:cs="Times New Roman"/>
                  <w:lang w:val="de-DE" w:eastAsia="zh-CN"/>
                </w:rPr>
                <w:t>A</w:t>
              </w:r>
              <w:r>
                <w:rPr>
                  <w:rFonts w:ascii="Times New Roman" w:eastAsia="Microsoft YaHei UI" w:hAnsi="Times New Roman" w:cs="Times New Roman" w:hint="eastAsia"/>
                  <w:lang w:val="de-DE" w:eastAsia="zh-CN"/>
                </w:rPr>
                <w:t>dministrator</w:t>
              </w:r>
            </w:ins>
          </w:p>
          <w:p w14:paraId="72F0076C" w14:textId="77777777"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93" w:author="Qiao, Guan Lun (RC-CN DI FA ST&amp;PM SUP IT&amp;EDGE)" w:date="2022-02-08T09:51:00Z"/>
                <w:rFonts w:ascii="Times New Roman" w:eastAsia="Microsoft YaHei UI" w:hAnsi="Times New Roman" w:cs="Times New Roman"/>
                <w:lang w:val="de-DE" w:eastAsia="zh-CN"/>
              </w:rPr>
            </w:pPr>
            <w:ins w:id="1894" w:author="Qiao, Guan Lun (RC-CN DI FA ST&amp;PM SUP IT&amp;EDGE)" w:date="2022-02-08T09:51:00Z">
              <w:r>
                <w:rPr>
                  <w:rFonts w:ascii="Times New Roman" w:eastAsia="Microsoft YaHei UI" w:hAnsi="Times New Roman" w:cs="Times New Roman"/>
                  <w:lang w:val="de-DE" w:eastAsia="zh-CN"/>
                </w:rPr>
                <w:t>M</w:t>
              </w:r>
              <w:r>
                <w:rPr>
                  <w:rFonts w:ascii="Times New Roman" w:eastAsia="Microsoft YaHei UI" w:hAnsi="Times New Roman" w:cs="Times New Roman" w:hint="eastAsia"/>
                  <w:lang w:val="de-DE" w:eastAsia="zh-CN"/>
                </w:rPr>
                <w:t>anager</w:t>
              </w:r>
            </w:ins>
          </w:p>
          <w:p w14:paraId="1128502B" w14:textId="7D59A78D"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895" w:author="Qiao, Guan Lun (RC-CN DI FA ST&amp;PM SUP IT&amp;EDGE)" w:date="2022-02-08T09:50:00Z"/>
                <w:rFonts w:ascii="Times New Roman" w:eastAsia="Microsoft YaHei UI" w:hAnsi="Times New Roman" w:cs="Times New Roman"/>
                <w:lang w:val="de-DE"/>
              </w:rPr>
            </w:pPr>
            <w:ins w:id="1896" w:author="Qiao, Guan Lun (RC-CN DI FA ST&amp;PM SUP IT&amp;EDGE)" w:date="2022-02-08T09:51:00Z">
              <w:r>
                <w:rPr>
                  <w:rFonts w:ascii="Times New Roman" w:eastAsia="Microsoft YaHei UI" w:hAnsi="Times New Roman" w:cs="Times New Roman"/>
                  <w:lang w:val="de-DE" w:eastAsia="zh-CN"/>
                </w:rPr>
                <w:t>Operator</w:t>
              </w:r>
            </w:ins>
          </w:p>
        </w:tc>
      </w:tr>
      <w:tr w:rsidR="00DA4FCC" w:rsidRPr="00C06C30" w14:paraId="5F81C4B2" w14:textId="77777777" w:rsidTr="00857A14">
        <w:trPr>
          <w:ins w:id="1897" w:author="Qiao, Guan Lun (RC-CN DI FA ST&amp;PM SUP IT&amp;EDGE)" w:date="2022-02-08T09:50:00Z"/>
        </w:trPr>
        <w:tc>
          <w:tcPr>
            <w:cnfStyle w:val="001000000000" w:firstRow="0" w:lastRow="0" w:firstColumn="1" w:lastColumn="0" w:oddVBand="0" w:evenVBand="0" w:oddHBand="0" w:evenHBand="0" w:firstRowFirstColumn="0" w:firstRowLastColumn="0" w:lastRowFirstColumn="0" w:lastRowLastColumn="0"/>
            <w:tcW w:w="829" w:type="pct"/>
            <w:tcBorders>
              <w:top w:val="single" w:sz="4" w:space="0" w:color="A9A9A9" w:themeColor="accent3"/>
              <w:left w:val="nil"/>
              <w:bottom w:val="single" w:sz="4" w:space="0" w:color="A9A9A9" w:themeColor="accent3"/>
              <w:right w:val="nil"/>
            </w:tcBorders>
          </w:tcPr>
          <w:p w14:paraId="1AA2AB8B" w14:textId="049350AB" w:rsidR="00DA4FCC" w:rsidRDefault="00DA4FCC" w:rsidP="00DA4FCC">
            <w:pPr>
              <w:pStyle w:val="TableText"/>
              <w:rPr>
                <w:ins w:id="1898" w:author="Qiao, Guan Lun (RC-CN DI FA ST&amp;PM SUP IT&amp;EDGE)" w:date="2022-02-08T09:50:00Z"/>
                <w:rFonts w:ascii="Times New Roman" w:eastAsia="Microsoft YaHei UI" w:hAnsi="Times New Roman" w:cs="Times New Roman"/>
                <w:lang w:val="de-DE"/>
              </w:rPr>
            </w:pPr>
            <w:ins w:id="1899" w:author="Qiao, Guan Lun (RC-CN DI FA ST&amp;PM SUP IT&amp;EDGE)" w:date="2022-02-08T09:51:00Z">
              <w:r>
                <w:rPr>
                  <w:rFonts w:ascii="Times New Roman" w:eastAsia="Microsoft YaHei UI" w:hAnsi="Times New Roman" w:cs="Times New Roman"/>
                  <w:lang w:val="de-DE"/>
                </w:rPr>
                <w:t>5</w:t>
              </w:r>
            </w:ins>
          </w:p>
        </w:tc>
        <w:tc>
          <w:tcPr>
            <w:tcW w:w="829" w:type="pct"/>
            <w:tcBorders>
              <w:top w:val="single" w:sz="4" w:space="0" w:color="A9A9A9" w:themeColor="accent3"/>
              <w:left w:val="nil"/>
              <w:bottom w:val="single" w:sz="4" w:space="0" w:color="A9A9A9" w:themeColor="accent3"/>
              <w:right w:val="nil"/>
            </w:tcBorders>
          </w:tcPr>
          <w:p w14:paraId="6D9BC6D0" w14:textId="406C8A52"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900" w:author="Qiao, Guan Lun (RC-CN DI FA ST&amp;PM SUP IT&amp;EDGE)" w:date="2022-02-08T09:50:00Z"/>
                <w:rFonts w:ascii="Times New Roman" w:eastAsia="Microsoft YaHei UI" w:hAnsi="Times New Roman" w:cs="Times New Roman"/>
                <w:lang w:val="de-DE"/>
              </w:rPr>
            </w:pPr>
            <w:ins w:id="1901" w:author="Qiao, Guan Lun (RC-CN DI FA ST&amp;PM SUP IT&amp;EDGE)" w:date="2022-02-08T09:51:00Z">
              <w:r>
                <w:rPr>
                  <w:rFonts w:ascii="Times New Roman" w:eastAsia="Microsoft YaHei UI" w:hAnsi="Times New Roman" w:cs="Times New Roman"/>
                  <w:lang w:val="de-DE"/>
                </w:rPr>
                <w:t>Password</w:t>
              </w:r>
            </w:ins>
          </w:p>
        </w:tc>
        <w:tc>
          <w:tcPr>
            <w:tcW w:w="1114" w:type="pct"/>
            <w:tcBorders>
              <w:top w:val="single" w:sz="4" w:space="0" w:color="A9A9A9" w:themeColor="accent3"/>
              <w:left w:val="nil"/>
              <w:bottom w:val="single" w:sz="4" w:space="0" w:color="A9A9A9" w:themeColor="accent3"/>
              <w:right w:val="nil"/>
            </w:tcBorders>
          </w:tcPr>
          <w:p w14:paraId="0C27192B" w14:textId="1F034A6D"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902" w:author="Qiao, Guan Lun (RC-CN DI FA ST&amp;PM SUP IT&amp;EDGE)" w:date="2022-02-08T09:50:00Z"/>
                <w:rFonts w:ascii="Times New Roman" w:eastAsia="Microsoft YaHei UI" w:hAnsi="Times New Roman" w:cs="Times New Roman"/>
                <w:lang w:val="de-DE"/>
              </w:rPr>
            </w:pPr>
            <w:ins w:id="1903" w:author="Qiao, Guan Lun (RC-CN DI FA ST&amp;PM SUP IT&amp;EDGE)" w:date="2022-02-08T09:51:00Z">
              <w:r>
                <w:rPr>
                  <w:rFonts w:ascii="Times New Roman" w:eastAsia="Microsoft YaHei UI" w:hAnsi="Times New Roman" w:cs="Times New Roman"/>
                  <w:lang w:val="de-DE"/>
                </w:rPr>
                <w:t>String</w:t>
              </w:r>
            </w:ins>
          </w:p>
        </w:tc>
        <w:tc>
          <w:tcPr>
            <w:tcW w:w="1401" w:type="pct"/>
            <w:tcBorders>
              <w:top w:val="single" w:sz="4" w:space="0" w:color="A9A9A9" w:themeColor="accent3"/>
              <w:left w:val="nil"/>
              <w:bottom w:val="single" w:sz="4" w:space="0" w:color="A9A9A9" w:themeColor="accent3"/>
              <w:right w:val="nil"/>
            </w:tcBorders>
          </w:tcPr>
          <w:p w14:paraId="52FD46FC" w14:textId="5C4AFAE2"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904" w:author="Qiao, Guan Lun (RC-CN DI FA ST&amp;PM SUP IT&amp;EDGE)" w:date="2022-02-08T09:50:00Z"/>
                <w:rFonts w:ascii="Times New Roman" w:eastAsia="Microsoft YaHei UI" w:hAnsi="Times New Roman" w:cs="Times New Roman"/>
                <w:lang w:val="de-DE"/>
              </w:rPr>
            </w:pPr>
            <w:ins w:id="1905" w:author="Qiao, Guan Lun (RC-CN DI FA ST&amp;PM SUP IT&amp;EDGE)" w:date="2022-02-08T09:51:00Z">
              <w:r>
                <w:rPr>
                  <w:rFonts w:ascii="Times New Roman" w:eastAsia="Microsoft YaHei UI" w:hAnsi="Times New Roman" w:cs="Times New Roman"/>
                  <w:lang w:val="de-DE"/>
                </w:rPr>
                <w:t>User Sheet</w:t>
              </w:r>
            </w:ins>
          </w:p>
        </w:tc>
        <w:tc>
          <w:tcPr>
            <w:tcW w:w="827" w:type="pct"/>
            <w:tcBorders>
              <w:top w:val="single" w:sz="4" w:space="0" w:color="A9A9A9" w:themeColor="accent3"/>
              <w:left w:val="nil"/>
              <w:bottom w:val="single" w:sz="4" w:space="0" w:color="A9A9A9" w:themeColor="accent3"/>
              <w:right w:val="nil"/>
            </w:tcBorders>
          </w:tcPr>
          <w:p w14:paraId="59990C82" w14:textId="43878E49" w:rsidR="00DA4FCC"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906" w:author="Qiao, Guan Lun (RC-CN DI FA ST&amp;PM SUP IT&amp;EDGE)" w:date="2022-02-08T09:50:00Z"/>
                <w:rFonts w:ascii="Times New Roman" w:eastAsia="Microsoft YaHei UI" w:hAnsi="Times New Roman" w:cs="Times New Roman"/>
                <w:lang w:val="de-DE"/>
              </w:rPr>
            </w:pPr>
            <w:ins w:id="1907" w:author="Qiao, Guan Lun (RC-CN DI FA ST&amp;PM SUP IT&amp;EDGE)" w:date="2022-02-08T09:51:00Z">
              <w:r>
                <w:rPr>
                  <w:rFonts w:ascii="Times New Roman" w:eastAsia="Microsoft YaHei UI" w:hAnsi="Times New Roman" w:cs="Times New Roman"/>
                  <w:lang w:val="de-DE"/>
                </w:rPr>
                <w:t>Test123</w:t>
              </w:r>
            </w:ins>
          </w:p>
        </w:tc>
      </w:tr>
      <w:tr w:rsidR="00DA4FCC" w:rsidRPr="00C06C30" w14:paraId="375A61EB" w14:textId="77777777" w:rsidTr="00857A14">
        <w:trPr>
          <w:ins w:id="1908" w:author="Qiao, Guan Lun (RC-CN DI FA ST&amp;PM SUP IT&amp;EDGE)" w:date="2022-02-08T09:42:00Z"/>
        </w:trPr>
        <w:tc>
          <w:tcPr>
            <w:cnfStyle w:val="001000000000" w:firstRow="0" w:lastRow="0" w:firstColumn="1" w:lastColumn="0" w:oddVBand="0" w:evenVBand="0" w:oddHBand="0" w:evenHBand="0" w:firstRowFirstColumn="0" w:firstRowLastColumn="0" w:lastRowFirstColumn="0" w:lastRowLastColumn="0"/>
            <w:tcW w:w="829" w:type="pct"/>
            <w:tcBorders>
              <w:top w:val="single" w:sz="4" w:space="0" w:color="A9A9A9" w:themeColor="accent3"/>
              <w:left w:val="nil"/>
              <w:bottom w:val="single" w:sz="4" w:space="0" w:color="A9A9A9" w:themeColor="accent3"/>
              <w:right w:val="nil"/>
            </w:tcBorders>
          </w:tcPr>
          <w:p w14:paraId="1755C316" w14:textId="75088B46" w:rsidR="00DA4FCC" w:rsidRPr="00C66BC7" w:rsidRDefault="00DA4FCC" w:rsidP="00DA4FCC">
            <w:pPr>
              <w:pStyle w:val="TableText"/>
              <w:rPr>
                <w:ins w:id="1909" w:author="Qiao, Guan Lun (RC-CN DI FA ST&amp;PM SUP IT&amp;EDGE)" w:date="2022-02-08T09:42:00Z"/>
                <w:rFonts w:ascii="Times New Roman" w:eastAsia="Microsoft YaHei UI" w:hAnsi="Times New Roman" w:cs="Times New Roman"/>
                <w:lang w:val="de-DE"/>
              </w:rPr>
            </w:pPr>
            <w:ins w:id="1910" w:author="Qiao, Guan Lun (RC-CN DI FA ST&amp;PM SUP IT&amp;EDGE)" w:date="2022-02-08T09:51:00Z">
              <w:r>
                <w:rPr>
                  <w:rFonts w:ascii="Times New Roman" w:eastAsia="Microsoft YaHei UI" w:hAnsi="Times New Roman" w:cs="Times New Roman"/>
                  <w:lang w:val="de-DE"/>
                </w:rPr>
                <w:t>6</w:t>
              </w:r>
            </w:ins>
          </w:p>
        </w:tc>
        <w:tc>
          <w:tcPr>
            <w:tcW w:w="829" w:type="pct"/>
            <w:tcBorders>
              <w:top w:val="single" w:sz="4" w:space="0" w:color="A9A9A9" w:themeColor="accent3"/>
              <w:left w:val="nil"/>
              <w:bottom w:val="single" w:sz="4" w:space="0" w:color="A9A9A9" w:themeColor="accent3"/>
              <w:right w:val="nil"/>
            </w:tcBorders>
          </w:tcPr>
          <w:p w14:paraId="5029D7F7" w14:textId="3BB947B6" w:rsidR="00DA4FCC" w:rsidRPr="00C66BC7"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911" w:author="Qiao, Guan Lun (RC-CN DI FA ST&amp;PM SUP IT&amp;EDGE)" w:date="2022-02-08T09:42:00Z"/>
                <w:rFonts w:ascii="Times New Roman" w:eastAsia="Microsoft YaHei UI" w:hAnsi="Times New Roman" w:cs="Times New Roman"/>
                <w:lang w:val="de-DE"/>
              </w:rPr>
            </w:pPr>
            <w:ins w:id="1912" w:author="Qiao, Guan Lun (RC-CN DI FA ST&amp;PM SUP IT&amp;EDGE)" w:date="2022-02-08T09:53:00Z">
              <w:r>
                <w:rPr>
                  <w:rFonts w:ascii="Times New Roman" w:eastAsia="Microsoft YaHei UI" w:hAnsi="Times New Roman" w:cs="Times New Roman"/>
                  <w:lang w:val="de-DE"/>
                </w:rPr>
                <w:t>Work Station Name</w:t>
              </w:r>
            </w:ins>
          </w:p>
        </w:tc>
        <w:tc>
          <w:tcPr>
            <w:tcW w:w="1114" w:type="pct"/>
            <w:tcBorders>
              <w:top w:val="single" w:sz="4" w:space="0" w:color="A9A9A9" w:themeColor="accent3"/>
              <w:left w:val="nil"/>
              <w:bottom w:val="single" w:sz="4" w:space="0" w:color="A9A9A9" w:themeColor="accent3"/>
              <w:right w:val="nil"/>
            </w:tcBorders>
          </w:tcPr>
          <w:p w14:paraId="704F08AD" w14:textId="5F4E9333" w:rsidR="00DA4FCC" w:rsidRPr="00C66BC7"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913" w:author="Qiao, Guan Lun (RC-CN DI FA ST&amp;PM SUP IT&amp;EDGE)" w:date="2022-02-08T09:42:00Z"/>
                <w:rFonts w:ascii="Times New Roman" w:eastAsia="Microsoft YaHei UI" w:hAnsi="Times New Roman" w:cs="Times New Roman"/>
                <w:lang w:val="de-DE"/>
              </w:rPr>
            </w:pPr>
            <w:ins w:id="1914" w:author="Qiao, Guan Lun (RC-CN DI FA ST&amp;PM SUP IT&amp;EDGE)" w:date="2022-02-08T09:55:00Z">
              <w:r>
                <w:rPr>
                  <w:rFonts w:ascii="Times New Roman" w:eastAsia="Microsoft YaHei UI" w:hAnsi="Times New Roman" w:cs="Times New Roman"/>
                  <w:lang w:val="de-DE"/>
                </w:rPr>
                <w:t>String</w:t>
              </w:r>
            </w:ins>
          </w:p>
        </w:tc>
        <w:tc>
          <w:tcPr>
            <w:tcW w:w="1401" w:type="pct"/>
            <w:tcBorders>
              <w:top w:val="single" w:sz="4" w:space="0" w:color="A9A9A9" w:themeColor="accent3"/>
              <w:left w:val="nil"/>
              <w:bottom w:val="single" w:sz="4" w:space="0" w:color="A9A9A9" w:themeColor="accent3"/>
              <w:right w:val="nil"/>
            </w:tcBorders>
          </w:tcPr>
          <w:p w14:paraId="230CCEE8" w14:textId="5729FAB6" w:rsidR="00DA4FCC" w:rsidRPr="00C66BC7" w:rsidRDefault="00D10F3A" w:rsidP="00DA4FCC">
            <w:pPr>
              <w:pStyle w:val="TableText"/>
              <w:cnfStyle w:val="000000000000" w:firstRow="0" w:lastRow="0" w:firstColumn="0" w:lastColumn="0" w:oddVBand="0" w:evenVBand="0" w:oddHBand="0" w:evenHBand="0" w:firstRowFirstColumn="0" w:firstRowLastColumn="0" w:lastRowFirstColumn="0" w:lastRowLastColumn="0"/>
              <w:rPr>
                <w:ins w:id="1915" w:author="Qiao, Guan Lun (RC-CN DI FA ST&amp;PM SUP IT&amp;EDGE)" w:date="2022-02-08T09:42:00Z"/>
                <w:rFonts w:ascii="Times New Roman" w:eastAsia="Microsoft YaHei UI" w:hAnsi="Times New Roman" w:cs="Times New Roman"/>
                <w:lang w:val="de-DE"/>
              </w:rPr>
            </w:pPr>
            <w:ins w:id="1916" w:author="Qiao, Guan Lun (RC-CN DI FA ST&amp;PM SUP IT&amp;EDGE)" w:date="2022-02-08T09:55:00Z">
              <w:r>
                <w:rPr>
                  <w:rFonts w:ascii="Times New Roman" w:eastAsia="Microsoft YaHei UI" w:hAnsi="Times New Roman" w:cs="Times New Roman"/>
                  <w:lang w:val="de-DE"/>
                </w:rPr>
                <w:t>AGV</w:t>
              </w:r>
              <w:r w:rsidR="00DA4FCC">
                <w:rPr>
                  <w:rFonts w:ascii="Times New Roman" w:eastAsia="Microsoft YaHei UI" w:hAnsi="Times New Roman" w:cs="Times New Roman"/>
                  <w:lang w:val="de-DE"/>
                </w:rPr>
                <w:t xml:space="preserve"> Sheet</w:t>
              </w:r>
            </w:ins>
          </w:p>
        </w:tc>
        <w:tc>
          <w:tcPr>
            <w:tcW w:w="827" w:type="pct"/>
            <w:tcBorders>
              <w:top w:val="single" w:sz="4" w:space="0" w:color="A9A9A9" w:themeColor="accent3"/>
              <w:left w:val="nil"/>
              <w:bottom w:val="single" w:sz="4" w:space="0" w:color="A9A9A9" w:themeColor="accent3"/>
              <w:right w:val="nil"/>
            </w:tcBorders>
          </w:tcPr>
          <w:p w14:paraId="3D6A7013" w14:textId="39AE5974" w:rsidR="00DA4FCC" w:rsidRPr="00C66BC7" w:rsidRDefault="00711813" w:rsidP="00DA4FCC">
            <w:pPr>
              <w:pStyle w:val="TableText"/>
              <w:cnfStyle w:val="000000000000" w:firstRow="0" w:lastRow="0" w:firstColumn="0" w:lastColumn="0" w:oddVBand="0" w:evenVBand="0" w:oddHBand="0" w:evenHBand="0" w:firstRowFirstColumn="0" w:firstRowLastColumn="0" w:lastRowFirstColumn="0" w:lastRowLastColumn="0"/>
              <w:rPr>
                <w:ins w:id="1917" w:author="Qiao, Guan Lun (RC-CN DI FA ST&amp;PM SUP IT&amp;EDGE)" w:date="2022-02-08T09:42:00Z"/>
                <w:rFonts w:ascii="Times New Roman" w:eastAsia="Microsoft YaHei UI" w:hAnsi="Times New Roman" w:cs="Times New Roman"/>
                <w:lang w:val="de-DE"/>
              </w:rPr>
            </w:pPr>
            <w:ins w:id="1918" w:author="Qiao, Guan Lun (RC-CN DI FA ST&amp;PM SUP IT&amp;EDGE)" w:date="2022-02-08T09:56:00Z">
              <w:r>
                <w:rPr>
                  <w:rFonts w:ascii="Times New Roman" w:eastAsia="Microsoft YaHei UI" w:hAnsi="Times New Roman" w:cs="Times New Roman"/>
                  <w:lang w:val="de-DE"/>
                </w:rPr>
                <w:t>W01</w:t>
              </w:r>
            </w:ins>
          </w:p>
        </w:tc>
      </w:tr>
      <w:tr w:rsidR="00DA4FCC" w:rsidRPr="00C06C30" w14:paraId="398A77C2" w14:textId="77777777" w:rsidTr="00857A14">
        <w:trPr>
          <w:ins w:id="1919" w:author="Qiao, Guan Lun (RC-CN DI FA ST&amp;PM SUP IT&amp;EDGE)" w:date="2022-02-08T09:42:00Z"/>
        </w:trPr>
        <w:tc>
          <w:tcPr>
            <w:cnfStyle w:val="001000000000" w:firstRow="0" w:lastRow="0" w:firstColumn="1" w:lastColumn="0" w:oddVBand="0" w:evenVBand="0" w:oddHBand="0" w:evenHBand="0" w:firstRowFirstColumn="0" w:firstRowLastColumn="0" w:lastRowFirstColumn="0" w:lastRowLastColumn="0"/>
            <w:tcW w:w="829" w:type="pct"/>
            <w:tcBorders>
              <w:top w:val="single" w:sz="4" w:space="0" w:color="A9A9A9" w:themeColor="accent3"/>
              <w:left w:val="nil"/>
              <w:bottom w:val="single" w:sz="8" w:space="0" w:color="auto"/>
              <w:right w:val="nil"/>
            </w:tcBorders>
          </w:tcPr>
          <w:p w14:paraId="5C295AB5" w14:textId="5491655C" w:rsidR="00DA4FCC" w:rsidRPr="00C66BC7" w:rsidRDefault="00DA4FCC" w:rsidP="00DA4FCC">
            <w:pPr>
              <w:pStyle w:val="TableText"/>
              <w:rPr>
                <w:ins w:id="1920" w:author="Qiao, Guan Lun (RC-CN DI FA ST&amp;PM SUP IT&amp;EDGE)" w:date="2022-02-08T09:42:00Z"/>
                <w:rFonts w:ascii="Times New Roman" w:eastAsia="Microsoft YaHei UI" w:hAnsi="Times New Roman" w:cs="Times New Roman"/>
                <w:lang w:val="de-DE"/>
              </w:rPr>
            </w:pPr>
            <w:ins w:id="1921" w:author="Qiao, Guan Lun (RC-CN DI FA ST&amp;PM SUP IT&amp;EDGE)" w:date="2022-02-08T09:53:00Z">
              <w:r>
                <w:rPr>
                  <w:rFonts w:ascii="Times New Roman" w:eastAsia="Microsoft YaHei UI" w:hAnsi="Times New Roman" w:cs="Times New Roman"/>
                  <w:lang w:val="de-DE"/>
                </w:rPr>
                <w:t>7</w:t>
              </w:r>
            </w:ins>
          </w:p>
        </w:tc>
        <w:tc>
          <w:tcPr>
            <w:tcW w:w="829" w:type="pct"/>
            <w:tcBorders>
              <w:top w:val="single" w:sz="4" w:space="0" w:color="A9A9A9" w:themeColor="accent3"/>
              <w:left w:val="nil"/>
              <w:bottom w:val="single" w:sz="8" w:space="0" w:color="auto"/>
              <w:right w:val="nil"/>
            </w:tcBorders>
          </w:tcPr>
          <w:p w14:paraId="3989B82E" w14:textId="3EB82F2B" w:rsidR="00DA4FCC" w:rsidRPr="00C66BC7"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922" w:author="Qiao, Guan Lun (RC-CN DI FA ST&amp;PM SUP IT&amp;EDGE)" w:date="2022-02-08T09:42:00Z"/>
                <w:rFonts w:ascii="Times New Roman" w:eastAsia="Microsoft YaHei UI" w:hAnsi="Times New Roman" w:cs="Times New Roman"/>
                <w:lang w:val="de-DE"/>
              </w:rPr>
            </w:pPr>
            <w:ins w:id="1923" w:author="Qiao, Guan Lun (RC-CN DI FA ST&amp;PM SUP IT&amp;EDGE)" w:date="2022-02-08T09:53:00Z">
              <w:r>
                <w:rPr>
                  <w:rFonts w:ascii="Times New Roman" w:eastAsia="Microsoft YaHei UI" w:hAnsi="Times New Roman" w:cs="Times New Roman"/>
                  <w:lang w:val="de-DE"/>
                </w:rPr>
                <w:t>Register Time</w:t>
              </w:r>
            </w:ins>
          </w:p>
        </w:tc>
        <w:tc>
          <w:tcPr>
            <w:tcW w:w="1114" w:type="pct"/>
            <w:tcBorders>
              <w:top w:val="single" w:sz="4" w:space="0" w:color="A9A9A9" w:themeColor="accent3"/>
              <w:left w:val="nil"/>
              <w:bottom w:val="single" w:sz="8" w:space="0" w:color="auto"/>
              <w:right w:val="nil"/>
            </w:tcBorders>
          </w:tcPr>
          <w:p w14:paraId="736BA229" w14:textId="68EA3E7E" w:rsidR="00DA4FCC" w:rsidRPr="00C66BC7" w:rsidRDefault="00711813" w:rsidP="00DA4FCC">
            <w:pPr>
              <w:pStyle w:val="TableText"/>
              <w:cnfStyle w:val="000000000000" w:firstRow="0" w:lastRow="0" w:firstColumn="0" w:lastColumn="0" w:oddVBand="0" w:evenVBand="0" w:oddHBand="0" w:evenHBand="0" w:firstRowFirstColumn="0" w:firstRowLastColumn="0" w:lastRowFirstColumn="0" w:lastRowLastColumn="0"/>
              <w:rPr>
                <w:ins w:id="1924" w:author="Qiao, Guan Lun (RC-CN DI FA ST&amp;PM SUP IT&amp;EDGE)" w:date="2022-02-08T09:42:00Z"/>
                <w:rFonts w:ascii="Times New Roman" w:eastAsia="Microsoft YaHei UI" w:hAnsi="Times New Roman" w:cs="Times New Roman"/>
                <w:lang w:val="de-DE"/>
              </w:rPr>
            </w:pPr>
            <w:ins w:id="1925" w:author="Qiao, Guan Lun (RC-CN DI FA ST&amp;PM SUP IT&amp;EDGE)" w:date="2022-02-08T09:56:00Z">
              <w:r>
                <w:rPr>
                  <w:rFonts w:ascii="Times New Roman" w:eastAsia="Microsoft YaHei UI" w:hAnsi="Times New Roman" w:cs="Times New Roman"/>
                  <w:lang w:val="de-DE"/>
                </w:rPr>
                <w:t>Datetime</w:t>
              </w:r>
            </w:ins>
          </w:p>
        </w:tc>
        <w:tc>
          <w:tcPr>
            <w:tcW w:w="1401" w:type="pct"/>
            <w:tcBorders>
              <w:top w:val="single" w:sz="4" w:space="0" w:color="A9A9A9" w:themeColor="accent3"/>
              <w:left w:val="nil"/>
              <w:bottom w:val="single" w:sz="8" w:space="0" w:color="auto"/>
              <w:right w:val="nil"/>
            </w:tcBorders>
          </w:tcPr>
          <w:p w14:paraId="0338FCDA" w14:textId="244E9720" w:rsidR="00DA4FCC" w:rsidRPr="00C66BC7" w:rsidRDefault="00DA4FCC" w:rsidP="00DA4FCC">
            <w:pPr>
              <w:pStyle w:val="TableText"/>
              <w:cnfStyle w:val="000000000000" w:firstRow="0" w:lastRow="0" w:firstColumn="0" w:lastColumn="0" w:oddVBand="0" w:evenVBand="0" w:oddHBand="0" w:evenHBand="0" w:firstRowFirstColumn="0" w:firstRowLastColumn="0" w:lastRowFirstColumn="0" w:lastRowLastColumn="0"/>
              <w:rPr>
                <w:ins w:id="1926" w:author="Qiao, Guan Lun (RC-CN DI FA ST&amp;PM SUP IT&amp;EDGE)" w:date="2022-02-08T09:42:00Z"/>
                <w:rFonts w:ascii="Times New Roman" w:eastAsia="Microsoft YaHei UI" w:hAnsi="Times New Roman" w:cs="Times New Roman"/>
                <w:lang w:val="de-DE"/>
              </w:rPr>
            </w:pPr>
            <w:ins w:id="1927" w:author="Qiao, Guan Lun (RC-CN DI FA ST&amp;PM SUP IT&amp;EDGE)" w:date="2022-02-08T09:55:00Z">
              <w:r>
                <w:rPr>
                  <w:rFonts w:ascii="Times New Roman" w:eastAsia="Microsoft YaHei UI" w:hAnsi="Times New Roman" w:cs="Times New Roman"/>
                  <w:lang w:val="de-DE"/>
                </w:rPr>
                <w:t>User Sheet</w:t>
              </w:r>
            </w:ins>
          </w:p>
        </w:tc>
        <w:tc>
          <w:tcPr>
            <w:tcW w:w="827" w:type="pct"/>
            <w:tcBorders>
              <w:top w:val="single" w:sz="4" w:space="0" w:color="A9A9A9" w:themeColor="accent3"/>
              <w:left w:val="nil"/>
              <w:bottom w:val="single" w:sz="8" w:space="0" w:color="auto"/>
              <w:right w:val="nil"/>
            </w:tcBorders>
          </w:tcPr>
          <w:p w14:paraId="38052C8A" w14:textId="3194BE77" w:rsidR="00DA4FCC" w:rsidRPr="00C66BC7" w:rsidRDefault="00711813" w:rsidP="00DA4FCC">
            <w:pPr>
              <w:pStyle w:val="TableText"/>
              <w:cnfStyle w:val="000000000000" w:firstRow="0" w:lastRow="0" w:firstColumn="0" w:lastColumn="0" w:oddVBand="0" w:evenVBand="0" w:oddHBand="0" w:evenHBand="0" w:firstRowFirstColumn="0" w:firstRowLastColumn="0" w:lastRowFirstColumn="0" w:lastRowLastColumn="0"/>
              <w:rPr>
                <w:ins w:id="1928" w:author="Qiao, Guan Lun (RC-CN DI FA ST&amp;PM SUP IT&amp;EDGE)" w:date="2022-02-08T09:42:00Z"/>
                <w:rFonts w:ascii="Times New Roman" w:eastAsia="Microsoft YaHei UI" w:hAnsi="Times New Roman" w:cs="Times New Roman"/>
                <w:lang w:val="de-DE" w:eastAsia="zh-CN"/>
              </w:rPr>
            </w:pPr>
            <w:ins w:id="1929" w:author="Qiao, Guan Lun (RC-CN DI FA ST&amp;PM SUP IT&amp;EDGE)" w:date="2022-02-08T09:56:00Z">
              <w:r>
                <w:rPr>
                  <w:rFonts w:ascii="Times New Roman" w:eastAsia="Microsoft YaHei UI" w:hAnsi="Times New Roman" w:cs="Times New Roman"/>
                  <w:lang w:val="de-DE" w:eastAsia="zh-CN"/>
                </w:rPr>
                <w:t>2022-02-</w:t>
              </w:r>
            </w:ins>
            <w:ins w:id="1930" w:author="Qiao, Guan Lun (RC-CN DI FA ST&amp;PM SUP IT&amp;EDGE)" w:date="2022-02-08T09:57:00Z">
              <w:r>
                <w:rPr>
                  <w:rFonts w:ascii="Times New Roman" w:eastAsia="Microsoft YaHei UI" w:hAnsi="Times New Roman" w:cs="Times New Roman"/>
                  <w:lang w:val="de-DE" w:eastAsia="zh-CN"/>
                </w:rPr>
                <w:t xml:space="preserve">07 </w:t>
              </w:r>
              <w:r w:rsidR="00995688">
                <w:rPr>
                  <w:rFonts w:ascii="Times New Roman" w:eastAsia="Microsoft YaHei UI" w:hAnsi="Times New Roman" w:cs="Times New Roman"/>
                  <w:lang w:val="de-DE" w:eastAsia="zh-CN"/>
                </w:rPr>
                <w:t>13:01:01</w:t>
              </w:r>
            </w:ins>
          </w:p>
        </w:tc>
      </w:tr>
    </w:tbl>
    <w:p w14:paraId="10212E36" w14:textId="77777777" w:rsidR="009D4A4D" w:rsidRDefault="009D4A4D">
      <w:pPr>
        <w:pStyle w:val="ListParagraph"/>
        <w:numPr>
          <w:ilvl w:val="0"/>
          <w:numId w:val="77"/>
        </w:numPr>
        <w:spacing w:after="130"/>
        <w:jc w:val="both"/>
        <w:rPr>
          <w:ins w:id="1931" w:author="Qiao, Guan Lun (RC-CN DI FA ST&amp;PM SUP IT&amp;EDGE)" w:date="2022-02-08T09:42:00Z"/>
          <w:rFonts w:ascii="Times New Roman" w:eastAsia="Microsoft YaHei UI" w:hAnsi="Times New Roman" w:cs="Times New Roman"/>
          <w:lang w:eastAsia="zh-CN"/>
        </w:rPr>
        <w:pPrChange w:id="1932" w:author="Qiao, Guan Lun (RC-CN DI FA ST&amp;PM SUP IT&amp;EDGE)" w:date="2022-02-08T09:42:00Z">
          <w:pPr>
            <w:pStyle w:val="ListParagraph"/>
            <w:numPr>
              <w:numId w:val="39"/>
            </w:numPr>
            <w:spacing w:after="130"/>
            <w:ind w:left="360" w:hanging="360"/>
            <w:jc w:val="both"/>
          </w:pPr>
        </w:pPrChange>
      </w:pPr>
      <w:ins w:id="1933" w:author="Qiao, Guan Lun (RC-CN DI FA ST&amp;PM SUP IT&amp;EDGE)" w:date="2022-02-08T09:42:00Z">
        <w:r w:rsidRPr="00C66BC7">
          <w:rPr>
            <w:rFonts w:ascii="Times New Roman" w:eastAsia="Microsoft YaHei UI" w:hAnsi="Times New Roman" w:cs="Times New Roman" w:hint="eastAsia"/>
            <w:lang w:eastAsia="zh-CN"/>
          </w:rPr>
          <w:t>输出项</w:t>
        </w:r>
      </w:ins>
    </w:p>
    <w:p w14:paraId="63F69433" w14:textId="12A6DAE9" w:rsidR="009D4A4D" w:rsidRDefault="00934003" w:rsidP="005056D0">
      <w:pPr>
        <w:pStyle w:val="ListParagraph"/>
        <w:numPr>
          <w:ilvl w:val="0"/>
          <w:numId w:val="79"/>
        </w:numPr>
        <w:spacing w:after="130"/>
        <w:jc w:val="both"/>
        <w:rPr>
          <w:ins w:id="1934" w:author="Qiao, Guan Lun (RC-CN DI FA ST&amp;PM SUP IT&amp;EDGE)" w:date="2022-02-08T09:58:00Z"/>
          <w:rFonts w:ascii="Times New Roman" w:eastAsia="Microsoft YaHei UI" w:hAnsi="Times New Roman" w:cs="Times New Roman"/>
          <w:lang w:eastAsia="zh-CN"/>
        </w:rPr>
      </w:pPr>
      <w:ins w:id="1935" w:author="Qiao, Guan Lun (RC-CN DI FA ST&amp;PM SUP IT&amp;EDGE)" w:date="2022-02-08T09:57:00Z">
        <w:r>
          <w:rPr>
            <w:rFonts w:ascii="Times New Roman" w:eastAsia="Microsoft YaHei UI" w:hAnsi="Times New Roman" w:cs="Times New Roman" w:hint="eastAsia"/>
            <w:lang w:eastAsia="zh-CN"/>
          </w:rPr>
          <w:t>注册</w:t>
        </w:r>
      </w:ins>
      <w:ins w:id="1936" w:author="Qiao, Guan Lun (RC-CN DI FA ST&amp;PM SUP IT&amp;EDGE)" w:date="2022-02-08T09:42:00Z">
        <w:r w:rsidR="009D4A4D">
          <w:rPr>
            <w:rFonts w:ascii="Times New Roman" w:eastAsia="Microsoft YaHei UI" w:hAnsi="Times New Roman" w:cs="Times New Roman" w:hint="eastAsia"/>
            <w:lang w:eastAsia="zh-CN"/>
          </w:rPr>
          <w:t>信息填写是否有空项</w:t>
        </w:r>
      </w:ins>
    </w:p>
    <w:p w14:paraId="2628C4F5" w14:textId="09467222" w:rsidR="00934003" w:rsidRDefault="00934003">
      <w:pPr>
        <w:pStyle w:val="ListParagraph"/>
        <w:numPr>
          <w:ilvl w:val="0"/>
          <w:numId w:val="79"/>
        </w:numPr>
        <w:spacing w:after="130"/>
        <w:jc w:val="both"/>
        <w:rPr>
          <w:ins w:id="1937" w:author="Qiao, Guan Lun (RC-CN DI FA ST&amp;PM SUP IT&amp;EDGE)" w:date="2022-02-08T09:42:00Z"/>
          <w:rFonts w:ascii="Times New Roman" w:eastAsia="Microsoft YaHei UI" w:hAnsi="Times New Roman" w:cs="Times New Roman"/>
          <w:lang w:eastAsia="zh-CN"/>
        </w:rPr>
        <w:pPrChange w:id="1938" w:author="Qiao, Guan Lun (RC-CN DI FA ST&amp;PM SUP IT&amp;EDGE)" w:date="2022-02-08T09:54:00Z">
          <w:pPr>
            <w:pStyle w:val="ListParagraph"/>
            <w:numPr>
              <w:numId w:val="74"/>
            </w:numPr>
            <w:spacing w:after="130"/>
            <w:ind w:left="720" w:hanging="360"/>
            <w:jc w:val="both"/>
          </w:pPr>
        </w:pPrChange>
      </w:pPr>
      <w:ins w:id="1939" w:author="Qiao, Guan Lun (RC-CN DI FA ST&amp;PM SUP IT&amp;EDGE)" w:date="2022-02-08T09:58:00Z">
        <w:r>
          <w:rPr>
            <w:rFonts w:ascii="Times New Roman" w:eastAsia="Microsoft YaHei UI" w:hAnsi="Times New Roman" w:cs="Times New Roman" w:hint="eastAsia"/>
            <w:lang w:eastAsia="zh-CN"/>
          </w:rPr>
          <w:t>注册信息</w:t>
        </w:r>
        <w:r w:rsidR="004B1144">
          <w:rPr>
            <w:rFonts w:ascii="Times New Roman" w:eastAsia="Microsoft YaHei UI" w:hAnsi="Times New Roman" w:cs="Times New Roman" w:hint="eastAsia"/>
            <w:lang w:eastAsia="zh-CN"/>
          </w:rPr>
          <w:t>中的用户真实姓名</w:t>
        </w:r>
      </w:ins>
      <w:ins w:id="1940" w:author="Qiao, Guan Lun (RC-CN DI FA ST&amp;PM SUP IT&amp;EDGE)" w:date="2022-02-08T09:59:00Z">
        <w:r w:rsidR="00ED7EEA">
          <w:rPr>
            <w:rFonts w:ascii="Times New Roman" w:eastAsia="Microsoft YaHei UI" w:hAnsi="Times New Roman" w:cs="Times New Roman" w:hint="eastAsia"/>
            <w:lang w:eastAsia="zh-CN"/>
          </w:rPr>
          <w:t>+</w:t>
        </w:r>
      </w:ins>
      <w:ins w:id="1941" w:author="Qiao, Guan Lun (RC-CN DI FA ST&amp;PM SUP IT&amp;EDGE)" w:date="2022-02-08T09:58:00Z">
        <w:r w:rsidR="00F20A34">
          <w:rPr>
            <w:rFonts w:ascii="Times New Roman" w:eastAsia="Microsoft YaHei UI" w:hAnsi="Times New Roman" w:cs="Times New Roman" w:hint="eastAsia"/>
            <w:lang w:eastAsia="zh-CN"/>
          </w:rPr>
          <w:t>工位</w:t>
        </w:r>
        <w:r>
          <w:rPr>
            <w:rFonts w:ascii="Times New Roman" w:eastAsia="Microsoft YaHei UI" w:hAnsi="Times New Roman" w:cs="Times New Roman" w:hint="eastAsia"/>
            <w:lang w:eastAsia="zh-CN"/>
          </w:rPr>
          <w:t>是否有</w:t>
        </w:r>
        <w:r w:rsidR="004B1144">
          <w:rPr>
            <w:rFonts w:ascii="Times New Roman" w:eastAsia="Microsoft YaHei UI" w:hAnsi="Times New Roman" w:cs="Times New Roman" w:hint="eastAsia"/>
            <w:lang w:eastAsia="zh-CN"/>
          </w:rPr>
          <w:t>重复项</w:t>
        </w:r>
      </w:ins>
    </w:p>
    <w:p w14:paraId="05A0466B" w14:textId="3265DB78" w:rsidR="009D4A4D" w:rsidRDefault="00ED7EEA">
      <w:pPr>
        <w:pStyle w:val="ListParagraph"/>
        <w:numPr>
          <w:ilvl w:val="0"/>
          <w:numId w:val="79"/>
        </w:numPr>
        <w:spacing w:after="130"/>
        <w:jc w:val="both"/>
        <w:rPr>
          <w:ins w:id="1942" w:author="Qiao, Guan Lun (RC-CN DI FA ST&amp;PM SUP IT&amp;EDGE)" w:date="2022-02-08T09:42:00Z"/>
          <w:rFonts w:ascii="Times New Roman" w:eastAsia="Microsoft YaHei UI" w:hAnsi="Times New Roman" w:cs="Times New Roman"/>
          <w:lang w:eastAsia="zh-CN"/>
        </w:rPr>
        <w:pPrChange w:id="1943" w:author="Qiao, Guan Lun (RC-CN DI FA ST&amp;PM SUP IT&amp;EDGE)" w:date="2022-02-08T09:54:00Z">
          <w:pPr>
            <w:pStyle w:val="ListParagraph"/>
            <w:numPr>
              <w:numId w:val="74"/>
            </w:numPr>
            <w:spacing w:after="130"/>
            <w:ind w:left="720" w:hanging="360"/>
            <w:jc w:val="both"/>
          </w:pPr>
        </w:pPrChange>
      </w:pPr>
      <w:ins w:id="1944" w:author="Qiao, Guan Lun (RC-CN DI FA ST&amp;PM SUP IT&amp;EDGE)" w:date="2022-02-08T09:59:00Z">
        <w:r>
          <w:rPr>
            <w:rFonts w:ascii="Times New Roman" w:eastAsia="Microsoft YaHei UI" w:hAnsi="Times New Roman" w:cs="Times New Roman" w:hint="eastAsia"/>
            <w:lang w:eastAsia="zh-CN"/>
          </w:rPr>
          <w:t>注册是否成功</w:t>
        </w:r>
      </w:ins>
    </w:p>
    <w:p w14:paraId="70BA1AD6" w14:textId="0E650C5A" w:rsidR="009D4A4D" w:rsidRPr="00C66BC7" w:rsidRDefault="009D4A4D">
      <w:pPr>
        <w:pStyle w:val="ListParagraph"/>
        <w:numPr>
          <w:ilvl w:val="0"/>
          <w:numId w:val="79"/>
        </w:numPr>
        <w:spacing w:after="130"/>
        <w:jc w:val="both"/>
        <w:rPr>
          <w:ins w:id="1945" w:author="Qiao, Guan Lun (RC-CN DI FA ST&amp;PM SUP IT&amp;EDGE)" w:date="2022-02-08T09:42:00Z"/>
          <w:rFonts w:ascii="Times New Roman" w:eastAsia="Microsoft YaHei UI" w:hAnsi="Times New Roman" w:cs="Times New Roman"/>
          <w:lang w:eastAsia="zh-CN"/>
        </w:rPr>
        <w:pPrChange w:id="1946" w:author="Qiao, Guan Lun (RC-CN DI FA ST&amp;PM SUP IT&amp;EDGE)" w:date="2022-02-08T09:54:00Z">
          <w:pPr>
            <w:pStyle w:val="ListParagraph"/>
            <w:numPr>
              <w:numId w:val="74"/>
            </w:numPr>
            <w:spacing w:after="130"/>
            <w:ind w:left="720" w:hanging="360"/>
            <w:jc w:val="both"/>
          </w:pPr>
        </w:pPrChange>
      </w:pPr>
      <w:ins w:id="1947" w:author="Qiao, Guan Lun (RC-CN DI FA ST&amp;PM SUP IT&amp;EDGE)" w:date="2022-02-08T09:42:00Z">
        <w:r>
          <w:rPr>
            <w:rFonts w:ascii="Times New Roman" w:eastAsia="Microsoft YaHei UI" w:hAnsi="Times New Roman" w:cs="Times New Roman" w:hint="eastAsia"/>
            <w:lang w:eastAsia="zh-CN"/>
          </w:rPr>
          <w:t>判断用户</w:t>
        </w:r>
      </w:ins>
      <w:ins w:id="1948" w:author="Qiao, Guan Lun (RC-CN DI FA ST&amp;PM SUP IT&amp;EDGE)" w:date="2022-02-08T09:59:00Z">
        <w:r w:rsidR="00ED7EEA">
          <w:rPr>
            <w:rFonts w:ascii="Times New Roman" w:eastAsia="Microsoft YaHei UI" w:hAnsi="Times New Roman" w:cs="Times New Roman" w:hint="eastAsia"/>
            <w:lang w:eastAsia="zh-CN"/>
          </w:rPr>
          <w:t>注册</w:t>
        </w:r>
      </w:ins>
      <w:ins w:id="1949" w:author="Qiao, Guan Lun (RC-CN DI FA ST&amp;PM SUP IT&amp;EDGE)" w:date="2022-02-08T09:42:00Z">
        <w:r>
          <w:rPr>
            <w:rFonts w:ascii="Times New Roman" w:eastAsia="Microsoft YaHei UI" w:hAnsi="Times New Roman" w:cs="Times New Roman" w:hint="eastAsia"/>
            <w:lang w:eastAsia="zh-CN"/>
          </w:rPr>
          <w:t>成功后，</w:t>
        </w:r>
      </w:ins>
      <w:ins w:id="1950" w:author="Qiao, Guan Lun (RC-CN DI FA ST&amp;PM SUP IT&amp;EDGE)" w:date="2022-02-08T09:59:00Z">
        <w:r w:rsidR="00ED7EEA">
          <w:rPr>
            <w:rFonts w:ascii="Times New Roman" w:eastAsia="Microsoft YaHei UI" w:hAnsi="Times New Roman" w:cs="Times New Roman" w:hint="eastAsia"/>
            <w:lang w:eastAsia="zh-CN"/>
          </w:rPr>
          <w:t>自动跳转到用户登陆界面</w:t>
        </w:r>
      </w:ins>
    </w:p>
    <w:p w14:paraId="2EA464C7" w14:textId="77777777" w:rsidR="009D4A4D" w:rsidRPr="00C66BC7" w:rsidRDefault="009D4A4D">
      <w:pPr>
        <w:pStyle w:val="ListParagraph"/>
        <w:numPr>
          <w:ilvl w:val="0"/>
          <w:numId w:val="77"/>
        </w:numPr>
        <w:spacing w:after="130"/>
        <w:jc w:val="both"/>
        <w:rPr>
          <w:ins w:id="1951" w:author="Qiao, Guan Lun (RC-CN DI FA ST&amp;PM SUP IT&amp;EDGE)" w:date="2022-02-08T09:42:00Z"/>
          <w:rFonts w:ascii="Times New Roman" w:eastAsia="Microsoft YaHei UI" w:hAnsi="Times New Roman" w:cs="Times New Roman"/>
          <w:lang w:eastAsia="zh-CN"/>
        </w:rPr>
        <w:pPrChange w:id="1952" w:author="Qiao, Guan Lun (RC-CN DI FA ST&amp;PM SUP IT&amp;EDGE)" w:date="2022-02-08T09:42:00Z">
          <w:pPr>
            <w:pStyle w:val="ListParagraph"/>
            <w:numPr>
              <w:numId w:val="39"/>
            </w:numPr>
            <w:spacing w:after="130"/>
            <w:ind w:left="360" w:hanging="360"/>
            <w:jc w:val="both"/>
          </w:pPr>
        </w:pPrChange>
      </w:pPr>
      <w:ins w:id="1953" w:author="Qiao, Guan Lun (RC-CN DI FA ST&amp;PM SUP IT&amp;EDGE)" w:date="2022-02-08T09:42:00Z">
        <w:r w:rsidRPr="00C66BC7">
          <w:rPr>
            <w:rFonts w:ascii="Times New Roman" w:eastAsia="Microsoft YaHei UI" w:hAnsi="Times New Roman" w:cs="Times New Roman" w:hint="eastAsia"/>
            <w:lang w:eastAsia="zh-CN"/>
          </w:rPr>
          <w:t>程序描述</w:t>
        </w:r>
      </w:ins>
    </w:p>
    <w:p w14:paraId="14D72C5C" w14:textId="77777777" w:rsidR="004E01BE" w:rsidRDefault="009D4A4D" w:rsidP="004E01BE">
      <w:pPr>
        <w:pStyle w:val="ListParagraph"/>
        <w:numPr>
          <w:ilvl w:val="0"/>
          <w:numId w:val="80"/>
        </w:numPr>
        <w:rPr>
          <w:ins w:id="1954" w:author="Qiao, Guan Lun (RC-CN DI FA ST&amp;PM SUP IT&amp;EDGE)" w:date="2022-02-08T10:02:00Z"/>
          <w:rFonts w:ascii="Times New Roman" w:eastAsia="Microsoft YaHei UI" w:hAnsi="Times New Roman" w:cs="Times New Roman"/>
          <w:lang w:eastAsia="zh-CN"/>
        </w:rPr>
      </w:pPr>
      <w:ins w:id="1955" w:author="Qiao, Guan Lun (RC-CN DI FA ST&amp;PM SUP IT&amp;EDGE)" w:date="2022-02-08T09:42:00Z">
        <w:r w:rsidRPr="00934003">
          <w:rPr>
            <w:rFonts w:ascii="Times New Roman" w:eastAsia="Microsoft YaHei UI" w:hAnsi="Times New Roman" w:cs="Times New Roman" w:hint="eastAsia"/>
            <w:lang w:eastAsia="zh-CN"/>
          </w:rPr>
          <w:t>根据用户填写的</w:t>
        </w:r>
      </w:ins>
      <w:ins w:id="1956" w:author="Qiao, Guan Lun (RC-CN DI FA ST&amp;PM SUP IT&amp;EDGE)" w:date="2022-02-08T09:59:00Z">
        <w:r w:rsidR="00ED7EEA">
          <w:rPr>
            <w:rFonts w:ascii="Times New Roman" w:eastAsia="Microsoft YaHei UI" w:hAnsi="Times New Roman" w:cs="Times New Roman" w:hint="eastAsia"/>
            <w:lang w:eastAsia="zh-CN"/>
          </w:rPr>
          <w:t>注册</w:t>
        </w:r>
      </w:ins>
      <w:ins w:id="1957" w:author="Qiao, Guan Lun (RC-CN DI FA ST&amp;PM SUP IT&amp;EDGE)" w:date="2022-02-08T09:42:00Z">
        <w:r w:rsidRPr="00934003">
          <w:rPr>
            <w:rFonts w:ascii="Times New Roman" w:eastAsia="Microsoft YaHei UI" w:hAnsi="Times New Roman" w:cs="Times New Roman" w:hint="eastAsia"/>
            <w:lang w:eastAsia="zh-CN"/>
          </w:rPr>
          <w:t>信息，判断是否有未填写内容</w:t>
        </w:r>
      </w:ins>
    </w:p>
    <w:p w14:paraId="638E9D3C" w14:textId="02BC8216" w:rsidR="009D4A4D" w:rsidRPr="004E01BE" w:rsidRDefault="009D4A4D">
      <w:pPr>
        <w:pStyle w:val="ListParagraph"/>
        <w:numPr>
          <w:ilvl w:val="0"/>
          <w:numId w:val="80"/>
        </w:numPr>
        <w:rPr>
          <w:ins w:id="1958" w:author="Qiao, Guan Lun (RC-CN DI FA ST&amp;PM SUP IT&amp;EDGE)" w:date="2022-02-08T09:42:00Z"/>
          <w:rFonts w:ascii="Times New Roman" w:eastAsia="Microsoft YaHei UI" w:hAnsi="Times New Roman" w:cs="Times New Roman"/>
          <w:lang w:eastAsia="zh-CN"/>
          <w:rPrChange w:id="1959" w:author="Qiao, Guan Lun (RC-CN DI FA ST&amp;PM SUP IT&amp;EDGE)" w:date="2022-02-08T10:02:00Z">
            <w:rPr>
              <w:ins w:id="1960" w:author="Qiao, Guan Lun (RC-CN DI FA ST&amp;PM SUP IT&amp;EDGE)" w:date="2022-02-08T09:42:00Z"/>
              <w:rFonts w:ascii="Times New Roman" w:eastAsia="Microsoft YaHei UI" w:hAnsi="Times New Roman" w:cs="Times New Roman"/>
              <w:color w:val="FF000F" w:themeColor="background2"/>
              <w:lang w:eastAsia="zh-CN"/>
            </w:rPr>
          </w:rPrChange>
        </w:rPr>
        <w:pPrChange w:id="1961" w:author="Qiao, Guan Lun (RC-CN DI FA ST&amp;PM SUP IT&amp;EDGE)" w:date="2022-02-08T10:02:00Z">
          <w:pPr>
            <w:pStyle w:val="ListParagraph"/>
            <w:numPr>
              <w:numId w:val="75"/>
            </w:numPr>
            <w:ind w:left="720" w:hanging="360"/>
          </w:pPr>
        </w:pPrChange>
      </w:pPr>
      <w:ins w:id="1962" w:author="Qiao, Guan Lun (RC-CN DI FA ST&amp;PM SUP IT&amp;EDGE)" w:date="2022-02-08T09:42:00Z">
        <w:r w:rsidRPr="004E01BE">
          <w:rPr>
            <w:rFonts w:ascii="Times New Roman" w:eastAsia="Microsoft YaHei UI" w:hAnsi="Times New Roman" w:cs="Times New Roman" w:hint="eastAsia"/>
            <w:lang w:eastAsia="zh-CN"/>
            <w:rPrChange w:id="1963" w:author="Qiao, Guan Lun (RC-CN DI FA ST&amp;PM SUP IT&amp;EDGE)" w:date="2022-02-08T10:02:00Z">
              <w:rPr>
                <w:rFonts w:hint="eastAsia"/>
                <w:lang w:eastAsia="zh-CN"/>
              </w:rPr>
            </w:rPrChange>
          </w:rPr>
          <w:t>如果用户按要求填写了全部</w:t>
        </w:r>
      </w:ins>
      <w:ins w:id="1964" w:author="Qiao, Guan Lun (RC-CN DI FA ST&amp;PM SUP IT&amp;EDGE)" w:date="2022-02-08T10:00:00Z">
        <w:r w:rsidR="00ED7EEA" w:rsidRPr="004E01BE">
          <w:rPr>
            <w:rFonts w:ascii="Times New Roman" w:eastAsia="Microsoft YaHei UI" w:hAnsi="Times New Roman" w:cs="Times New Roman" w:hint="eastAsia"/>
            <w:lang w:eastAsia="zh-CN"/>
            <w:rPrChange w:id="1965" w:author="Qiao, Guan Lun (RC-CN DI FA ST&amp;PM SUP IT&amp;EDGE)" w:date="2022-02-08T10:02:00Z">
              <w:rPr>
                <w:rFonts w:hint="eastAsia"/>
                <w:lang w:eastAsia="zh-CN"/>
              </w:rPr>
            </w:rPrChange>
          </w:rPr>
          <w:t>注册</w:t>
        </w:r>
      </w:ins>
      <w:ins w:id="1966" w:author="Qiao, Guan Lun (RC-CN DI FA ST&amp;PM SUP IT&amp;EDGE)" w:date="2022-02-08T09:42:00Z">
        <w:r w:rsidRPr="004E01BE">
          <w:rPr>
            <w:rFonts w:ascii="Times New Roman" w:eastAsia="Microsoft YaHei UI" w:hAnsi="Times New Roman" w:cs="Times New Roman" w:hint="eastAsia"/>
            <w:lang w:eastAsia="zh-CN"/>
            <w:rPrChange w:id="1967" w:author="Qiao, Guan Lun (RC-CN DI FA ST&amp;PM SUP IT&amp;EDGE)" w:date="2022-02-08T10:02:00Z">
              <w:rPr>
                <w:rFonts w:hint="eastAsia"/>
                <w:lang w:eastAsia="zh-CN"/>
              </w:rPr>
            </w:rPrChange>
          </w:rPr>
          <w:t>信息，和数据库对比、组合判断</w:t>
        </w:r>
      </w:ins>
      <w:ins w:id="1968" w:author="Qiao, Guan Lun (RC-CN DI FA ST&amp;PM SUP IT&amp;EDGE)" w:date="2022-02-08T10:00:00Z">
        <w:r w:rsidR="00ED7EEA" w:rsidRPr="004E01BE">
          <w:rPr>
            <w:rFonts w:ascii="Times New Roman" w:eastAsia="Microsoft YaHei UI" w:hAnsi="Times New Roman" w:cs="Times New Roman" w:hint="eastAsia"/>
            <w:lang w:eastAsia="zh-CN"/>
            <w:rPrChange w:id="1969" w:author="Qiao, Guan Lun (RC-CN DI FA ST&amp;PM SUP IT&amp;EDGE)" w:date="2022-02-08T10:02:00Z">
              <w:rPr>
                <w:rFonts w:hint="eastAsia"/>
                <w:lang w:eastAsia="zh-CN"/>
              </w:rPr>
            </w:rPrChange>
          </w:rPr>
          <w:t>当前填写的信息中，用户真实姓名</w:t>
        </w:r>
        <w:r w:rsidR="00ED7EEA" w:rsidRPr="004E01BE">
          <w:rPr>
            <w:rFonts w:ascii="Times New Roman" w:eastAsia="Microsoft YaHei UI" w:hAnsi="Times New Roman" w:cs="Times New Roman" w:hint="eastAsia"/>
            <w:lang w:eastAsia="zh-CN"/>
            <w:rPrChange w:id="1970" w:author="Qiao, Guan Lun (RC-CN DI FA ST&amp;PM SUP IT&amp;EDGE)" w:date="2022-02-08T10:02:00Z">
              <w:rPr>
                <w:rFonts w:hint="eastAsia"/>
                <w:lang w:eastAsia="zh-CN"/>
              </w:rPr>
            </w:rPrChange>
          </w:rPr>
          <w:t>+</w:t>
        </w:r>
        <w:r w:rsidR="00ED7EEA" w:rsidRPr="004E01BE">
          <w:rPr>
            <w:rFonts w:ascii="Times New Roman" w:eastAsia="Microsoft YaHei UI" w:hAnsi="Times New Roman" w:cs="Times New Roman" w:hint="eastAsia"/>
            <w:lang w:eastAsia="zh-CN"/>
            <w:rPrChange w:id="1971" w:author="Qiao, Guan Lun (RC-CN DI FA ST&amp;PM SUP IT&amp;EDGE)" w:date="2022-02-08T10:02:00Z">
              <w:rPr>
                <w:rFonts w:hint="eastAsia"/>
                <w:lang w:eastAsia="zh-CN"/>
              </w:rPr>
            </w:rPrChange>
          </w:rPr>
          <w:t>工位</w:t>
        </w:r>
      </w:ins>
      <w:ins w:id="1972" w:author="Qiao, Guan Lun (RC-CN DI FA ST&amp;PM SUP IT&amp;EDGE)" w:date="2022-02-08T10:01:00Z">
        <w:r w:rsidR="00370C11" w:rsidRPr="004E01BE">
          <w:rPr>
            <w:rFonts w:ascii="Times New Roman" w:eastAsia="Microsoft YaHei UI" w:hAnsi="Times New Roman" w:cs="Times New Roman" w:hint="eastAsia"/>
            <w:lang w:eastAsia="zh-CN"/>
            <w:rPrChange w:id="1973" w:author="Qiao, Guan Lun (RC-CN DI FA ST&amp;PM SUP IT&amp;EDGE)" w:date="2022-02-08T10:02:00Z">
              <w:rPr>
                <w:rFonts w:hint="eastAsia"/>
                <w:lang w:eastAsia="zh-CN"/>
              </w:rPr>
            </w:rPrChange>
          </w:rPr>
          <w:t>和已注册用户信息</w:t>
        </w:r>
      </w:ins>
      <w:ins w:id="1974" w:author="Qiao, Guan Lun (RC-CN DI FA ST&amp;PM SUP IT&amp;EDGE)" w:date="2022-02-08T10:00:00Z">
        <w:r w:rsidR="00ED7EEA" w:rsidRPr="004E01BE">
          <w:rPr>
            <w:rFonts w:ascii="Times New Roman" w:eastAsia="Microsoft YaHei UI" w:hAnsi="Times New Roman" w:cs="Times New Roman" w:hint="eastAsia"/>
            <w:lang w:eastAsia="zh-CN"/>
            <w:rPrChange w:id="1975" w:author="Qiao, Guan Lun (RC-CN DI FA ST&amp;PM SUP IT&amp;EDGE)" w:date="2022-02-08T10:02:00Z">
              <w:rPr>
                <w:rFonts w:hint="eastAsia"/>
                <w:lang w:eastAsia="zh-CN"/>
              </w:rPr>
            </w:rPrChange>
          </w:rPr>
          <w:t>是否有重复项，这两个</w:t>
        </w:r>
      </w:ins>
      <w:ins w:id="1976" w:author="Qiao, Guan Lun (RC-CN DI FA ST&amp;PM SUP IT&amp;EDGE)" w:date="2022-02-08T10:01:00Z">
        <w:r w:rsidR="00370C11" w:rsidRPr="004E01BE">
          <w:rPr>
            <w:rFonts w:ascii="Times New Roman" w:eastAsia="Microsoft YaHei UI" w:hAnsi="Times New Roman" w:cs="Times New Roman" w:hint="eastAsia"/>
            <w:lang w:eastAsia="zh-CN"/>
            <w:rPrChange w:id="1977" w:author="Qiao, Guan Lun (RC-CN DI FA ST&amp;PM SUP IT&amp;EDGE)" w:date="2022-02-08T10:02:00Z">
              <w:rPr>
                <w:rFonts w:hint="eastAsia"/>
                <w:lang w:eastAsia="zh-CN"/>
              </w:rPr>
            </w:rPrChange>
          </w:rPr>
          <w:t>字段</w:t>
        </w:r>
      </w:ins>
      <w:ins w:id="1978" w:author="Qiao, Guan Lun (RC-CN DI FA ST&amp;PM SUP IT&amp;EDGE)" w:date="2022-02-08T10:00:00Z">
        <w:r w:rsidR="00ED7EEA" w:rsidRPr="004E01BE">
          <w:rPr>
            <w:rFonts w:ascii="Times New Roman" w:eastAsia="Microsoft YaHei UI" w:hAnsi="Times New Roman" w:cs="Times New Roman" w:hint="eastAsia"/>
            <w:lang w:eastAsia="zh-CN"/>
            <w:rPrChange w:id="1979" w:author="Qiao, Guan Lun (RC-CN DI FA ST&amp;PM SUP IT&amp;EDGE)" w:date="2022-02-08T10:02:00Z">
              <w:rPr>
                <w:rFonts w:hint="eastAsia"/>
                <w:lang w:eastAsia="zh-CN"/>
              </w:rPr>
            </w:rPrChange>
          </w:rPr>
          <w:t>信息</w:t>
        </w:r>
      </w:ins>
      <w:ins w:id="1980" w:author="Qiao, Guan Lun (RC-CN DI FA ST&amp;PM SUP IT&amp;EDGE)" w:date="2022-02-08T10:01:00Z">
        <w:r w:rsidR="00ED7EEA" w:rsidRPr="004E01BE">
          <w:rPr>
            <w:rFonts w:ascii="Times New Roman" w:eastAsia="Microsoft YaHei UI" w:hAnsi="Times New Roman" w:cs="Times New Roman" w:hint="eastAsia"/>
            <w:lang w:eastAsia="zh-CN"/>
            <w:rPrChange w:id="1981" w:author="Qiao, Guan Lun (RC-CN DI FA ST&amp;PM SUP IT&amp;EDGE)" w:date="2022-02-08T10:02:00Z">
              <w:rPr>
                <w:rFonts w:hint="eastAsia"/>
                <w:lang w:eastAsia="zh-CN"/>
              </w:rPr>
            </w:rPrChange>
          </w:rPr>
          <w:t>只要有一个</w:t>
        </w:r>
        <w:r w:rsidR="00370C11" w:rsidRPr="004E01BE">
          <w:rPr>
            <w:rFonts w:ascii="Times New Roman" w:eastAsia="Microsoft YaHei UI" w:hAnsi="Times New Roman" w:cs="Times New Roman" w:hint="eastAsia"/>
            <w:lang w:eastAsia="zh-CN"/>
            <w:rPrChange w:id="1982" w:author="Qiao, Guan Lun (RC-CN DI FA ST&amp;PM SUP IT&amp;EDGE)" w:date="2022-02-08T10:02:00Z">
              <w:rPr>
                <w:rFonts w:hint="eastAsia"/>
                <w:lang w:eastAsia="zh-CN"/>
              </w:rPr>
            </w:rPrChange>
          </w:rPr>
          <w:t>重复，就判断</w:t>
        </w:r>
        <w:r w:rsidR="004E01BE" w:rsidRPr="004E01BE">
          <w:rPr>
            <w:rFonts w:ascii="Times New Roman" w:eastAsia="Microsoft YaHei UI" w:hAnsi="Times New Roman" w:cs="Times New Roman" w:hint="eastAsia"/>
            <w:lang w:eastAsia="zh-CN"/>
            <w:rPrChange w:id="1983" w:author="Qiao, Guan Lun (RC-CN DI FA ST&amp;PM SUP IT&amp;EDGE)" w:date="2022-02-08T10:02:00Z">
              <w:rPr>
                <w:rFonts w:hint="eastAsia"/>
                <w:lang w:eastAsia="zh-CN"/>
              </w:rPr>
            </w:rPrChange>
          </w:rPr>
          <w:t>用户注册失败，给出注册失败原因</w:t>
        </w:r>
      </w:ins>
    </w:p>
    <w:p w14:paraId="7132F504" w14:textId="0EF4EDD5" w:rsidR="009D4A4D" w:rsidRDefault="009D4A4D">
      <w:pPr>
        <w:pStyle w:val="ListParagraph"/>
        <w:numPr>
          <w:ilvl w:val="0"/>
          <w:numId w:val="80"/>
        </w:numPr>
        <w:rPr>
          <w:ins w:id="1984" w:author="Qiao, Guan Lun (RC-CN DI FA ST&amp;PM SUP IT&amp;EDGE)" w:date="2022-02-11T14:40:00Z"/>
          <w:rFonts w:ascii="Times New Roman" w:eastAsia="Microsoft YaHei UI" w:hAnsi="Times New Roman" w:cs="Times New Roman"/>
          <w:lang w:eastAsia="zh-CN"/>
        </w:rPr>
      </w:pPr>
      <w:ins w:id="1985" w:author="Qiao, Guan Lun (RC-CN DI FA ST&amp;PM SUP IT&amp;EDGE)" w:date="2022-02-08T09:42:00Z">
        <w:r w:rsidRPr="00934003">
          <w:rPr>
            <w:rFonts w:ascii="Times New Roman" w:eastAsia="Microsoft YaHei UI" w:hAnsi="Times New Roman" w:cs="Times New Roman" w:hint="eastAsia"/>
            <w:lang w:eastAsia="zh-CN"/>
          </w:rPr>
          <w:t>如果</w:t>
        </w:r>
      </w:ins>
      <w:ins w:id="1986" w:author="Qiao, Guan Lun (RC-CN DI FA ST&amp;PM SUP IT&amp;EDGE)" w:date="2022-02-08T10:02:00Z">
        <w:r w:rsidR="00EC3C04">
          <w:rPr>
            <w:rFonts w:ascii="Times New Roman" w:eastAsia="Microsoft YaHei UI" w:hAnsi="Times New Roman" w:cs="Times New Roman" w:hint="eastAsia"/>
            <w:lang w:eastAsia="zh-CN"/>
          </w:rPr>
          <w:t>用户注册成功</w:t>
        </w:r>
      </w:ins>
      <w:ins w:id="1987" w:author="Qiao, Guan Lun (RC-CN DI FA ST&amp;PM SUP IT&amp;EDGE)" w:date="2022-02-08T09:42:00Z">
        <w:r w:rsidRPr="00934003">
          <w:rPr>
            <w:rFonts w:ascii="Times New Roman" w:eastAsia="Microsoft YaHei UI" w:hAnsi="Times New Roman" w:cs="Times New Roman" w:hint="eastAsia"/>
            <w:lang w:eastAsia="zh-CN"/>
          </w:rPr>
          <w:t>，程序引导用户进入</w:t>
        </w:r>
      </w:ins>
      <w:ins w:id="1988" w:author="Qiao, Guan Lun (RC-CN DI FA ST&amp;PM SUP IT&amp;EDGE)" w:date="2022-02-08T10:02:00Z">
        <w:r w:rsidR="00EC3C04">
          <w:rPr>
            <w:rFonts w:ascii="Times New Roman" w:eastAsia="Microsoft YaHei UI" w:hAnsi="Times New Roman" w:cs="Times New Roman" w:hint="eastAsia"/>
            <w:lang w:eastAsia="zh-CN"/>
          </w:rPr>
          <w:t>登陆</w:t>
        </w:r>
      </w:ins>
      <w:ins w:id="1989" w:author="Qiao, Guan Lun (RC-CN DI FA ST&amp;PM SUP IT&amp;EDGE)" w:date="2022-02-08T09:42:00Z">
        <w:r w:rsidRPr="00934003">
          <w:rPr>
            <w:rFonts w:ascii="Times New Roman" w:eastAsia="Microsoft YaHei UI" w:hAnsi="Times New Roman" w:cs="Times New Roman" w:hint="eastAsia"/>
            <w:lang w:eastAsia="zh-CN"/>
          </w:rPr>
          <w:t>界面</w:t>
        </w:r>
      </w:ins>
    </w:p>
    <w:p w14:paraId="6554B9BA" w14:textId="500949FF" w:rsidR="001A52B6" w:rsidRPr="001A52B6" w:rsidRDefault="001A52B6">
      <w:pPr>
        <w:pStyle w:val="ListParagraph"/>
        <w:numPr>
          <w:ilvl w:val="0"/>
          <w:numId w:val="77"/>
        </w:numPr>
        <w:spacing w:after="130"/>
        <w:jc w:val="both"/>
        <w:rPr>
          <w:ins w:id="1990" w:author="Qiao, Guan Lun (RC-CN DI FA ST&amp;PM SUP IT&amp;EDGE)" w:date="2022-02-11T14:40:00Z"/>
          <w:rFonts w:ascii="Times New Roman" w:eastAsia="Microsoft YaHei UI" w:hAnsi="Times New Roman" w:cs="Times New Roman" w:hint="eastAsia"/>
          <w:lang w:eastAsia="zh-CN"/>
          <w:rPrChange w:id="1991" w:author="Qiao, Guan Lun (RC-CN DI FA ST&amp;PM SUP IT&amp;EDGE)" w:date="2022-02-11T14:41:00Z">
            <w:rPr>
              <w:ins w:id="1992" w:author="Qiao, Guan Lun (RC-CN DI FA ST&amp;PM SUP IT&amp;EDGE)" w:date="2022-02-11T14:40:00Z"/>
              <w:rFonts w:hint="eastAsia"/>
              <w:lang w:eastAsia="zh-CN"/>
            </w:rPr>
          </w:rPrChange>
        </w:rPr>
        <w:pPrChange w:id="1993" w:author="Qiao, Guan Lun (RC-CN DI FA ST&amp;PM SUP IT&amp;EDGE)" w:date="2022-02-11T14:40:00Z">
          <w:pPr/>
        </w:pPrChange>
      </w:pPr>
      <w:ins w:id="1994" w:author="Qiao, Guan Lun (RC-CN DI FA ST&amp;PM SUP IT&amp;EDGE)" w:date="2022-02-11T14:41:00Z">
        <w:r>
          <w:rPr>
            <w:rFonts w:ascii="Times New Roman" w:eastAsia="Microsoft YaHei UI" w:hAnsi="Times New Roman" w:cs="Times New Roman" w:hint="eastAsia"/>
            <w:lang w:eastAsia="zh-CN"/>
          </w:rPr>
          <w:t>原型设计</w:t>
        </w:r>
      </w:ins>
    </w:p>
    <w:p w14:paraId="24EA5F2C" w14:textId="6C566475" w:rsidR="001A52B6" w:rsidRPr="001A52B6" w:rsidRDefault="001A52B6">
      <w:pPr>
        <w:rPr>
          <w:ins w:id="1995" w:author="Qiao, Guan Lun (RC-CN DI FA ST&amp;PM SUP IT&amp;EDGE)" w:date="2022-02-08T09:42:00Z"/>
          <w:rFonts w:ascii="Times New Roman" w:eastAsia="Microsoft YaHei UI" w:hAnsi="Times New Roman" w:cs="Times New Roman"/>
          <w:lang w:eastAsia="zh-CN"/>
          <w:rPrChange w:id="1996" w:author="Qiao, Guan Lun (RC-CN DI FA ST&amp;PM SUP IT&amp;EDGE)" w:date="2022-02-11T14:40:00Z">
            <w:rPr>
              <w:ins w:id="1997" w:author="Qiao, Guan Lun (RC-CN DI FA ST&amp;PM SUP IT&amp;EDGE)" w:date="2022-02-08T09:42:00Z"/>
              <w:rFonts w:ascii="Times New Roman" w:eastAsia="Microsoft YaHei UI" w:hAnsi="Times New Roman" w:cs="Times New Roman"/>
              <w:color w:val="FF000F" w:themeColor="background2"/>
              <w:lang w:eastAsia="zh-CN"/>
            </w:rPr>
          </w:rPrChange>
        </w:rPr>
        <w:pPrChange w:id="1998" w:author="Qiao, Guan Lun (RC-CN DI FA ST&amp;PM SUP IT&amp;EDGE)" w:date="2022-02-11T14:40:00Z">
          <w:pPr>
            <w:pStyle w:val="ListParagraph"/>
            <w:numPr>
              <w:numId w:val="75"/>
            </w:numPr>
            <w:ind w:left="720" w:hanging="360"/>
          </w:pPr>
        </w:pPrChange>
      </w:pPr>
      <w:ins w:id="1999" w:author="Qiao, Guan Lun (RC-CN DI FA ST&amp;PM SUP IT&amp;EDGE)" w:date="2022-02-11T14:40:00Z">
        <w:r w:rsidRPr="001A52B6">
          <w:rPr>
            <w:rFonts w:ascii="Times New Roman" w:eastAsia="Microsoft YaHei UI" w:hAnsi="Times New Roman" w:cs="Times New Roman"/>
            <w:noProof/>
            <w:lang w:eastAsia="zh-CN"/>
          </w:rPr>
          <w:drawing>
            <wp:inline distT="0" distB="0" distL="0" distR="0" wp14:anchorId="4958BECF" wp14:editId="549816DD">
              <wp:extent cx="4968240" cy="3729002"/>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0210" cy="3730481"/>
                      </a:xfrm>
                      <a:prstGeom prst="rect">
                        <a:avLst/>
                      </a:prstGeom>
                    </pic:spPr>
                  </pic:pic>
                </a:graphicData>
              </a:graphic>
            </wp:inline>
          </w:drawing>
        </w:r>
      </w:ins>
    </w:p>
    <w:p w14:paraId="4AEE7BB6" w14:textId="4465B6A3" w:rsidR="009D4A4D" w:rsidRPr="00A2596A" w:rsidRDefault="00BD69AE" w:rsidP="009D4A4D">
      <w:pPr>
        <w:pStyle w:val="Heading3"/>
        <w:rPr>
          <w:ins w:id="2000" w:author="Qiao, Guan Lun (RC-CN DI FA ST&amp;PM SUP IT&amp;EDGE)" w:date="2022-02-08T09:42:00Z"/>
          <w:rFonts w:ascii="Times New Roman" w:eastAsia="Microsoft YaHei UI" w:hAnsi="Times New Roman" w:cs="Times New Roman"/>
          <w:lang w:eastAsia="zh-CN"/>
        </w:rPr>
      </w:pPr>
      <w:bookmarkStart w:id="2001" w:name="_Toc96688767"/>
      <w:ins w:id="2002" w:author="Qiao, Guan Lun (RC-CN DI FA ST&amp;PM SUP IT&amp;EDGE)" w:date="2022-02-08T09:50:00Z">
        <w:r>
          <w:rPr>
            <w:rFonts w:ascii="Times New Roman" w:eastAsia="Microsoft YaHei UI" w:hAnsi="Times New Roman" w:cs="Times New Roman" w:hint="eastAsia"/>
            <w:lang w:eastAsia="zh-CN"/>
          </w:rPr>
          <w:t>进入用户</w:t>
        </w:r>
      </w:ins>
      <w:ins w:id="2003" w:author="Qiao, Guan Lun (RC-CN DI FA ST&amp;PM SUP IT&amp;EDGE)" w:date="2022-02-08T09:44:00Z">
        <w:r w:rsidR="00DD5C95">
          <w:rPr>
            <w:rFonts w:ascii="Times New Roman" w:eastAsia="Microsoft YaHei UI" w:hAnsi="Times New Roman" w:cs="Times New Roman" w:hint="eastAsia"/>
            <w:lang w:eastAsia="zh-CN"/>
          </w:rPr>
          <w:t>登陆界面</w:t>
        </w:r>
      </w:ins>
      <w:bookmarkEnd w:id="2001"/>
    </w:p>
    <w:p w14:paraId="3A0CC644" w14:textId="77777777" w:rsidR="009D4A4D" w:rsidRPr="00C66BC7" w:rsidRDefault="009D4A4D">
      <w:pPr>
        <w:pStyle w:val="ListParagraph"/>
        <w:numPr>
          <w:ilvl w:val="0"/>
          <w:numId w:val="78"/>
        </w:numPr>
        <w:spacing w:after="130"/>
        <w:jc w:val="both"/>
        <w:rPr>
          <w:ins w:id="2004" w:author="Qiao, Guan Lun (RC-CN DI FA ST&amp;PM SUP IT&amp;EDGE)" w:date="2022-02-08T09:42:00Z"/>
          <w:rFonts w:ascii="Times New Roman" w:eastAsia="Microsoft YaHei UI" w:hAnsi="Times New Roman" w:cs="Times New Roman"/>
          <w:lang w:eastAsia="zh-CN"/>
        </w:rPr>
        <w:pPrChange w:id="2005" w:author="Qiao, Guan Lun (RC-CN DI FA ST&amp;PM SUP IT&amp;EDGE)" w:date="2022-02-08T09:44:00Z">
          <w:pPr>
            <w:pStyle w:val="ListParagraph"/>
            <w:numPr>
              <w:numId w:val="40"/>
            </w:numPr>
            <w:spacing w:after="130"/>
            <w:ind w:left="360" w:hanging="360"/>
            <w:jc w:val="both"/>
          </w:pPr>
        </w:pPrChange>
      </w:pPr>
      <w:ins w:id="2006" w:author="Qiao, Guan Lun (RC-CN DI FA ST&amp;PM SUP IT&amp;EDGE)" w:date="2022-02-08T09:42:00Z">
        <w:r w:rsidRPr="00C66BC7">
          <w:rPr>
            <w:rFonts w:ascii="Times New Roman" w:eastAsia="Microsoft YaHei UI" w:hAnsi="Times New Roman" w:cs="Times New Roman" w:hint="eastAsia"/>
            <w:lang w:eastAsia="zh-CN"/>
          </w:rPr>
          <w:t>触发条件</w:t>
        </w:r>
      </w:ins>
    </w:p>
    <w:p w14:paraId="3052B34B" w14:textId="342B07D9" w:rsidR="009D4A4D" w:rsidRPr="009D4A4D" w:rsidRDefault="009D4A4D">
      <w:pPr>
        <w:pStyle w:val="ListParagraph"/>
        <w:spacing w:after="130"/>
        <w:ind w:left="360"/>
        <w:jc w:val="both"/>
        <w:rPr>
          <w:ins w:id="2007" w:author="Qiao, Guan Lun (RC-CN DI FA ST&amp;PM SUP IT&amp;EDGE)" w:date="2022-01-25T14:41:00Z"/>
          <w:rFonts w:ascii="Times New Roman" w:eastAsia="Microsoft YaHei UI" w:hAnsi="Times New Roman" w:cs="Times New Roman" w:hint="eastAsia"/>
          <w:lang w:eastAsia="zh-CN"/>
          <w:rPrChange w:id="2008" w:author="Qiao, Guan Lun (RC-CN DI FA ST&amp;PM SUP IT&amp;EDGE)" w:date="2022-02-08T09:42:00Z">
            <w:rPr>
              <w:ins w:id="2009" w:author="Qiao, Guan Lun (RC-CN DI FA ST&amp;PM SUP IT&amp;EDGE)" w:date="2022-01-25T14:41:00Z"/>
              <w:rFonts w:hint="eastAsia"/>
              <w:lang w:eastAsia="zh-CN"/>
            </w:rPr>
          </w:rPrChange>
        </w:rPr>
        <w:pPrChange w:id="2010" w:author="Qiao, Guan Lun (RC-CN DI FA ST&amp;PM SUP IT&amp;EDGE)" w:date="2022-02-08T09:44:00Z">
          <w:pPr>
            <w:pStyle w:val="Body"/>
          </w:pPr>
        </w:pPrChange>
      </w:pPr>
      <w:ins w:id="2011" w:author="Qiao, Guan Lun (RC-CN DI FA ST&amp;PM SUP IT&amp;EDGE)" w:date="2022-02-08T09:42:00Z">
        <w:r>
          <w:rPr>
            <w:rFonts w:ascii="Times New Roman" w:eastAsia="Microsoft YaHei UI" w:hAnsi="Times New Roman" w:cs="Times New Roman" w:hint="eastAsia"/>
            <w:lang w:eastAsia="zh-CN"/>
          </w:rPr>
          <w:t>点击“</w:t>
        </w:r>
      </w:ins>
      <w:ins w:id="2012" w:author="Qiao, Guan Lun (RC-CN DI FA ST&amp;PM SUP IT&amp;EDGE)" w:date="2022-02-11T14:47:00Z">
        <w:r w:rsidR="0096237D">
          <w:rPr>
            <w:rFonts w:ascii="Times New Roman" w:eastAsia="Microsoft YaHei UI" w:hAnsi="Times New Roman" w:cs="Times New Roman" w:hint="eastAsia"/>
            <w:lang w:eastAsia="zh-CN"/>
          </w:rPr>
          <w:t>C</w:t>
        </w:r>
        <w:r w:rsidR="0096237D">
          <w:rPr>
            <w:rFonts w:ascii="Times New Roman" w:eastAsia="Microsoft YaHei UI" w:hAnsi="Times New Roman" w:cs="Times New Roman"/>
            <w:lang w:eastAsia="zh-CN"/>
          </w:rPr>
          <w:t>ANCEL</w:t>
        </w:r>
      </w:ins>
      <w:ins w:id="2013" w:author="Qiao, Guan Lun (RC-CN DI FA ST&amp;PM SUP IT&amp;EDGE)" w:date="2022-02-08T09:42:00Z">
        <w:r>
          <w:rPr>
            <w:rFonts w:ascii="Times New Roman" w:eastAsia="Microsoft YaHei UI" w:hAnsi="Times New Roman" w:cs="Times New Roman" w:hint="eastAsia"/>
            <w:lang w:eastAsia="zh-CN"/>
          </w:rPr>
          <w:t>”按键，进入用户</w:t>
        </w:r>
      </w:ins>
      <w:ins w:id="2014" w:author="Qiao, Guan Lun (RC-CN DI FA ST&amp;PM SUP IT&amp;EDGE)" w:date="2022-02-08T09:44:00Z">
        <w:r w:rsidR="00DD5C95">
          <w:rPr>
            <w:rFonts w:ascii="Times New Roman" w:eastAsia="Microsoft YaHei UI" w:hAnsi="Times New Roman" w:cs="Times New Roman" w:hint="eastAsia"/>
            <w:lang w:eastAsia="zh-CN"/>
          </w:rPr>
          <w:t>登陆</w:t>
        </w:r>
      </w:ins>
      <w:ins w:id="2015" w:author="Qiao, Guan Lun (RC-CN DI FA ST&amp;PM SUP IT&amp;EDGE)" w:date="2022-02-08T09:42:00Z">
        <w:r>
          <w:rPr>
            <w:rFonts w:ascii="Times New Roman" w:eastAsia="Microsoft YaHei UI" w:hAnsi="Times New Roman" w:cs="Times New Roman" w:hint="eastAsia"/>
            <w:lang w:eastAsia="zh-CN"/>
          </w:rPr>
          <w:t>界面</w:t>
        </w:r>
      </w:ins>
      <w:ins w:id="2016" w:author="Qiao, Guan Lun (RC-CN DI FA ST&amp;PM SUP IT&amp;EDGE)" w:date="2022-02-08T09:49:00Z">
        <w:r w:rsidR="003A4EA4">
          <w:rPr>
            <w:rFonts w:ascii="Times New Roman" w:eastAsia="Microsoft YaHei UI" w:hAnsi="Times New Roman" w:cs="Times New Roman" w:hint="eastAsia"/>
            <w:lang w:eastAsia="zh-CN"/>
          </w:rPr>
          <w:t>。</w:t>
        </w:r>
      </w:ins>
    </w:p>
    <w:p w14:paraId="3000CD90" w14:textId="0397D172" w:rsidR="00441FFD" w:rsidRPr="00A2596A" w:rsidRDefault="00441FFD" w:rsidP="00441FFD">
      <w:pPr>
        <w:pStyle w:val="Heading2"/>
        <w:rPr>
          <w:ins w:id="2017" w:author="Qiao, Guan Lun (RC-CN DI FA ST&amp;PM SUP IT&amp;EDGE)" w:date="2022-01-25T14:41:00Z"/>
          <w:rFonts w:ascii="Times New Roman" w:eastAsia="Microsoft YaHei UI" w:hAnsi="Times New Roman" w:cs="Times New Roman"/>
          <w:lang w:eastAsia="zh-CN"/>
        </w:rPr>
      </w:pPr>
      <w:bookmarkStart w:id="2018" w:name="_Toc96688768"/>
      <w:ins w:id="2019" w:author="Qiao, Guan Lun (RC-CN DI FA ST&amp;PM SUP IT&amp;EDGE)" w:date="2022-01-25T14:41:00Z">
        <w:r w:rsidRPr="00A2596A">
          <w:rPr>
            <w:rFonts w:ascii="Times New Roman" w:eastAsia="Microsoft YaHei UI" w:hAnsi="Times New Roman" w:cs="Times New Roman"/>
            <w:lang w:eastAsia="zh-CN"/>
          </w:rPr>
          <w:t xml:space="preserve">AGV </w:t>
        </w:r>
        <w:r w:rsidRPr="00A2596A">
          <w:rPr>
            <w:rFonts w:ascii="Times New Roman" w:eastAsia="Microsoft YaHei UI" w:hAnsi="Times New Roman" w:cs="Times New Roman" w:hint="eastAsia"/>
            <w:lang w:eastAsia="zh-CN"/>
          </w:rPr>
          <w:t>信息展示</w:t>
        </w:r>
        <w:r w:rsidRPr="00A2596A">
          <w:rPr>
            <w:rFonts w:ascii="Times New Roman" w:eastAsia="Microsoft YaHei UI" w:hAnsi="Times New Roman" w:cs="Times New Roman"/>
            <w:lang w:eastAsia="zh-CN"/>
          </w:rPr>
          <w:t>功能模块</w:t>
        </w:r>
        <w:bookmarkEnd w:id="2018"/>
      </w:ins>
    </w:p>
    <w:p w14:paraId="51D7BE8B" w14:textId="190F7671" w:rsidR="00441FFD" w:rsidRPr="00A2596A" w:rsidDel="00CD31D0" w:rsidRDefault="00441FFD" w:rsidP="002C0809">
      <w:pPr>
        <w:pStyle w:val="Body"/>
        <w:rPr>
          <w:del w:id="2020" w:author="Qiao, Guan Lun (RC-CN DI FA ST&amp;PM SUP IT&amp;EDGE)" w:date="2022-02-08T09:47:00Z"/>
          <w:rFonts w:ascii="Times New Roman" w:eastAsia="Microsoft YaHei UI" w:hAnsi="Times New Roman" w:cs="Times New Roman"/>
          <w:lang w:eastAsia="zh-CN"/>
        </w:rPr>
      </w:pPr>
      <w:bookmarkStart w:id="2021" w:name="_Toc95207401"/>
      <w:bookmarkStart w:id="2022" w:name="_Toc96688769"/>
      <w:bookmarkEnd w:id="2021"/>
      <w:bookmarkEnd w:id="2022"/>
    </w:p>
    <w:p w14:paraId="34890121" w14:textId="5526FC63" w:rsidR="00A70CC0" w:rsidRPr="00A2596A" w:rsidRDefault="003C7E47" w:rsidP="003C7E47">
      <w:pPr>
        <w:pStyle w:val="Heading2"/>
        <w:rPr>
          <w:ins w:id="2023" w:author="Qiao, Guan Lun (RC-CN DI FA ST&amp;PM SUP IT&amp;EDGE)" w:date="2022-01-25T14:28:00Z"/>
          <w:rFonts w:ascii="Times New Roman" w:eastAsia="Microsoft YaHei UI" w:hAnsi="Times New Roman" w:cs="Times New Roman"/>
          <w:lang w:eastAsia="zh-CN"/>
        </w:rPr>
      </w:pPr>
      <w:del w:id="2024" w:author="Qiao, Guan Lun (RC-CN DI FA ST&amp;PM SUP IT&amp;EDGE)" w:date="2022-01-25T14:26:00Z">
        <w:r w:rsidRPr="00A2596A" w:rsidDel="002C0809">
          <w:rPr>
            <w:rFonts w:ascii="Times New Roman" w:eastAsia="Microsoft YaHei UI" w:hAnsi="Times New Roman" w:cs="Times New Roman"/>
            <w:lang w:eastAsia="zh-CN"/>
          </w:rPr>
          <w:delText>功能场景</w:delText>
        </w:r>
        <w:r w:rsidRPr="00A2596A" w:rsidDel="002C0809">
          <w:rPr>
            <w:rFonts w:ascii="Times New Roman" w:eastAsia="Microsoft YaHei UI" w:hAnsi="Times New Roman" w:cs="Times New Roman"/>
            <w:lang w:eastAsia="zh-CN"/>
          </w:rPr>
          <w:delText>2</w:delText>
        </w:r>
        <w:r w:rsidR="006476C7" w:rsidRPr="00A2596A" w:rsidDel="002C0809">
          <w:rPr>
            <w:rFonts w:ascii="Times New Roman" w:eastAsia="Microsoft YaHei UI" w:hAnsi="Times New Roman" w:cs="Times New Roman"/>
            <w:lang w:eastAsia="zh-CN"/>
          </w:rPr>
          <w:delText>——</w:delText>
        </w:r>
      </w:del>
      <w:bookmarkStart w:id="2025" w:name="_Toc96688770"/>
      <w:ins w:id="2026" w:author="Qiao, Guan Lun (RC-CN DI FA ST&amp;PM SUP IT&amp;EDGE)" w:date="2022-02-21T15:20:00Z">
        <w:r w:rsidR="00C71DF0">
          <w:rPr>
            <w:rFonts w:ascii="Times New Roman" w:eastAsia="Microsoft YaHei UI" w:hAnsi="Times New Roman" w:cs="Times New Roman"/>
            <w:lang w:eastAsia="zh-CN"/>
          </w:rPr>
          <w:t>O</w:t>
        </w:r>
        <w:r w:rsidR="00C71DF0">
          <w:rPr>
            <w:rFonts w:ascii="Times New Roman" w:eastAsia="Microsoft YaHei UI" w:hAnsi="Times New Roman" w:cs="Times New Roman" w:hint="eastAsia"/>
            <w:lang w:eastAsia="zh-CN"/>
          </w:rPr>
          <w:t>rder</w:t>
        </w:r>
      </w:ins>
      <w:ins w:id="2027" w:author="Qiao, Guan Lun (RC-CN DI FA ST&amp;PM SUP IT&amp;EDGE)" w:date="2022-01-25T14:26:00Z">
        <w:r w:rsidR="002C0809" w:rsidRPr="00A2596A">
          <w:rPr>
            <w:rFonts w:ascii="Times New Roman" w:eastAsia="Microsoft YaHei UI" w:hAnsi="Times New Roman" w:cs="Times New Roman"/>
            <w:lang w:eastAsia="zh-CN"/>
          </w:rPr>
          <w:t xml:space="preserve"> </w:t>
        </w:r>
        <w:r w:rsidR="002C0809" w:rsidRPr="00A2596A">
          <w:rPr>
            <w:rFonts w:ascii="Times New Roman" w:eastAsia="Microsoft YaHei UI" w:hAnsi="Times New Roman" w:cs="Times New Roman" w:hint="eastAsia"/>
            <w:lang w:eastAsia="zh-CN"/>
          </w:rPr>
          <w:t>功能模块</w:t>
        </w:r>
      </w:ins>
      <w:bookmarkEnd w:id="2025"/>
      <w:del w:id="2028" w:author="Qiao, Guan Lun (RC-CN DI FA ST&amp;PM SUP IT&amp;EDGE)" w:date="2022-01-25T14:26:00Z">
        <w:r w:rsidR="00184CE2" w:rsidRPr="00A2596A" w:rsidDel="002C0809">
          <w:rPr>
            <w:rFonts w:ascii="Times New Roman" w:eastAsia="Microsoft YaHei UI" w:hAnsi="Times New Roman" w:cs="Times New Roman"/>
            <w:lang w:eastAsia="zh-CN"/>
          </w:rPr>
          <w:delText>下单</w:delText>
        </w:r>
      </w:del>
    </w:p>
    <w:p w14:paraId="2C224F15" w14:textId="3F5C6877" w:rsidR="00DD51FD" w:rsidRPr="00A2596A" w:rsidRDefault="00454E1B" w:rsidP="00DD51FD">
      <w:pPr>
        <w:pStyle w:val="Heading3"/>
        <w:rPr>
          <w:ins w:id="2029" w:author="Qiao, Guan Lun (RC-CN DI FA ST&amp;PM SUP IT&amp;EDGE)" w:date="2022-02-21T15:25:00Z"/>
          <w:rFonts w:ascii="Times New Roman" w:eastAsia="Microsoft YaHei UI" w:hAnsi="Times New Roman" w:cs="Times New Roman"/>
          <w:lang w:eastAsia="zh-CN"/>
        </w:rPr>
      </w:pPr>
      <w:bookmarkStart w:id="2030" w:name="_Toc96688771"/>
      <w:ins w:id="2031" w:author="Qiao, Guan Lun (RC-CN DI FA ST&amp;PM SUP IT&amp;EDGE)" w:date="2022-02-21T15:32:00Z">
        <w:r>
          <w:rPr>
            <w:rFonts w:ascii="Times New Roman" w:eastAsia="Microsoft YaHei UI" w:hAnsi="Times New Roman" w:cs="Times New Roman" w:hint="eastAsia"/>
            <w:lang w:eastAsia="zh-CN"/>
          </w:rPr>
          <w:t>订单生成</w:t>
        </w:r>
      </w:ins>
      <w:bookmarkEnd w:id="2030"/>
    </w:p>
    <w:p w14:paraId="3B4D6D78" w14:textId="17A32BBB" w:rsidR="008154CE" w:rsidRDefault="008154CE" w:rsidP="007655C6">
      <w:pPr>
        <w:pStyle w:val="ListParagraph"/>
        <w:numPr>
          <w:ilvl w:val="0"/>
          <w:numId w:val="85"/>
        </w:numPr>
        <w:spacing w:after="130"/>
        <w:jc w:val="both"/>
        <w:rPr>
          <w:ins w:id="2032" w:author="Qiao, Guan Lun (RC-CN DI FA ST&amp;PM SUP IT&amp;EDGE)" w:date="2022-02-21T15:31:00Z"/>
          <w:rFonts w:ascii="Times New Roman" w:eastAsia="Microsoft YaHei UI" w:hAnsi="Times New Roman" w:cs="Times New Roman"/>
          <w:lang w:eastAsia="zh-CN"/>
        </w:rPr>
      </w:pPr>
      <w:ins w:id="2033" w:author="Qiao, Guan Lun (RC-CN DI FA ST&amp;PM SUP IT&amp;EDGE)" w:date="2022-02-21T15:28:00Z">
        <w:r>
          <w:rPr>
            <w:rFonts w:ascii="Times New Roman" w:eastAsia="Microsoft YaHei UI" w:hAnsi="Times New Roman" w:cs="Times New Roman" w:hint="eastAsia"/>
            <w:lang w:eastAsia="zh-CN"/>
          </w:rPr>
          <w:t>流程设计</w:t>
        </w:r>
      </w:ins>
    </w:p>
    <w:p w14:paraId="69D16CA3" w14:textId="723B18DC" w:rsidR="005801E0" w:rsidRDefault="002F1737">
      <w:pPr>
        <w:pStyle w:val="ListParagraph"/>
        <w:spacing w:after="130"/>
        <w:ind w:left="360"/>
        <w:jc w:val="both"/>
        <w:rPr>
          <w:ins w:id="2034" w:author="Qiao, Guan Lun (RC-CN DI FA ST&amp;PM SUP IT&amp;EDGE)" w:date="2022-02-21T15:28:00Z"/>
          <w:rFonts w:ascii="Times New Roman" w:eastAsia="Microsoft YaHei UI" w:hAnsi="Times New Roman" w:cs="Times New Roman"/>
          <w:lang w:eastAsia="zh-CN"/>
        </w:rPr>
        <w:pPrChange w:id="2035" w:author="Qiao, Guan Lun (RC-CN DI FA ST&amp;PM SUP IT&amp;EDGE)" w:date="2022-02-21T15:31:00Z">
          <w:pPr>
            <w:pStyle w:val="ListParagraph"/>
            <w:numPr>
              <w:numId w:val="85"/>
            </w:numPr>
            <w:spacing w:after="130"/>
            <w:ind w:left="360" w:hanging="360"/>
            <w:jc w:val="both"/>
          </w:pPr>
        </w:pPrChange>
      </w:pPr>
      <w:ins w:id="2036" w:author="Qiao, Guan Lun (RC-CN DI FA ST&amp;PM SUP IT&amp;EDGE)" w:date="2022-02-21T15:33:00Z">
        <w:r w:rsidRPr="002F1737">
          <w:rPr>
            <w:rFonts w:ascii="Times New Roman" w:eastAsia="Microsoft YaHei UI" w:hAnsi="Times New Roman" w:cs="Times New Roman"/>
            <w:noProof/>
            <w:lang w:eastAsia="zh-CN"/>
          </w:rPr>
          <w:drawing>
            <wp:inline distT="0" distB="0" distL="0" distR="0" wp14:anchorId="6035AB2D" wp14:editId="05F4D5E9">
              <wp:extent cx="4480948" cy="55097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0948" cy="5509737"/>
                      </a:xfrm>
                      <a:prstGeom prst="rect">
                        <a:avLst/>
                      </a:prstGeom>
                    </pic:spPr>
                  </pic:pic>
                </a:graphicData>
              </a:graphic>
            </wp:inline>
          </w:drawing>
        </w:r>
      </w:ins>
    </w:p>
    <w:p w14:paraId="1335662E" w14:textId="49EFB6FC" w:rsidR="008154CE" w:rsidRDefault="00DA57D1" w:rsidP="007655C6">
      <w:pPr>
        <w:pStyle w:val="ListParagraph"/>
        <w:numPr>
          <w:ilvl w:val="0"/>
          <w:numId w:val="85"/>
        </w:numPr>
        <w:spacing w:after="130"/>
        <w:jc w:val="both"/>
        <w:rPr>
          <w:ins w:id="2037" w:author="Qiao, Guan Lun (RC-CN DI FA ST&amp;PM SUP IT&amp;EDGE)" w:date="2022-02-21T15:37:00Z"/>
          <w:rFonts w:ascii="Times New Roman" w:eastAsia="Microsoft YaHei UI" w:hAnsi="Times New Roman" w:cs="Times New Roman"/>
          <w:lang w:eastAsia="zh-CN"/>
        </w:rPr>
      </w:pPr>
      <w:ins w:id="2038" w:author="Qiao, Guan Lun (RC-CN DI FA ST&amp;PM SUP IT&amp;EDGE)" w:date="2022-02-21T15:28:00Z">
        <w:r>
          <w:rPr>
            <w:rFonts w:ascii="Times New Roman" w:eastAsia="Microsoft YaHei UI" w:hAnsi="Times New Roman" w:cs="Times New Roman" w:hint="eastAsia"/>
            <w:lang w:eastAsia="zh-CN"/>
          </w:rPr>
          <w:t>功能说明</w:t>
        </w:r>
      </w:ins>
    </w:p>
    <w:p w14:paraId="69B0C5A6" w14:textId="358E856C" w:rsidR="00F03920" w:rsidRPr="00F03920" w:rsidRDefault="00F03920">
      <w:pPr>
        <w:pStyle w:val="ListParagraph"/>
        <w:spacing w:after="130"/>
        <w:ind w:left="360"/>
        <w:jc w:val="both"/>
        <w:rPr>
          <w:ins w:id="2039" w:author="Qiao, Guan Lun (RC-CN DI FA ST&amp;PM SUP IT&amp;EDGE)" w:date="2022-02-21T15:28:00Z"/>
          <w:rFonts w:ascii="Times New Roman" w:eastAsia="Microsoft YaHei UI" w:hAnsi="Times New Roman" w:cs="Times New Roman" w:hint="eastAsia"/>
          <w:lang w:eastAsia="zh-CN"/>
          <w:rPrChange w:id="2040" w:author="Qiao, Guan Lun (RC-CN DI FA ST&amp;PM SUP IT&amp;EDGE)" w:date="2022-02-21T15:37:00Z">
            <w:rPr>
              <w:ins w:id="2041" w:author="Qiao, Guan Lun (RC-CN DI FA ST&amp;PM SUP IT&amp;EDGE)" w:date="2022-02-21T15:28:00Z"/>
              <w:rFonts w:hint="eastAsia"/>
              <w:lang w:eastAsia="zh-CN"/>
            </w:rPr>
          </w:rPrChange>
        </w:rPr>
        <w:pPrChange w:id="2042" w:author="Qiao, Guan Lun (RC-CN DI FA ST&amp;PM SUP IT&amp;EDGE)" w:date="2022-02-21T15:37:00Z">
          <w:pPr>
            <w:pStyle w:val="ListParagraph"/>
            <w:numPr>
              <w:numId w:val="85"/>
            </w:numPr>
            <w:spacing w:after="130"/>
            <w:ind w:left="360" w:hanging="360"/>
            <w:jc w:val="both"/>
          </w:pPr>
        </w:pPrChange>
      </w:pPr>
      <w:ins w:id="2043" w:author="Qiao, Guan Lun (RC-CN DI FA ST&amp;PM SUP IT&amp;EDGE)" w:date="2022-02-21T15:37:00Z">
        <w:r>
          <w:rPr>
            <w:rFonts w:ascii="Times New Roman" w:eastAsia="Microsoft YaHei UI" w:hAnsi="Times New Roman" w:cs="Times New Roman" w:hint="eastAsia"/>
            <w:lang w:eastAsia="zh-CN"/>
          </w:rPr>
          <w:t>选择商品，进行下单</w:t>
        </w:r>
      </w:ins>
    </w:p>
    <w:p w14:paraId="3B40A79B" w14:textId="4C0E3DF7" w:rsidR="00DD51FD" w:rsidRDefault="00DD51FD" w:rsidP="007655C6">
      <w:pPr>
        <w:pStyle w:val="ListParagraph"/>
        <w:numPr>
          <w:ilvl w:val="0"/>
          <w:numId w:val="85"/>
        </w:numPr>
        <w:spacing w:after="130"/>
        <w:jc w:val="both"/>
        <w:rPr>
          <w:ins w:id="2044" w:author="Sun, Qingyi (EXT) (RC-CN DI FA ST&amp;PM SUP IT&amp;EDGE)" w:date="2022-02-24T10:28:00Z"/>
          <w:rFonts w:ascii="Times New Roman" w:eastAsia="Microsoft YaHei UI" w:hAnsi="Times New Roman" w:cs="Times New Roman"/>
          <w:lang w:eastAsia="zh-CN"/>
        </w:rPr>
      </w:pPr>
      <w:ins w:id="2045" w:author="Qiao, Guan Lun (RC-CN DI FA ST&amp;PM SUP IT&amp;EDGE)" w:date="2022-02-21T15:25:00Z">
        <w:r w:rsidRPr="00175B6E">
          <w:rPr>
            <w:rFonts w:ascii="Times New Roman" w:eastAsia="Microsoft YaHei UI" w:hAnsi="Times New Roman" w:cs="Times New Roman" w:hint="eastAsia"/>
            <w:lang w:eastAsia="zh-CN"/>
          </w:rPr>
          <w:t>触发条件</w:t>
        </w:r>
      </w:ins>
      <w:ins w:id="2046" w:author="Sun, Qingyi (EXT) (RC-CN DI FA ST&amp;PM SUP IT&amp;EDGE)" w:date="2022-02-24T10:28:00Z">
        <w:r w:rsidR="00F54452">
          <w:rPr>
            <w:rFonts w:ascii="Times New Roman" w:eastAsia="Microsoft YaHei UI" w:hAnsi="Times New Roman" w:cs="Times New Roman" w:hint="eastAsia"/>
            <w:lang w:eastAsia="zh-CN"/>
          </w:rPr>
          <w:t xml:space="preserve"> </w:t>
        </w:r>
      </w:ins>
    </w:p>
    <w:p w14:paraId="6EB7F669" w14:textId="791AE072" w:rsidR="00F54452" w:rsidRDefault="00F54452">
      <w:pPr>
        <w:pStyle w:val="ListParagraph"/>
        <w:spacing w:after="130"/>
        <w:ind w:left="360"/>
        <w:jc w:val="both"/>
        <w:rPr>
          <w:ins w:id="2047" w:author="Qiao, Guan Lun (RC-CN DI FA ST&amp;PM SUP IT&amp;EDGE)" w:date="2022-02-21T15:33:00Z"/>
          <w:rFonts w:ascii="Times New Roman" w:eastAsia="Microsoft YaHei UI" w:hAnsi="Times New Roman" w:cs="Times New Roman"/>
          <w:lang w:eastAsia="zh-CN"/>
        </w:rPr>
        <w:pPrChange w:id="2048" w:author="Sun, Qingyi (EXT) (RC-CN DI FA ST&amp;PM SUP IT&amp;EDGE)" w:date="2022-02-24T10:28:00Z">
          <w:pPr>
            <w:pStyle w:val="ListParagraph"/>
            <w:numPr>
              <w:numId w:val="85"/>
            </w:numPr>
            <w:spacing w:after="130"/>
            <w:ind w:left="360" w:hanging="360"/>
            <w:jc w:val="both"/>
          </w:pPr>
        </w:pPrChange>
      </w:pPr>
      <w:ins w:id="2049" w:author="Sun, Qingyi (EXT) (RC-CN DI FA ST&amp;PM SUP IT&amp;EDGE)" w:date="2022-02-24T10:28:00Z">
        <w:r>
          <w:rPr>
            <w:rFonts w:ascii="Times New Roman" w:eastAsia="Microsoft YaHei UI" w:hAnsi="Times New Roman" w:cs="Times New Roman" w:hint="eastAsia"/>
            <w:lang w:eastAsia="zh-CN"/>
          </w:rPr>
          <w:t>在</w:t>
        </w:r>
      </w:ins>
      <w:ins w:id="2050" w:author="Sun, Qingyi (EXT) (RC-CN DI FA ST&amp;PM SUP IT&amp;EDGE)" w:date="2022-02-24T11:00:00Z">
        <w:r w:rsidR="002738CC">
          <w:rPr>
            <w:rFonts w:ascii="Times New Roman" w:eastAsia="Microsoft YaHei UI" w:hAnsi="Times New Roman" w:cs="Times New Roman" w:hint="eastAsia"/>
            <w:lang w:eastAsia="zh-CN"/>
          </w:rPr>
          <w:t>用户已登入状态下，</w:t>
        </w:r>
      </w:ins>
      <w:ins w:id="2051" w:author="Sun, Qingyi (EXT) (RC-CN DI FA ST&amp;PM SUP IT&amp;EDGE)" w:date="2022-02-24T10:29:00Z">
        <w:r>
          <w:rPr>
            <w:rFonts w:ascii="Times New Roman" w:eastAsia="Microsoft YaHei UI" w:hAnsi="Times New Roman" w:cs="Times New Roman" w:hint="eastAsia"/>
            <w:lang w:eastAsia="zh-CN"/>
          </w:rPr>
          <w:t>主菜单</w:t>
        </w:r>
        <w:r w:rsidR="00242F9A">
          <w:rPr>
            <w:rFonts w:ascii="Times New Roman" w:eastAsia="Microsoft YaHei UI" w:hAnsi="Times New Roman" w:cs="Times New Roman" w:hint="eastAsia"/>
            <w:lang w:eastAsia="zh-CN"/>
          </w:rPr>
          <w:t>选择商品类型后，</w:t>
        </w:r>
      </w:ins>
      <w:ins w:id="2052" w:author="Sun, Qingyi (EXT) (RC-CN DI FA ST&amp;PM SUP IT&amp;EDGE)" w:date="2022-02-24T10:30:00Z">
        <w:r w:rsidR="00242F9A">
          <w:rPr>
            <w:rFonts w:ascii="Times New Roman" w:eastAsia="Microsoft YaHei UI" w:hAnsi="Times New Roman" w:cs="Times New Roman" w:hint="eastAsia"/>
            <w:lang w:eastAsia="zh-CN"/>
          </w:rPr>
          <w:t>点击“</w:t>
        </w:r>
        <w:r w:rsidR="00242F9A">
          <w:rPr>
            <w:rFonts w:ascii="Times New Roman" w:eastAsia="Microsoft YaHei UI" w:hAnsi="Times New Roman" w:cs="Times New Roman" w:hint="eastAsia"/>
            <w:lang w:eastAsia="zh-CN"/>
          </w:rPr>
          <w:t>Or</w:t>
        </w:r>
        <w:r w:rsidR="00242F9A">
          <w:rPr>
            <w:rFonts w:ascii="Times New Roman" w:eastAsia="Microsoft YaHei UI" w:hAnsi="Times New Roman" w:cs="Times New Roman"/>
            <w:lang w:eastAsia="zh-CN"/>
          </w:rPr>
          <w:t>der</w:t>
        </w:r>
        <w:r w:rsidR="00242F9A">
          <w:rPr>
            <w:rFonts w:ascii="Times New Roman" w:eastAsia="Microsoft YaHei UI" w:hAnsi="Times New Roman" w:cs="Times New Roman" w:hint="eastAsia"/>
            <w:lang w:eastAsia="zh-CN"/>
          </w:rPr>
          <w:t>”按键</w:t>
        </w:r>
      </w:ins>
    </w:p>
    <w:p w14:paraId="29094AF3" w14:textId="77777777" w:rsidR="00DD51FD" w:rsidRPr="00175B6E" w:rsidRDefault="00DD51FD">
      <w:pPr>
        <w:pStyle w:val="ListParagraph"/>
        <w:numPr>
          <w:ilvl w:val="0"/>
          <w:numId w:val="85"/>
        </w:numPr>
        <w:spacing w:after="130"/>
        <w:jc w:val="both"/>
        <w:rPr>
          <w:ins w:id="2053" w:author="Qiao, Guan Lun (RC-CN DI FA ST&amp;PM SUP IT&amp;EDGE)" w:date="2022-02-21T15:25:00Z"/>
          <w:rFonts w:ascii="Times New Roman" w:eastAsia="Microsoft YaHei UI" w:hAnsi="Times New Roman" w:cs="Times New Roman"/>
          <w:lang w:eastAsia="zh-CN"/>
        </w:rPr>
        <w:pPrChange w:id="2054" w:author="Qiao, Guan Lun (RC-CN DI FA ST&amp;PM SUP IT&amp;EDGE)" w:date="2022-02-21T15:27:00Z">
          <w:pPr>
            <w:pStyle w:val="ListParagraph"/>
            <w:numPr>
              <w:numId w:val="39"/>
            </w:numPr>
            <w:spacing w:after="130"/>
            <w:ind w:left="360" w:hanging="360"/>
            <w:jc w:val="both"/>
          </w:pPr>
        </w:pPrChange>
      </w:pPr>
      <w:ins w:id="2055" w:author="Qiao, Guan Lun (RC-CN DI FA ST&amp;PM SUP IT&amp;EDGE)" w:date="2022-02-21T15:25:00Z">
        <w:r w:rsidRPr="00175B6E">
          <w:rPr>
            <w:rFonts w:ascii="Times New Roman" w:eastAsia="Microsoft YaHei UI" w:hAnsi="Times New Roman" w:cs="Times New Roman" w:hint="eastAsia"/>
            <w:lang w:eastAsia="zh-CN"/>
          </w:rPr>
          <w:t>输入项</w:t>
        </w:r>
      </w:ins>
    </w:p>
    <w:tbl>
      <w:tblPr>
        <w:tblStyle w:val="ABBTableStyle"/>
        <w:tblW w:w="5000" w:type="pct"/>
        <w:tblLook w:val="04A0" w:firstRow="1" w:lastRow="0" w:firstColumn="1" w:lastColumn="0" w:noHBand="0" w:noVBand="1"/>
        <w:tblPrChange w:id="2056" w:author="Sun, Qingyi (EXT) (RC-CN DI FA ST&amp;PM SUP IT&amp;EDGE)" w:date="2022-02-24T11:00:00Z">
          <w:tblPr>
            <w:tblStyle w:val="ABBTableStyle"/>
            <w:tblW w:w="5000" w:type="pct"/>
            <w:tblLook w:val="04A0" w:firstRow="1" w:lastRow="0" w:firstColumn="1" w:lastColumn="0" w:noHBand="0" w:noVBand="1"/>
          </w:tblPr>
        </w:tblPrChange>
      </w:tblPr>
      <w:tblGrid>
        <w:gridCol w:w="1042"/>
        <w:gridCol w:w="2020"/>
        <w:gridCol w:w="1913"/>
        <w:gridCol w:w="614"/>
        <w:gridCol w:w="2774"/>
        <w:tblGridChange w:id="2057">
          <w:tblGrid>
            <w:gridCol w:w="990"/>
            <w:gridCol w:w="1800"/>
            <w:gridCol w:w="1709"/>
            <w:gridCol w:w="1442"/>
            <w:gridCol w:w="2422"/>
          </w:tblGrid>
        </w:tblGridChange>
      </w:tblGrid>
      <w:tr w:rsidR="00DD51FD" w:rsidRPr="00C06C30" w14:paraId="0F6A1936" w14:textId="77777777" w:rsidTr="00322B4A">
        <w:trPr>
          <w:cnfStyle w:val="100000000000" w:firstRow="1" w:lastRow="0" w:firstColumn="0" w:lastColumn="0" w:oddVBand="0" w:evenVBand="0" w:oddHBand="0" w:evenHBand="0" w:firstRowFirstColumn="0" w:firstRowLastColumn="0" w:lastRowFirstColumn="0" w:lastRowLastColumn="0"/>
          <w:tblHeader/>
          <w:ins w:id="2058" w:author="Qiao, Guan Lun (RC-CN DI FA ST&amp;PM SUP IT&amp;EDGE)" w:date="2022-02-21T15:25:00Z"/>
          <w:trPrChange w:id="2059" w:author="Sun, Qingyi (EXT) (RC-CN DI FA ST&amp;PM SUP IT&amp;EDGE)" w:date="2022-02-24T11:00:00Z">
            <w:trPr>
              <w:tblHeader/>
            </w:trPr>
          </w:trPrChange>
        </w:trPr>
        <w:tc>
          <w:tcPr>
            <w:cnfStyle w:val="001000000000" w:firstRow="0" w:lastRow="0" w:firstColumn="1" w:lastColumn="0" w:oddVBand="0" w:evenVBand="0" w:oddHBand="0" w:evenHBand="0" w:firstRowFirstColumn="0" w:firstRowLastColumn="0" w:lastRowFirstColumn="0" w:lastRowLastColumn="0"/>
            <w:tcW w:w="0" w:type="pct"/>
            <w:hideMark/>
            <w:tcPrChange w:id="2060" w:author="Sun, Qingyi (EXT) (RC-CN DI FA ST&amp;PM SUP IT&amp;EDGE)" w:date="2022-02-24T11:00:00Z">
              <w:tcPr>
                <w:tcW w:w="592" w:type="pct"/>
                <w:hideMark/>
              </w:tcPr>
            </w:tcPrChange>
          </w:tcPr>
          <w:p w14:paraId="648D0A8A" w14:textId="77777777" w:rsidR="00DD51FD" w:rsidRPr="00175B6E" w:rsidRDefault="00DD51FD" w:rsidP="00127B11">
            <w:pPr>
              <w:pStyle w:val="TableText"/>
              <w:keepLines w:val="0"/>
              <w:cnfStyle w:val="101000000000" w:firstRow="1" w:lastRow="0" w:firstColumn="1" w:lastColumn="0" w:oddVBand="0" w:evenVBand="0" w:oddHBand="0" w:evenHBand="0" w:firstRowFirstColumn="0" w:firstRowLastColumn="0" w:lastRowFirstColumn="0" w:lastRowLastColumn="0"/>
              <w:rPr>
                <w:ins w:id="2061" w:author="Qiao, Guan Lun (RC-CN DI FA ST&amp;PM SUP IT&amp;EDGE)" w:date="2022-02-21T15:25:00Z"/>
                <w:rFonts w:ascii="Times New Roman" w:eastAsia="Microsoft YaHei UI" w:hAnsi="Times New Roman" w:cs="Times New Roman"/>
                <w:lang w:val="de-DE" w:eastAsia="zh-CN"/>
              </w:rPr>
            </w:pPr>
            <w:ins w:id="2062" w:author="Qiao, Guan Lun (RC-CN DI FA ST&amp;PM SUP IT&amp;EDGE)" w:date="2022-02-21T15:25:00Z">
              <w:r w:rsidRPr="00175B6E">
                <w:rPr>
                  <w:rFonts w:ascii="Times New Roman" w:eastAsia="Microsoft YaHei UI" w:hAnsi="Times New Roman" w:cs="Times New Roman" w:hint="eastAsia"/>
                  <w:lang w:val="de-DE" w:eastAsia="zh-CN"/>
                </w:rPr>
                <w:t>编号</w:t>
              </w:r>
            </w:ins>
          </w:p>
        </w:tc>
        <w:tc>
          <w:tcPr>
            <w:tcW w:w="0" w:type="pct"/>
            <w:hideMark/>
            <w:tcPrChange w:id="2063" w:author="Sun, Qingyi (EXT) (RC-CN DI FA ST&amp;PM SUP IT&amp;EDGE)" w:date="2022-02-24T11:00:00Z">
              <w:tcPr>
                <w:tcW w:w="1076" w:type="pct"/>
                <w:hideMark/>
              </w:tcPr>
            </w:tcPrChange>
          </w:tcPr>
          <w:p w14:paraId="11DA4E2A" w14:textId="77777777" w:rsidR="00DD51FD" w:rsidRPr="00175B6E" w:rsidRDefault="00DD51FD" w:rsidP="00127B11">
            <w:pPr>
              <w:pStyle w:val="TableText"/>
              <w:keepLines w:val="0"/>
              <w:cnfStyle w:val="100000000000" w:firstRow="1" w:lastRow="0" w:firstColumn="0" w:lastColumn="0" w:oddVBand="0" w:evenVBand="0" w:oddHBand="0" w:evenHBand="0" w:firstRowFirstColumn="0" w:firstRowLastColumn="0" w:lastRowFirstColumn="0" w:lastRowLastColumn="0"/>
              <w:rPr>
                <w:ins w:id="2064" w:author="Qiao, Guan Lun (RC-CN DI FA ST&amp;PM SUP IT&amp;EDGE)" w:date="2022-02-21T15:25:00Z"/>
                <w:rFonts w:ascii="Times New Roman" w:eastAsia="Microsoft YaHei UI" w:hAnsi="Times New Roman" w:cs="Times New Roman"/>
                <w:lang w:val="de-DE" w:eastAsia="zh-CN"/>
              </w:rPr>
            </w:pPr>
            <w:ins w:id="2065" w:author="Qiao, Guan Lun (RC-CN DI FA ST&amp;PM SUP IT&amp;EDGE)" w:date="2022-02-21T15:25:00Z">
              <w:r>
                <w:rPr>
                  <w:rFonts w:ascii="Times New Roman" w:eastAsia="Microsoft YaHei UI" w:hAnsi="Times New Roman" w:cs="Times New Roman" w:hint="eastAsia"/>
                  <w:lang w:val="de-DE" w:eastAsia="zh-CN"/>
                </w:rPr>
                <w:t>数据字段</w:t>
              </w:r>
            </w:ins>
          </w:p>
        </w:tc>
        <w:tc>
          <w:tcPr>
            <w:tcW w:w="0" w:type="pct"/>
            <w:hideMark/>
            <w:tcPrChange w:id="2066" w:author="Sun, Qingyi (EXT) (RC-CN DI FA ST&amp;PM SUP IT&amp;EDGE)" w:date="2022-02-24T11:00:00Z">
              <w:tcPr>
                <w:tcW w:w="1022" w:type="pct"/>
                <w:hideMark/>
              </w:tcPr>
            </w:tcPrChange>
          </w:tcPr>
          <w:p w14:paraId="7EF568A9" w14:textId="77777777" w:rsidR="00DD51FD" w:rsidRPr="00175B6E" w:rsidRDefault="00DD51FD" w:rsidP="00127B11">
            <w:pPr>
              <w:pStyle w:val="TableText"/>
              <w:keepLines w:val="0"/>
              <w:cnfStyle w:val="100000000000" w:firstRow="1" w:lastRow="0" w:firstColumn="0" w:lastColumn="0" w:oddVBand="0" w:evenVBand="0" w:oddHBand="0" w:evenHBand="0" w:firstRowFirstColumn="0" w:firstRowLastColumn="0" w:lastRowFirstColumn="0" w:lastRowLastColumn="0"/>
              <w:rPr>
                <w:ins w:id="2067" w:author="Qiao, Guan Lun (RC-CN DI FA ST&amp;PM SUP IT&amp;EDGE)" w:date="2022-02-21T15:25:00Z"/>
                <w:rFonts w:ascii="Times New Roman" w:eastAsia="Microsoft YaHei UI" w:hAnsi="Times New Roman" w:cs="Times New Roman"/>
                <w:lang w:val="de-DE" w:eastAsia="zh-CN"/>
              </w:rPr>
            </w:pPr>
            <w:ins w:id="2068" w:author="Qiao, Guan Lun (RC-CN DI FA ST&amp;PM SUP IT&amp;EDGE)" w:date="2022-02-21T15:25:00Z">
              <w:r w:rsidRPr="00175B6E">
                <w:rPr>
                  <w:rFonts w:ascii="Times New Roman" w:eastAsia="Microsoft YaHei UI" w:hAnsi="Times New Roman" w:cs="Times New Roman" w:hint="eastAsia"/>
                  <w:lang w:val="de-DE" w:eastAsia="zh-CN"/>
                </w:rPr>
                <w:t>类型</w:t>
              </w:r>
            </w:ins>
          </w:p>
        </w:tc>
        <w:tc>
          <w:tcPr>
            <w:tcW w:w="0" w:type="pct"/>
            <w:hideMark/>
            <w:tcPrChange w:id="2069" w:author="Sun, Qingyi (EXT) (RC-CN DI FA ST&amp;PM SUP IT&amp;EDGE)" w:date="2022-02-24T11:00:00Z">
              <w:tcPr>
                <w:tcW w:w="862" w:type="pct"/>
                <w:hideMark/>
              </w:tcPr>
            </w:tcPrChange>
          </w:tcPr>
          <w:p w14:paraId="27BD1F92" w14:textId="77777777" w:rsidR="00DD51FD" w:rsidRPr="00175B6E" w:rsidRDefault="00DD51FD" w:rsidP="00127B11">
            <w:pPr>
              <w:pStyle w:val="TableText"/>
              <w:keepLines w:val="0"/>
              <w:cnfStyle w:val="100000000000" w:firstRow="1" w:lastRow="0" w:firstColumn="0" w:lastColumn="0" w:oddVBand="0" w:evenVBand="0" w:oddHBand="0" w:evenHBand="0" w:firstRowFirstColumn="0" w:firstRowLastColumn="0" w:lastRowFirstColumn="0" w:lastRowLastColumn="0"/>
              <w:rPr>
                <w:ins w:id="2070" w:author="Qiao, Guan Lun (RC-CN DI FA ST&amp;PM SUP IT&amp;EDGE)" w:date="2022-02-21T15:25:00Z"/>
                <w:rFonts w:ascii="Times New Roman" w:eastAsia="Microsoft YaHei UI" w:hAnsi="Times New Roman" w:cs="Times New Roman"/>
                <w:lang w:val="de-DE" w:eastAsia="zh-CN"/>
              </w:rPr>
            </w:pPr>
            <w:ins w:id="2071" w:author="Qiao, Guan Lun (RC-CN DI FA ST&amp;PM SUP IT&amp;EDGE)" w:date="2022-02-21T15:25:00Z">
              <w:r>
                <w:rPr>
                  <w:rFonts w:ascii="Times New Roman" w:eastAsia="Microsoft YaHei UI" w:hAnsi="Times New Roman" w:cs="Times New Roman" w:hint="eastAsia"/>
                  <w:lang w:val="de-DE" w:eastAsia="zh-CN"/>
                </w:rPr>
                <w:t>数据表</w:t>
              </w:r>
            </w:ins>
          </w:p>
        </w:tc>
        <w:tc>
          <w:tcPr>
            <w:tcW w:w="1448" w:type="pct"/>
            <w:hideMark/>
            <w:tcPrChange w:id="2072" w:author="Sun, Qingyi (EXT) (RC-CN DI FA ST&amp;PM SUP IT&amp;EDGE)" w:date="2022-02-24T11:00:00Z">
              <w:tcPr>
                <w:tcW w:w="1449" w:type="pct"/>
                <w:hideMark/>
              </w:tcPr>
            </w:tcPrChange>
          </w:tcPr>
          <w:p w14:paraId="1D70E767" w14:textId="77777777" w:rsidR="00DD51FD" w:rsidRPr="00175B6E" w:rsidRDefault="00DD51FD" w:rsidP="00127B11">
            <w:pPr>
              <w:pStyle w:val="TableText"/>
              <w:keepLines w:val="0"/>
              <w:cnfStyle w:val="100000000000" w:firstRow="1" w:lastRow="0" w:firstColumn="0" w:lastColumn="0" w:oddVBand="0" w:evenVBand="0" w:oddHBand="0" w:evenHBand="0" w:firstRowFirstColumn="0" w:firstRowLastColumn="0" w:lastRowFirstColumn="0" w:lastRowLastColumn="0"/>
              <w:rPr>
                <w:ins w:id="2073" w:author="Qiao, Guan Lun (RC-CN DI FA ST&amp;PM SUP IT&amp;EDGE)" w:date="2022-02-21T15:25:00Z"/>
                <w:rFonts w:ascii="Times New Roman" w:eastAsia="Microsoft YaHei UI" w:hAnsi="Times New Roman" w:cs="Times New Roman"/>
                <w:lang w:val="de-DE" w:eastAsia="zh-CN"/>
              </w:rPr>
            </w:pPr>
            <w:ins w:id="2074" w:author="Qiao, Guan Lun (RC-CN DI FA ST&amp;PM SUP IT&amp;EDGE)" w:date="2022-02-21T15:25:00Z">
              <w:r w:rsidRPr="00175B6E">
                <w:rPr>
                  <w:rFonts w:ascii="Times New Roman" w:eastAsia="Microsoft YaHei UI" w:hAnsi="Times New Roman" w:cs="Times New Roman" w:hint="eastAsia"/>
                  <w:lang w:val="de-DE" w:eastAsia="zh-CN"/>
                </w:rPr>
                <w:t>示例</w:t>
              </w:r>
            </w:ins>
          </w:p>
        </w:tc>
      </w:tr>
      <w:tr w:rsidR="00DD51FD" w:rsidRPr="00C06C30" w14:paraId="25AECB02" w14:textId="77777777" w:rsidTr="00322B4A">
        <w:trPr>
          <w:ins w:id="2075" w:author="Qiao, Guan Lun (RC-CN DI FA ST&amp;PM SUP IT&amp;EDGE)" w:date="2022-02-21T15:25: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Change w:id="2076" w:author="Sun, Qingyi (EXT) (RC-CN DI FA ST&amp;PM SUP IT&amp;EDGE)" w:date="2022-02-24T11:00:00Z">
              <w:tcPr>
                <w:tcW w:w="0" w:type="pct"/>
                <w:tcBorders>
                  <w:top w:val="single" w:sz="4" w:space="0" w:color="A9A9A9" w:themeColor="accent3"/>
                  <w:left w:val="nil"/>
                  <w:bottom w:val="single" w:sz="4" w:space="0" w:color="A9A9A9" w:themeColor="accent3"/>
                  <w:right w:val="nil"/>
                </w:tcBorders>
              </w:tcPr>
            </w:tcPrChange>
          </w:tcPr>
          <w:p w14:paraId="7455E855" w14:textId="7E2C7A83" w:rsidR="00DD51FD" w:rsidRPr="00175B6E" w:rsidRDefault="00820781" w:rsidP="00127B11">
            <w:pPr>
              <w:pStyle w:val="TableText"/>
              <w:rPr>
                <w:ins w:id="2077" w:author="Qiao, Guan Lun (RC-CN DI FA ST&amp;PM SUP IT&amp;EDGE)" w:date="2022-02-21T15:25:00Z"/>
                <w:rFonts w:ascii="Times New Roman" w:eastAsia="Microsoft YaHei UI" w:hAnsi="Times New Roman" w:cs="Times New Roman"/>
                <w:lang w:val="de-DE"/>
              </w:rPr>
            </w:pPr>
            <w:ins w:id="2078" w:author="Sun, Qingyi (EXT) (RC-CN DI FA ST&amp;PM SUP IT&amp;EDGE)" w:date="2022-02-24T10:48:00Z">
              <w:r>
                <w:rPr>
                  <w:rFonts w:ascii="Times New Roman" w:eastAsia="Microsoft YaHei UI" w:hAnsi="Times New Roman" w:cs="Times New Roman"/>
                  <w:lang w:val="de-DE"/>
                </w:rPr>
                <w:t>1</w:t>
              </w:r>
            </w:ins>
          </w:p>
        </w:tc>
        <w:tc>
          <w:tcPr>
            <w:tcW w:w="1076" w:type="pct"/>
            <w:tcBorders>
              <w:top w:val="single" w:sz="4" w:space="0" w:color="A9A9A9" w:themeColor="accent3"/>
              <w:left w:val="nil"/>
              <w:bottom w:val="single" w:sz="4" w:space="0" w:color="A9A9A9" w:themeColor="accent3"/>
              <w:right w:val="nil"/>
            </w:tcBorders>
            <w:tcPrChange w:id="2079" w:author="Sun, Qingyi (EXT) (RC-CN DI FA ST&amp;PM SUP IT&amp;EDGE)" w:date="2022-02-24T11:00:00Z">
              <w:tcPr>
                <w:tcW w:w="0" w:type="pct"/>
                <w:tcBorders>
                  <w:top w:val="single" w:sz="4" w:space="0" w:color="A9A9A9" w:themeColor="accent3"/>
                  <w:left w:val="nil"/>
                  <w:bottom w:val="single" w:sz="4" w:space="0" w:color="A9A9A9" w:themeColor="accent3"/>
                  <w:right w:val="nil"/>
                </w:tcBorders>
              </w:tcPr>
            </w:tcPrChange>
          </w:tcPr>
          <w:p w14:paraId="1EBEFC2B" w14:textId="2F7691CC" w:rsidR="00DD51FD" w:rsidRPr="00175B6E" w:rsidRDefault="0076092D" w:rsidP="00127B11">
            <w:pPr>
              <w:pStyle w:val="TableText"/>
              <w:cnfStyle w:val="000000000000" w:firstRow="0" w:lastRow="0" w:firstColumn="0" w:lastColumn="0" w:oddVBand="0" w:evenVBand="0" w:oddHBand="0" w:evenHBand="0" w:firstRowFirstColumn="0" w:firstRowLastColumn="0" w:lastRowFirstColumn="0" w:lastRowLastColumn="0"/>
              <w:rPr>
                <w:ins w:id="2080" w:author="Qiao, Guan Lun (RC-CN DI FA ST&amp;PM SUP IT&amp;EDGE)" w:date="2022-02-21T15:25:00Z"/>
                <w:rFonts w:ascii="Times New Roman" w:eastAsia="Microsoft YaHei UI" w:hAnsi="Times New Roman" w:cs="Times New Roman"/>
                <w:lang w:val="de-DE"/>
              </w:rPr>
            </w:pPr>
            <w:ins w:id="2081" w:author="Sun, Qingyi (EXT) (RC-CN DI FA ST&amp;PM SUP IT&amp;EDGE)" w:date="2022-02-24T10:49:00Z">
              <w:r>
                <w:rPr>
                  <w:rFonts w:ascii="Times New Roman" w:eastAsia="Microsoft YaHei UI" w:hAnsi="Times New Roman" w:cs="Times New Roman"/>
                  <w:lang w:val="de-DE"/>
                </w:rPr>
                <w:t>Order</w:t>
              </w:r>
            </w:ins>
            <w:ins w:id="2082" w:author="Sun, Qingyi (EXT) (RC-CN DI FA ST&amp;PM SUP IT&amp;EDGE)" w:date="2022-02-24T10:48:00Z">
              <w:r>
                <w:rPr>
                  <w:rFonts w:ascii="Times New Roman" w:eastAsia="Microsoft YaHei UI" w:hAnsi="Times New Roman" w:cs="Times New Roman"/>
                  <w:lang w:val="de-DE"/>
                </w:rPr>
                <w:t xml:space="preserve"> ID</w:t>
              </w:r>
            </w:ins>
          </w:p>
        </w:tc>
        <w:tc>
          <w:tcPr>
            <w:tcW w:w="1022" w:type="pct"/>
            <w:tcBorders>
              <w:top w:val="single" w:sz="4" w:space="0" w:color="A9A9A9" w:themeColor="accent3"/>
              <w:left w:val="nil"/>
              <w:bottom w:val="single" w:sz="4" w:space="0" w:color="A9A9A9" w:themeColor="accent3"/>
              <w:right w:val="nil"/>
            </w:tcBorders>
            <w:tcPrChange w:id="2083" w:author="Sun, Qingyi (EXT) (RC-CN DI FA ST&amp;PM SUP IT&amp;EDGE)" w:date="2022-02-24T11:00:00Z">
              <w:tcPr>
                <w:tcW w:w="0" w:type="pct"/>
                <w:tcBorders>
                  <w:top w:val="single" w:sz="4" w:space="0" w:color="A9A9A9" w:themeColor="accent3"/>
                  <w:left w:val="nil"/>
                  <w:bottom w:val="single" w:sz="4" w:space="0" w:color="A9A9A9" w:themeColor="accent3"/>
                  <w:right w:val="nil"/>
                </w:tcBorders>
              </w:tcPr>
            </w:tcPrChange>
          </w:tcPr>
          <w:p w14:paraId="1FDCB7B1" w14:textId="23B0989D" w:rsidR="00DD51FD" w:rsidRPr="00175B6E" w:rsidRDefault="0076092D" w:rsidP="00127B11">
            <w:pPr>
              <w:pStyle w:val="TableText"/>
              <w:cnfStyle w:val="000000000000" w:firstRow="0" w:lastRow="0" w:firstColumn="0" w:lastColumn="0" w:oddVBand="0" w:evenVBand="0" w:oddHBand="0" w:evenHBand="0" w:firstRowFirstColumn="0" w:firstRowLastColumn="0" w:lastRowFirstColumn="0" w:lastRowLastColumn="0"/>
              <w:rPr>
                <w:ins w:id="2084" w:author="Qiao, Guan Lun (RC-CN DI FA ST&amp;PM SUP IT&amp;EDGE)" w:date="2022-02-21T15:25:00Z"/>
                <w:rFonts w:ascii="Times New Roman" w:eastAsia="Microsoft YaHei UI" w:hAnsi="Times New Roman" w:cs="Times New Roman"/>
                <w:lang w:val="de-DE"/>
              </w:rPr>
            </w:pPr>
            <w:ins w:id="2085" w:author="Sun, Qingyi (EXT) (RC-CN DI FA ST&amp;PM SUP IT&amp;EDGE)" w:date="2022-02-24T10:48:00Z">
              <w:r>
                <w:rPr>
                  <w:rFonts w:ascii="Times New Roman" w:eastAsia="Microsoft YaHei UI" w:hAnsi="Times New Roman" w:cs="Times New Roman"/>
                  <w:lang w:val="de-DE"/>
                </w:rPr>
                <w:t>Int</w:t>
              </w:r>
            </w:ins>
          </w:p>
        </w:tc>
        <w:tc>
          <w:tcPr>
            <w:tcW w:w="0" w:type="pct"/>
            <w:tcBorders>
              <w:top w:val="single" w:sz="4" w:space="0" w:color="A9A9A9" w:themeColor="accent3"/>
              <w:left w:val="nil"/>
              <w:bottom w:val="single" w:sz="4" w:space="0" w:color="A9A9A9" w:themeColor="accent3"/>
              <w:right w:val="nil"/>
            </w:tcBorders>
            <w:tcPrChange w:id="2086" w:author="Sun, Qingyi (EXT) (RC-CN DI FA ST&amp;PM SUP IT&amp;EDGE)" w:date="2022-02-24T11:00:00Z">
              <w:tcPr>
                <w:tcW w:w="862" w:type="pct"/>
                <w:tcBorders>
                  <w:top w:val="single" w:sz="4" w:space="0" w:color="A9A9A9" w:themeColor="accent3"/>
                  <w:left w:val="nil"/>
                  <w:bottom w:val="single" w:sz="4" w:space="0" w:color="A9A9A9" w:themeColor="accent3"/>
                  <w:right w:val="nil"/>
                </w:tcBorders>
              </w:tcPr>
            </w:tcPrChange>
          </w:tcPr>
          <w:p w14:paraId="717FD25F" w14:textId="48540AAB" w:rsidR="00DD51FD" w:rsidRPr="00175B6E" w:rsidRDefault="0076092D" w:rsidP="00127B11">
            <w:pPr>
              <w:pStyle w:val="TableText"/>
              <w:cnfStyle w:val="000000000000" w:firstRow="0" w:lastRow="0" w:firstColumn="0" w:lastColumn="0" w:oddVBand="0" w:evenVBand="0" w:oddHBand="0" w:evenHBand="0" w:firstRowFirstColumn="0" w:firstRowLastColumn="0" w:lastRowFirstColumn="0" w:lastRowLastColumn="0"/>
              <w:rPr>
                <w:ins w:id="2087" w:author="Qiao, Guan Lun (RC-CN DI FA ST&amp;PM SUP IT&amp;EDGE)" w:date="2022-02-21T15:25:00Z"/>
                <w:rFonts w:ascii="Times New Roman" w:eastAsia="Microsoft YaHei UI" w:hAnsi="Times New Roman" w:cs="Times New Roman"/>
                <w:lang w:val="de-DE"/>
              </w:rPr>
            </w:pPr>
            <w:ins w:id="2088" w:author="Sun, Qingyi (EXT) (RC-CN DI FA ST&amp;PM SUP IT&amp;EDGE)" w:date="2022-02-24T10:49:00Z">
              <w:r>
                <w:rPr>
                  <w:rFonts w:ascii="Times New Roman" w:eastAsia="Microsoft YaHei UI" w:hAnsi="Times New Roman" w:cs="Times New Roman"/>
                  <w:lang w:val="de-DE"/>
                </w:rPr>
                <w:t>Order</w:t>
              </w:r>
            </w:ins>
            <w:ins w:id="2089" w:author="Sun, Qingyi (EXT) (RC-CN DI FA ST&amp;PM SUP IT&amp;EDGE)" w:date="2022-02-24T10:48:00Z">
              <w:r>
                <w:rPr>
                  <w:rFonts w:ascii="Times New Roman" w:eastAsia="Microsoft YaHei UI" w:hAnsi="Times New Roman" w:cs="Times New Roman"/>
                  <w:lang w:val="de-DE"/>
                </w:rPr>
                <w:t xml:space="preserve"> Sheet</w:t>
              </w:r>
            </w:ins>
          </w:p>
        </w:tc>
        <w:tc>
          <w:tcPr>
            <w:tcW w:w="1448" w:type="pct"/>
            <w:tcBorders>
              <w:top w:val="single" w:sz="4" w:space="0" w:color="A9A9A9" w:themeColor="accent3"/>
              <w:left w:val="nil"/>
              <w:bottom w:val="single" w:sz="4" w:space="0" w:color="A9A9A9" w:themeColor="accent3"/>
              <w:right w:val="nil"/>
            </w:tcBorders>
            <w:tcPrChange w:id="2090" w:author="Sun, Qingyi (EXT) (RC-CN DI FA ST&amp;PM SUP IT&amp;EDGE)" w:date="2022-02-24T11:00:00Z">
              <w:tcPr>
                <w:tcW w:w="1449" w:type="pct"/>
                <w:tcBorders>
                  <w:top w:val="single" w:sz="4" w:space="0" w:color="A9A9A9" w:themeColor="accent3"/>
                  <w:left w:val="nil"/>
                  <w:bottom w:val="single" w:sz="4" w:space="0" w:color="A9A9A9" w:themeColor="accent3"/>
                  <w:right w:val="nil"/>
                </w:tcBorders>
              </w:tcPr>
            </w:tcPrChange>
          </w:tcPr>
          <w:p w14:paraId="4FB674E1" w14:textId="37BF057D" w:rsidR="00DD51FD" w:rsidRPr="00175B6E" w:rsidRDefault="0076092D" w:rsidP="00127B11">
            <w:pPr>
              <w:pStyle w:val="TableText"/>
              <w:cnfStyle w:val="000000000000" w:firstRow="0" w:lastRow="0" w:firstColumn="0" w:lastColumn="0" w:oddVBand="0" w:evenVBand="0" w:oddHBand="0" w:evenHBand="0" w:firstRowFirstColumn="0" w:firstRowLastColumn="0" w:lastRowFirstColumn="0" w:lastRowLastColumn="0"/>
              <w:rPr>
                <w:ins w:id="2091" w:author="Qiao, Guan Lun (RC-CN DI FA ST&amp;PM SUP IT&amp;EDGE)" w:date="2022-02-21T15:25:00Z"/>
                <w:rFonts w:ascii="Times New Roman" w:eastAsia="Microsoft YaHei UI" w:hAnsi="Times New Roman" w:cs="Times New Roman"/>
                <w:lang w:val="de-DE"/>
              </w:rPr>
            </w:pPr>
            <w:ins w:id="2092" w:author="Sun, Qingyi (EXT) (RC-CN DI FA ST&amp;PM SUP IT&amp;EDGE)" w:date="2022-02-24T10:48:00Z">
              <w:r>
                <w:rPr>
                  <w:rFonts w:ascii="Times New Roman" w:eastAsia="Microsoft YaHei UI" w:hAnsi="Times New Roman" w:cs="Times New Roman"/>
                  <w:lang w:val="de-DE"/>
                </w:rPr>
                <w:t>1</w:t>
              </w:r>
            </w:ins>
          </w:p>
        </w:tc>
      </w:tr>
      <w:tr w:rsidR="00DD51FD" w:rsidRPr="00C06C30" w14:paraId="710A83CD" w14:textId="77777777" w:rsidTr="00322B4A">
        <w:trPr>
          <w:ins w:id="2093" w:author="Qiao, Guan Lun (RC-CN DI FA ST&amp;PM SUP IT&amp;EDGE)" w:date="2022-02-21T15:25: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Change w:id="2094" w:author="Sun, Qingyi (EXT) (RC-CN DI FA ST&amp;PM SUP IT&amp;EDGE)" w:date="2022-02-24T11:00:00Z">
              <w:tcPr>
                <w:tcW w:w="0" w:type="pct"/>
                <w:tcBorders>
                  <w:top w:val="single" w:sz="4" w:space="0" w:color="A9A9A9" w:themeColor="accent3"/>
                  <w:left w:val="nil"/>
                  <w:bottom w:val="single" w:sz="4" w:space="0" w:color="A9A9A9" w:themeColor="accent3"/>
                  <w:right w:val="nil"/>
                </w:tcBorders>
              </w:tcPr>
            </w:tcPrChange>
          </w:tcPr>
          <w:p w14:paraId="3DAEDB73" w14:textId="6E525389" w:rsidR="00DD51FD" w:rsidRPr="00175B6E" w:rsidRDefault="0076092D" w:rsidP="00127B11">
            <w:pPr>
              <w:pStyle w:val="TableText"/>
              <w:rPr>
                <w:ins w:id="2095" w:author="Qiao, Guan Lun (RC-CN DI FA ST&amp;PM SUP IT&amp;EDGE)" w:date="2022-02-21T15:25:00Z"/>
                <w:rFonts w:ascii="Times New Roman" w:eastAsia="Microsoft YaHei UI" w:hAnsi="Times New Roman" w:cs="Times New Roman"/>
                <w:lang w:val="de-DE"/>
              </w:rPr>
            </w:pPr>
            <w:ins w:id="2096" w:author="Sun, Qingyi (EXT) (RC-CN DI FA ST&amp;PM SUP IT&amp;EDGE)" w:date="2022-02-24T10:48:00Z">
              <w:r>
                <w:rPr>
                  <w:rFonts w:ascii="Times New Roman" w:eastAsia="Microsoft YaHei UI" w:hAnsi="Times New Roman" w:cs="Times New Roman"/>
                  <w:lang w:val="de-DE"/>
                </w:rPr>
                <w:t>2</w:t>
              </w:r>
            </w:ins>
          </w:p>
        </w:tc>
        <w:tc>
          <w:tcPr>
            <w:tcW w:w="1076" w:type="pct"/>
            <w:tcBorders>
              <w:top w:val="single" w:sz="4" w:space="0" w:color="A9A9A9" w:themeColor="accent3"/>
              <w:left w:val="nil"/>
              <w:bottom w:val="single" w:sz="4" w:space="0" w:color="A9A9A9" w:themeColor="accent3"/>
              <w:right w:val="nil"/>
            </w:tcBorders>
            <w:tcPrChange w:id="2097" w:author="Sun, Qingyi (EXT) (RC-CN DI FA ST&amp;PM SUP IT&amp;EDGE)" w:date="2022-02-24T11:00:00Z">
              <w:tcPr>
                <w:tcW w:w="0" w:type="pct"/>
                <w:tcBorders>
                  <w:top w:val="single" w:sz="4" w:space="0" w:color="A9A9A9" w:themeColor="accent3"/>
                  <w:left w:val="nil"/>
                  <w:bottom w:val="single" w:sz="4" w:space="0" w:color="A9A9A9" w:themeColor="accent3"/>
                  <w:right w:val="nil"/>
                </w:tcBorders>
              </w:tcPr>
            </w:tcPrChange>
          </w:tcPr>
          <w:p w14:paraId="7825AECE" w14:textId="08013A14" w:rsidR="00DD51FD" w:rsidRPr="00175B6E" w:rsidRDefault="0076092D" w:rsidP="00127B11">
            <w:pPr>
              <w:pStyle w:val="TableText"/>
              <w:cnfStyle w:val="000000000000" w:firstRow="0" w:lastRow="0" w:firstColumn="0" w:lastColumn="0" w:oddVBand="0" w:evenVBand="0" w:oddHBand="0" w:evenHBand="0" w:firstRowFirstColumn="0" w:firstRowLastColumn="0" w:lastRowFirstColumn="0" w:lastRowLastColumn="0"/>
              <w:rPr>
                <w:ins w:id="2098" w:author="Qiao, Guan Lun (RC-CN DI FA ST&amp;PM SUP IT&amp;EDGE)" w:date="2022-02-21T15:25:00Z"/>
                <w:rFonts w:ascii="Times New Roman" w:eastAsia="Microsoft YaHei UI" w:hAnsi="Times New Roman" w:cs="Times New Roman"/>
                <w:lang w:val="de-DE"/>
              </w:rPr>
            </w:pPr>
            <w:ins w:id="2099" w:author="Sun, Qingyi (EXT) (RC-CN DI FA ST&amp;PM SUP IT&amp;EDGE)" w:date="2022-02-24T10:48:00Z">
              <w:r>
                <w:rPr>
                  <w:rFonts w:ascii="Times New Roman" w:eastAsia="Microsoft YaHei UI" w:hAnsi="Times New Roman" w:cs="Times New Roman"/>
                  <w:lang w:val="de-DE"/>
                </w:rPr>
                <w:t>Order</w:t>
              </w:r>
            </w:ins>
            <w:ins w:id="2100" w:author="Sun, Qingyi (EXT) (RC-CN DI FA ST&amp;PM SUP IT&amp;EDGE)" w:date="2022-02-24T10:49:00Z">
              <w:r>
                <w:rPr>
                  <w:rFonts w:ascii="Times New Roman" w:eastAsia="Microsoft YaHei UI" w:hAnsi="Times New Roman" w:cs="Times New Roman"/>
                  <w:lang w:val="de-DE"/>
                </w:rPr>
                <w:t xml:space="preserve"> Sta</w:t>
              </w:r>
            </w:ins>
            <w:ins w:id="2101" w:author="Sun, Qingyi (EXT) (RC-CN DI FA ST&amp;PM SUP IT&amp;EDGE)" w:date="2022-02-24T10:52:00Z">
              <w:r w:rsidR="00A75BD9">
                <w:rPr>
                  <w:rFonts w:ascii="Times New Roman" w:eastAsia="Microsoft YaHei UI" w:hAnsi="Times New Roman" w:cs="Times New Roman"/>
                  <w:lang w:val="de-DE"/>
                </w:rPr>
                <w:t>tus</w:t>
              </w:r>
            </w:ins>
          </w:p>
        </w:tc>
        <w:tc>
          <w:tcPr>
            <w:tcW w:w="1022" w:type="pct"/>
            <w:tcBorders>
              <w:top w:val="single" w:sz="4" w:space="0" w:color="A9A9A9" w:themeColor="accent3"/>
              <w:left w:val="nil"/>
              <w:bottom w:val="single" w:sz="4" w:space="0" w:color="A9A9A9" w:themeColor="accent3"/>
              <w:right w:val="nil"/>
            </w:tcBorders>
            <w:tcPrChange w:id="2102" w:author="Sun, Qingyi (EXT) (RC-CN DI FA ST&amp;PM SUP IT&amp;EDGE)" w:date="2022-02-24T11:00:00Z">
              <w:tcPr>
                <w:tcW w:w="0" w:type="pct"/>
                <w:tcBorders>
                  <w:top w:val="single" w:sz="4" w:space="0" w:color="A9A9A9" w:themeColor="accent3"/>
                  <w:left w:val="nil"/>
                  <w:bottom w:val="single" w:sz="4" w:space="0" w:color="A9A9A9" w:themeColor="accent3"/>
                  <w:right w:val="nil"/>
                </w:tcBorders>
              </w:tcPr>
            </w:tcPrChange>
          </w:tcPr>
          <w:p w14:paraId="58B0017B" w14:textId="6A36903E" w:rsidR="00DD51FD" w:rsidRPr="00175B6E" w:rsidRDefault="0069325D" w:rsidP="00127B11">
            <w:pPr>
              <w:pStyle w:val="TableText"/>
              <w:cnfStyle w:val="000000000000" w:firstRow="0" w:lastRow="0" w:firstColumn="0" w:lastColumn="0" w:oddVBand="0" w:evenVBand="0" w:oddHBand="0" w:evenHBand="0" w:firstRowFirstColumn="0" w:firstRowLastColumn="0" w:lastRowFirstColumn="0" w:lastRowLastColumn="0"/>
              <w:rPr>
                <w:ins w:id="2103" w:author="Qiao, Guan Lun (RC-CN DI FA ST&amp;PM SUP IT&amp;EDGE)" w:date="2022-02-21T15:25:00Z"/>
                <w:rFonts w:ascii="Times New Roman" w:eastAsia="Microsoft YaHei UI" w:hAnsi="Times New Roman" w:cs="Times New Roman"/>
                <w:lang w:val="de-DE"/>
              </w:rPr>
            </w:pPr>
            <w:ins w:id="2104" w:author="Sun, Qingyi (EXT) (RC-CN DI FA ST&amp;PM SUP IT&amp;EDGE)" w:date="2022-02-24T10:50:00Z">
              <w:r>
                <w:rPr>
                  <w:rFonts w:ascii="Times New Roman" w:eastAsia="Microsoft YaHei UI" w:hAnsi="Times New Roman" w:cs="Times New Roman"/>
                  <w:lang w:val="de-DE"/>
                </w:rPr>
                <w:t>String</w:t>
              </w:r>
            </w:ins>
          </w:p>
        </w:tc>
        <w:tc>
          <w:tcPr>
            <w:tcW w:w="0" w:type="pct"/>
            <w:tcBorders>
              <w:top w:val="single" w:sz="4" w:space="0" w:color="A9A9A9" w:themeColor="accent3"/>
              <w:left w:val="nil"/>
              <w:bottom w:val="single" w:sz="4" w:space="0" w:color="A9A9A9" w:themeColor="accent3"/>
              <w:right w:val="nil"/>
            </w:tcBorders>
            <w:tcPrChange w:id="2105" w:author="Sun, Qingyi (EXT) (RC-CN DI FA ST&amp;PM SUP IT&amp;EDGE)" w:date="2022-02-24T11:00:00Z">
              <w:tcPr>
                <w:tcW w:w="862" w:type="pct"/>
                <w:tcBorders>
                  <w:top w:val="single" w:sz="4" w:space="0" w:color="A9A9A9" w:themeColor="accent3"/>
                  <w:left w:val="nil"/>
                  <w:bottom w:val="single" w:sz="4" w:space="0" w:color="A9A9A9" w:themeColor="accent3"/>
                  <w:right w:val="nil"/>
                </w:tcBorders>
              </w:tcPr>
            </w:tcPrChange>
          </w:tcPr>
          <w:p w14:paraId="7335B435" w14:textId="24CAA14F" w:rsidR="00DD51FD" w:rsidRPr="00175B6E" w:rsidRDefault="0069325D" w:rsidP="00127B11">
            <w:pPr>
              <w:pStyle w:val="TableText"/>
              <w:cnfStyle w:val="000000000000" w:firstRow="0" w:lastRow="0" w:firstColumn="0" w:lastColumn="0" w:oddVBand="0" w:evenVBand="0" w:oddHBand="0" w:evenHBand="0" w:firstRowFirstColumn="0" w:firstRowLastColumn="0" w:lastRowFirstColumn="0" w:lastRowLastColumn="0"/>
              <w:rPr>
                <w:ins w:id="2106" w:author="Qiao, Guan Lun (RC-CN DI FA ST&amp;PM SUP IT&amp;EDGE)" w:date="2022-02-21T15:25:00Z"/>
                <w:rFonts w:ascii="Times New Roman" w:eastAsia="Microsoft YaHei UI" w:hAnsi="Times New Roman" w:cs="Times New Roman"/>
                <w:lang w:val="de-DE"/>
              </w:rPr>
            </w:pPr>
            <w:ins w:id="2107" w:author="Sun, Qingyi (EXT) (RC-CN DI FA ST&amp;PM SUP IT&amp;EDGE)" w:date="2022-02-24T10:50:00Z">
              <w:r>
                <w:rPr>
                  <w:rFonts w:ascii="Times New Roman" w:eastAsia="Microsoft YaHei UI" w:hAnsi="Times New Roman" w:cs="Times New Roman"/>
                  <w:lang w:val="de-DE"/>
                </w:rPr>
                <w:t>Order Sheet</w:t>
              </w:r>
            </w:ins>
          </w:p>
        </w:tc>
        <w:tc>
          <w:tcPr>
            <w:tcW w:w="1448" w:type="pct"/>
            <w:tcBorders>
              <w:top w:val="single" w:sz="4" w:space="0" w:color="A9A9A9" w:themeColor="accent3"/>
              <w:left w:val="nil"/>
              <w:bottom w:val="single" w:sz="4" w:space="0" w:color="A9A9A9" w:themeColor="accent3"/>
              <w:right w:val="nil"/>
            </w:tcBorders>
            <w:tcPrChange w:id="2108" w:author="Sun, Qingyi (EXT) (RC-CN DI FA ST&amp;PM SUP IT&amp;EDGE)" w:date="2022-02-24T11:00:00Z">
              <w:tcPr>
                <w:tcW w:w="1449" w:type="pct"/>
                <w:tcBorders>
                  <w:top w:val="single" w:sz="4" w:space="0" w:color="A9A9A9" w:themeColor="accent3"/>
                  <w:left w:val="nil"/>
                  <w:bottom w:val="single" w:sz="4" w:space="0" w:color="A9A9A9" w:themeColor="accent3"/>
                  <w:right w:val="nil"/>
                </w:tcBorders>
              </w:tcPr>
            </w:tcPrChange>
          </w:tcPr>
          <w:p w14:paraId="148ABE12" w14:textId="7AB293DE" w:rsidR="00DD51FD" w:rsidRDefault="0069325D" w:rsidP="00127B11">
            <w:pPr>
              <w:pStyle w:val="TableText"/>
              <w:cnfStyle w:val="000000000000" w:firstRow="0" w:lastRow="0" w:firstColumn="0" w:lastColumn="0" w:oddVBand="0" w:evenVBand="0" w:oddHBand="0" w:evenHBand="0" w:firstRowFirstColumn="0" w:firstRowLastColumn="0" w:lastRowFirstColumn="0" w:lastRowLastColumn="0"/>
              <w:rPr>
                <w:ins w:id="2109" w:author="Sun, Qingyi (EXT) (RC-CN DI FA ST&amp;PM SUP IT&amp;EDGE)" w:date="2022-02-24T10:50:00Z"/>
                <w:rFonts w:ascii="Times New Roman" w:eastAsia="Microsoft YaHei UI" w:hAnsi="Times New Roman" w:cs="Times New Roman"/>
                <w:lang w:val="de-DE"/>
              </w:rPr>
            </w:pPr>
            <w:ins w:id="2110" w:author="Sun, Qingyi (EXT) (RC-CN DI FA ST&amp;PM SUP IT&amp;EDGE)" w:date="2022-02-24T10:50:00Z">
              <w:r>
                <w:rPr>
                  <w:rFonts w:ascii="Times New Roman" w:eastAsia="Microsoft YaHei UI" w:hAnsi="Times New Roman" w:cs="Times New Roman" w:hint="eastAsia"/>
                  <w:lang w:val="de-DE" w:eastAsia="zh-CN"/>
                </w:rPr>
                <w:t>有且仅有</w:t>
              </w:r>
            </w:ins>
            <w:ins w:id="2111" w:author="Sun, Qingyi (EXT) (RC-CN DI FA ST&amp;PM SUP IT&amp;EDGE)" w:date="2022-02-24T13:24:00Z">
              <w:r w:rsidR="008969AC">
                <w:rPr>
                  <w:rFonts w:ascii="Times New Roman" w:eastAsia="Microsoft YaHei UI" w:hAnsi="Times New Roman" w:cs="Times New Roman" w:hint="eastAsia"/>
                  <w:lang w:val="de-DE" w:eastAsia="zh-CN"/>
                </w:rPr>
                <w:t>四</w:t>
              </w:r>
            </w:ins>
            <w:ins w:id="2112" w:author="Sun, Qingyi (EXT) (RC-CN DI FA ST&amp;PM SUP IT&amp;EDGE)" w:date="2022-02-24T10:50:00Z">
              <w:r>
                <w:rPr>
                  <w:rFonts w:ascii="Times New Roman" w:eastAsia="Microsoft YaHei UI" w:hAnsi="Times New Roman" w:cs="Times New Roman" w:hint="eastAsia"/>
                  <w:lang w:val="de-DE" w:eastAsia="zh-CN"/>
                </w:rPr>
                <w:t>类</w:t>
              </w:r>
            </w:ins>
          </w:p>
          <w:p w14:paraId="592E31C6" w14:textId="77777777" w:rsidR="0069325D" w:rsidRDefault="0069325D" w:rsidP="00127B11">
            <w:pPr>
              <w:pStyle w:val="TableText"/>
              <w:cnfStyle w:val="000000000000" w:firstRow="0" w:lastRow="0" w:firstColumn="0" w:lastColumn="0" w:oddVBand="0" w:evenVBand="0" w:oddHBand="0" w:evenHBand="0" w:firstRowFirstColumn="0" w:firstRowLastColumn="0" w:lastRowFirstColumn="0" w:lastRowLastColumn="0"/>
              <w:rPr>
                <w:ins w:id="2113" w:author="Sun, Qingyi (EXT) (RC-CN DI FA ST&amp;PM SUP IT&amp;EDGE)" w:date="2022-02-24T10:50:00Z"/>
                <w:rFonts w:ascii="Times New Roman" w:eastAsia="Microsoft YaHei UI" w:hAnsi="Times New Roman" w:cs="Times New Roman"/>
                <w:lang w:val="de-DE"/>
              </w:rPr>
            </w:pPr>
            <w:ins w:id="2114" w:author="Sun, Qingyi (EXT) (RC-CN DI FA ST&amp;PM SUP IT&amp;EDGE)" w:date="2022-02-24T10:50:00Z">
              <w:r>
                <w:rPr>
                  <w:rFonts w:ascii="Times New Roman" w:eastAsia="Microsoft YaHei UI" w:hAnsi="Times New Roman" w:cs="Times New Roman"/>
                  <w:lang w:val="de-DE"/>
                </w:rPr>
                <w:t>Pending</w:t>
              </w:r>
            </w:ins>
          </w:p>
          <w:p w14:paraId="64D4CF2D" w14:textId="3596C59A" w:rsidR="0069325D" w:rsidRDefault="0069325D" w:rsidP="00127B11">
            <w:pPr>
              <w:pStyle w:val="TableText"/>
              <w:cnfStyle w:val="000000000000" w:firstRow="0" w:lastRow="0" w:firstColumn="0" w:lastColumn="0" w:oddVBand="0" w:evenVBand="0" w:oddHBand="0" w:evenHBand="0" w:firstRowFirstColumn="0" w:firstRowLastColumn="0" w:lastRowFirstColumn="0" w:lastRowLastColumn="0"/>
              <w:rPr>
                <w:ins w:id="2115" w:author="Sun, Qingyi (EXT) (RC-CN DI FA ST&amp;PM SUP IT&amp;EDGE)" w:date="2022-02-24T10:50:00Z"/>
                <w:rFonts w:ascii="Times New Roman" w:eastAsia="Microsoft YaHei UI" w:hAnsi="Times New Roman" w:cs="Times New Roman"/>
                <w:lang w:val="de-DE"/>
              </w:rPr>
            </w:pPr>
            <w:ins w:id="2116" w:author="Sun, Qingyi (EXT) (RC-CN DI FA ST&amp;PM SUP IT&amp;EDGE)" w:date="2022-02-24T10:50:00Z">
              <w:r>
                <w:rPr>
                  <w:rFonts w:ascii="Times New Roman" w:eastAsia="Microsoft YaHei UI" w:hAnsi="Times New Roman" w:cs="Times New Roman"/>
                  <w:lang w:val="de-DE"/>
                </w:rPr>
                <w:t>Delivering</w:t>
              </w:r>
            </w:ins>
          </w:p>
          <w:p w14:paraId="532AAC8B" w14:textId="77777777" w:rsidR="0069325D" w:rsidRDefault="0069325D" w:rsidP="00127B11">
            <w:pPr>
              <w:pStyle w:val="TableText"/>
              <w:cnfStyle w:val="000000000000" w:firstRow="0" w:lastRow="0" w:firstColumn="0" w:lastColumn="0" w:oddVBand="0" w:evenVBand="0" w:oddHBand="0" w:evenHBand="0" w:firstRowFirstColumn="0" w:firstRowLastColumn="0" w:lastRowFirstColumn="0" w:lastRowLastColumn="0"/>
              <w:rPr>
                <w:ins w:id="2117" w:author="Sun, Qingyi (EXT) (RC-CN DI FA ST&amp;PM SUP IT&amp;EDGE)" w:date="2022-02-24T13:24:00Z"/>
                <w:rFonts w:ascii="Times New Roman" w:eastAsia="Microsoft YaHei UI" w:hAnsi="Times New Roman" w:cs="Times New Roman"/>
                <w:lang w:val="de-DE"/>
              </w:rPr>
            </w:pPr>
            <w:ins w:id="2118" w:author="Sun, Qingyi (EXT) (RC-CN DI FA ST&amp;PM SUP IT&amp;EDGE)" w:date="2022-02-24T10:50:00Z">
              <w:r>
                <w:rPr>
                  <w:rFonts w:ascii="Times New Roman" w:eastAsia="Microsoft YaHei UI" w:hAnsi="Times New Roman" w:cs="Times New Roman"/>
                  <w:lang w:val="de-DE"/>
                </w:rPr>
                <w:t>Completed</w:t>
              </w:r>
            </w:ins>
          </w:p>
          <w:p w14:paraId="6E4F3E00" w14:textId="56A937D8" w:rsidR="008969AC" w:rsidRPr="00175B6E" w:rsidRDefault="008969AC" w:rsidP="00127B11">
            <w:pPr>
              <w:pStyle w:val="TableText"/>
              <w:cnfStyle w:val="000000000000" w:firstRow="0" w:lastRow="0" w:firstColumn="0" w:lastColumn="0" w:oddVBand="0" w:evenVBand="0" w:oddHBand="0" w:evenHBand="0" w:firstRowFirstColumn="0" w:firstRowLastColumn="0" w:lastRowFirstColumn="0" w:lastRowLastColumn="0"/>
              <w:rPr>
                <w:ins w:id="2119" w:author="Qiao, Guan Lun (RC-CN DI FA ST&amp;PM SUP IT&amp;EDGE)" w:date="2022-02-21T15:25:00Z"/>
                <w:rFonts w:ascii="Times New Roman" w:eastAsia="Microsoft YaHei UI" w:hAnsi="Times New Roman" w:cs="Times New Roman"/>
                <w:lang w:val="de-DE"/>
              </w:rPr>
            </w:pPr>
            <w:ins w:id="2120" w:author="Sun, Qingyi (EXT) (RC-CN DI FA ST&amp;PM SUP IT&amp;EDGE)" w:date="2022-02-24T13:24:00Z">
              <w:r>
                <w:rPr>
                  <w:rFonts w:ascii="Times New Roman" w:eastAsia="Microsoft YaHei UI" w:hAnsi="Times New Roman" w:cs="Times New Roman"/>
                  <w:lang w:val="de-DE"/>
                </w:rPr>
                <w:t>F</w:t>
              </w:r>
              <w:r>
                <w:rPr>
                  <w:rFonts w:ascii="Times New Roman" w:eastAsia="Microsoft YaHei UI" w:hAnsi="Times New Roman" w:cs="Times New Roman"/>
                  <w:lang w:val="de-DE" w:eastAsia="zh-CN"/>
                </w:rPr>
                <w:t>ailed</w:t>
              </w:r>
            </w:ins>
          </w:p>
        </w:tc>
      </w:tr>
      <w:tr w:rsidR="00DD51FD" w:rsidRPr="00C06C30" w14:paraId="071FBF94" w14:textId="77777777" w:rsidTr="00322B4A">
        <w:trPr>
          <w:ins w:id="2121" w:author="Qiao, Guan Lun (RC-CN DI FA ST&amp;PM SUP IT&amp;EDGE)" w:date="2022-02-21T15:25: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Change w:id="2122" w:author="Sun, Qingyi (EXT) (RC-CN DI FA ST&amp;PM SUP IT&amp;EDGE)" w:date="2022-02-24T11:00:00Z">
              <w:tcPr>
                <w:tcW w:w="0" w:type="pct"/>
                <w:tcBorders>
                  <w:top w:val="single" w:sz="4" w:space="0" w:color="A9A9A9" w:themeColor="accent3"/>
                  <w:left w:val="nil"/>
                  <w:bottom w:val="single" w:sz="8" w:space="0" w:color="auto"/>
                  <w:right w:val="nil"/>
                </w:tcBorders>
              </w:tcPr>
            </w:tcPrChange>
          </w:tcPr>
          <w:p w14:paraId="3B6F4EC7" w14:textId="5996AFAC" w:rsidR="00DD51FD" w:rsidRPr="00175B6E" w:rsidRDefault="0069325D" w:rsidP="00127B11">
            <w:pPr>
              <w:pStyle w:val="TableText"/>
              <w:rPr>
                <w:ins w:id="2123" w:author="Qiao, Guan Lun (RC-CN DI FA ST&amp;PM SUP IT&amp;EDGE)" w:date="2022-02-21T15:25:00Z"/>
                <w:rFonts w:ascii="Times New Roman" w:eastAsia="Microsoft YaHei UI" w:hAnsi="Times New Roman" w:cs="Times New Roman"/>
                <w:lang w:val="de-DE"/>
              </w:rPr>
            </w:pPr>
            <w:ins w:id="2124" w:author="Sun, Qingyi (EXT) (RC-CN DI FA ST&amp;PM SUP IT&amp;EDGE)" w:date="2022-02-24T10:51:00Z">
              <w:r>
                <w:rPr>
                  <w:rFonts w:ascii="Times New Roman" w:eastAsia="Microsoft YaHei UI" w:hAnsi="Times New Roman" w:cs="Times New Roman"/>
                  <w:lang w:val="de-DE"/>
                </w:rPr>
                <w:t>3</w:t>
              </w:r>
            </w:ins>
          </w:p>
        </w:tc>
        <w:tc>
          <w:tcPr>
            <w:tcW w:w="1076" w:type="pct"/>
            <w:tcBorders>
              <w:top w:val="single" w:sz="4" w:space="0" w:color="A9A9A9" w:themeColor="accent3"/>
              <w:left w:val="nil"/>
              <w:bottom w:val="single" w:sz="4" w:space="0" w:color="A9A9A9" w:themeColor="accent3"/>
              <w:right w:val="nil"/>
            </w:tcBorders>
            <w:tcPrChange w:id="2125" w:author="Sun, Qingyi (EXT) (RC-CN DI FA ST&amp;PM SUP IT&amp;EDGE)" w:date="2022-02-24T11:00:00Z">
              <w:tcPr>
                <w:tcW w:w="0" w:type="pct"/>
                <w:tcBorders>
                  <w:top w:val="single" w:sz="4" w:space="0" w:color="A9A9A9" w:themeColor="accent3"/>
                  <w:left w:val="nil"/>
                  <w:bottom w:val="single" w:sz="8" w:space="0" w:color="auto"/>
                  <w:right w:val="nil"/>
                </w:tcBorders>
              </w:tcPr>
            </w:tcPrChange>
          </w:tcPr>
          <w:p w14:paraId="382DF326" w14:textId="6418B300" w:rsidR="00DD51FD" w:rsidRPr="00175B6E" w:rsidRDefault="00C67667" w:rsidP="00127B11">
            <w:pPr>
              <w:pStyle w:val="TableText"/>
              <w:cnfStyle w:val="000000000000" w:firstRow="0" w:lastRow="0" w:firstColumn="0" w:lastColumn="0" w:oddVBand="0" w:evenVBand="0" w:oddHBand="0" w:evenHBand="0" w:firstRowFirstColumn="0" w:firstRowLastColumn="0" w:lastRowFirstColumn="0" w:lastRowLastColumn="0"/>
              <w:rPr>
                <w:ins w:id="2126" w:author="Qiao, Guan Lun (RC-CN DI FA ST&amp;PM SUP IT&amp;EDGE)" w:date="2022-02-21T15:25:00Z"/>
                <w:rFonts w:ascii="Times New Roman" w:eastAsia="Microsoft YaHei UI" w:hAnsi="Times New Roman" w:cs="Times New Roman"/>
                <w:lang w:val="de-DE"/>
              </w:rPr>
            </w:pPr>
            <w:ins w:id="2127" w:author="Sun, Qingyi (EXT) (RC-CN DI FA ST&amp;PM SUP IT&amp;EDGE)" w:date="2022-02-24T10:51:00Z">
              <w:r>
                <w:rPr>
                  <w:rFonts w:ascii="Times New Roman" w:eastAsia="Microsoft YaHei UI" w:hAnsi="Times New Roman" w:cs="Times New Roman"/>
                  <w:lang w:val="de-DE"/>
                </w:rPr>
                <w:t>Me</w:t>
              </w:r>
            </w:ins>
            <w:ins w:id="2128" w:author="Sun, Qingyi (EXT) (RC-CN DI FA ST&amp;PM SUP IT&amp;EDGE)" w:date="2022-02-24T10:52:00Z">
              <w:r w:rsidR="00236415">
                <w:rPr>
                  <w:rFonts w:ascii="Times New Roman" w:eastAsia="Microsoft YaHei UI" w:hAnsi="Times New Roman" w:cs="Times New Roman"/>
                  <w:lang w:val="de-DE"/>
                </w:rPr>
                <w:t>r</w:t>
              </w:r>
            </w:ins>
            <w:ins w:id="2129" w:author="Sun, Qingyi (EXT) (RC-CN DI FA ST&amp;PM SUP IT&amp;EDGE)" w:date="2022-02-24T10:51:00Z">
              <w:r>
                <w:rPr>
                  <w:rFonts w:ascii="Times New Roman" w:eastAsia="Microsoft YaHei UI" w:hAnsi="Times New Roman" w:cs="Times New Roman"/>
                  <w:lang w:val="de-DE"/>
                </w:rPr>
                <w:t>chandise</w:t>
              </w:r>
            </w:ins>
            <w:ins w:id="2130" w:author="Sun, Qingyi (EXT) (RC-CN DI FA ST&amp;PM SUP IT&amp;EDGE)" w:date="2022-02-24T10:52:00Z">
              <w:r w:rsidR="00A75BD9">
                <w:rPr>
                  <w:rFonts w:ascii="Times New Roman" w:eastAsia="Microsoft YaHei UI" w:hAnsi="Times New Roman" w:cs="Times New Roman"/>
                  <w:lang w:val="de-DE"/>
                </w:rPr>
                <w:t xml:space="preserve"> Type</w:t>
              </w:r>
            </w:ins>
          </w:p>
        </w:tc>
        <w:tc>
          <w:tcPr>
            <w:tcW w:w="1022" w:type="pct"/>
            <w:tcBorders>
              <w:top w:val="single" w:sz="4" w:space="0" w:color="A9A9A9" w:themeColor="accent3"/>
              <w:left w:val="nil"/>
              <w:bottom w:val="single" w:sz="4" w:space="0" w:color="A9A9A9" w:themeColor="accent3"/>
              <w:right w:val="nil"/>
            </w:tcBorders>
            <w:tcPrChange w:id="2131" w:author="Sun, Qingyi (EXT) (RC-CN DI FA ST&amp;PM SUP IT&amp;EDGE)" w:date="2022-02-24T11:00:00Z">
              <w:tcPr>
                <w:tcW w:w="0" w:type="pct"/>
                <w:tcBorders>
                  <w:top w:val="single" w:sz="4" w:space="0" w:color="A9A9A9" w:themeColor="accent3"/>
                  <w:left w:val="nil"/>
                  <w:bottom w:val="single" w:sz="8" w:space="0" w:color="auto"/>
                  <w:right w:val="nil"/>
                </w:tcBorders>
              </w:tcPr>
            </w:tcPrChange>
          </w:tcPr>
          <w:p w14:paraId="55D5BDE3" w14:textId="500C4692" w:rsidR="00DD51FD" w:rsidRPr="00175B6E" w:rsidRDefault="00A75BD9" w:rsidP="00127B11">
            <w:pPr>
              <w:pStyle w:val="TableText"/>
              <w:cnfStyle w:val="000000000000" w:firstRow="0" w:lastRow="0" w:firstColumn="0" w:lastColumn="0" w:oddVBand="0" w:evenVBand="0" w:oddHBand="0" w:evenHBand="0" w:firstRowFirstColumn="0" w:firstRowLastColumn="0" w:lastRowFirstColumn="0" w:lastRowLastColumn="0"/>
              <w:rPr>
                <w:ins w:id="2132" w:author="Qiao, Guan Lun (RC-CN DI FA ST&amp;PM SUP IT&amp;EDGE)" w:date="2022-02-21T15:25:00Z"/>
                <w:rFonts w:ascii="Times New Roman" w:eastAsia="Microsoft YaHei UI" w:hAnsi="Times New Roman" w:cs="Times New Roman"/>
                <w:lang w:val="de-DE"/>
              </w:rPr>
            </w:pPr>
            <w:ins w:id="2133" w:author="Sun, Qingyi (EXT) (RC-CN DI FA ST&amp;PM SUP IT&amp;EDGE)" w:date="2022-02-24T10:52:00Z">
              <w:r>
                <w:rPr>
                  <w:rFonts w:ascii="Times New Roman" w:eastAsia="Microsoft YaHei UI" w:hAnsi="Times New Roman" w:cs="Times New Roman"/>
                  <w:lang w:val="de-DE"/>
                </w:rPr>
                <w:t>String</w:t>
              </w:r>
            </w:ins>
          </w:p>
        </w:tc>
        <w:tc>
          <w:tcPr>
            <w:tcW w:w="0" w:type="pct"/>
            <w:tcBorders>
              <w:top w:val="single" w:sz="4" w:space="0" w:color="A9A9A9" w:themeColor="accent3"/>
              <w:left w:val="nil"/>
              <w:bottom w:val="single" w:sz="4" w:space="0" w:color="A9A9A9" w:themeColor="accent3"/>
              <w:right w:val="nil"/>
            </w:tcBorders>
            <w:tcPrChange w:id="2134" w:author="Sun, Qingyi (EXT) (RC-CN DI FA ST&amp;PM SUP IT&amp;EDGE)" w:date="2022-02-24T11:00:00Z">
              <w:tcPr>
                <w:tcW w:w="862" w:type="pct"/>
                <w:tcBorders>
                  <w:top w:val="single" w:sz="4" w:space="0" w:color="A9A9A9" w:themeColor="accent3"/>
                  <w:left w:val="nil"/>
                  <w:bottom w:val="single" w:sz="8" w:space="0" w:color="auto"/>
                  <w:right w:val="nil"/>
                </w:tcBorders>
              </w:tcPr>
            </w:tcPrChange>
          </w:tcPr>
          <w:p w14:paraId="03E29971" w14:textId="0084CC87" w:rsidR="00DD51FD" w:rsidRPr="00175B6E" w:rsidRDefault="00C03617" w:rsidP="00127B11">
            <w:pPr>
              <w:pStyle w:val="TableText"/>
              <w:cnfStyle w:val="000000000000" w:firstRow="0" w:lastRow="0" w:firstColumn="0" w:lastColumn="0" w:oddVBand="0" w:evenVBand="0" w:oddHBand="0" w:evenHBand="0" w:firstRowFirstColumn="0" w:firstRowLastColumn="0" w:lastRowFirstColumn="0" w:lastRowLastColumn="0"/>
              <w:rPr>
                <w:ins w:id="2135" w:author="Qiao, Guan Lun (RC-CN DI FA ST&amp;PM SUP IT&amp;EDGE)" w:date="2022-02-21T15:25:00Z"/>
                <w:rFonts w:ascii="Times New Roman" w:eastAsia="Microsoft YaHei UI" w:hAnsi="Times New Roman" w:cs="Times New Roman"/>
                <w:lang w:val="de-DE"/>
              </w:rPr>
            </w:pPr>
            <w:ins w:id="2136" w:author="Sun, Qingyi (EXT) (RC-CN DI FA ST&amp;PM SUP IT&amp;EDGE)" w:date="2022-02-24T10:52:00Z">
              <w:r>
                <w:rPr>
                  <w:rFonts w:ascii="Times New Roman" w:eastAsia="Microsoft YaHei UI" w:hAnsi="Times New Roman" w:cs="Times New Roman"/>
                  <w:lang w:val="de-DE"/>
                </w:rPr>
                <w:t>Order Sheet</w:t>
              </w:r>
            </w:ins>
          </w:p>
        </w:tc>
        <w:tc>
          <w:tcPr>
            <w:tcW w:w="1448" w:type="pct"/>
            <w:tcBorders>
              <w:top w:val="single" w:sz="4" w:space="0" w:color="A9A9A9" w:themeColor="accent3"/>
              <w:left w:val="nil"/>
              <w:bottom w:val="single" w:sz="4" w:space="0" w:color="A9A9A9" w:themeColor="accent3"/>
              <w:right w:val="nil"/>
            </w:tcBorders>
            <w:tcPrChange w:id="2137" w:author="Sun, Qingyi (EXT) (RC-CN DI FA ST&amp;PM SUP IT&amp;EDGE)" w:date="2022-02-24T11:00:00Z">
              <w:tcPr>
                <w:tcW w:w="1449" w:type="pct"/>
                <w:tcBorders>
                  <w:top w:val="single" w:sz="4" w:space="0" w:color="A9A9A9" w:themeColor="accent3"/>
                  <w:left w:val="nil"/>
                  <w:bottom w:val="single" w:sz="8" w:space="0" w:color="auto"/>
                  <w:right w:val="nil"/>
                </w:tcBorders>
              </w:tcPr>
            </w:tcPrChange>
          </w:tcPr>
          <w:p w14:paraId="1580BEAD" w14:textId="3447EC7F" w:rsidR="00C808F7" w:rsidRPr="00175B6E" w:rsidRDefault="00C03617">
            <w:pPr>
              <w:pStyle w:val="TableText"/>
              <w:tabs>
                <w:tab w:val="left" w:pos="1223"/>
              </w:tabs>
              <w:cnfStyle w:val="000000000000" w:firstRow="0" w:lastRow="0" w:firstColumn="0" w:lastColumn="0" w:oddVBand="0" w:evenVBand="0" w:oddHBand="0" w:evenHBand="0" w:firstRowFirstColumn="0" w:firstRowLastColumn="0" w:lastRowFirstColumn="0" w:lastRowLastColumn="0"/>
              <w:rPr>
                <w:ins w:id="2138" w:author="Qiao, Guan Lun (RC-CN DI FA ST&amp;PM SUP IT&amp;EDGE)" w:date="2022-02-21T15:25:00Z"/>
                <w:rFonts w:ascii="Times New Roman" w:eastAsia="Microsoft YaHei UI" w:hAnsi="Times New Roman" w:cs="Times New Roman"/>
                <w:lang w:val="de-DE" w:eastAsia="zh-CN"/>
              </w:rPr>
              <w:pPrChange w:id="2139" w:author="Qingyi Sun" w:date="2022-02-24T10:53:00Z">
                <w:pPr>
                  <w:pStyle w:val="TableText"/>
                  <w:cnfStyle w:val="000000000000" w:firstRow="0" w:lastRow="0" w:firstColumn="0" w:lastColumn="0" w:oddVBand="0" w:evenVBand="0" w:oddHBand="0" w:evenHBand="0" w:firstRowFirstColumn="0" w:firstRowLastColumn="0" w:lastRowFirstColumn="0" w:lastRowLastColumn="0"/>
                </w:pPr>
              </w:pPrChange>
            </w:pPr>
            <w:ins w:id="2140" w:author="Sun, Qingyi (EXT) (RC-CN DI FA ST&amp;PM SUP IT&amp;EDGE)" w:date="2022-02-24T10:52:00Z">
              <w:r>
                <w:rPr>
                  <w:rFonts w:ascii="Times New Roman" w:eastAsia="Microsoft YaHei UI" w:hAnsi="Times New Roman" w:cs="Times New Roman"/>
                  <w:lang w:val="de-DE" w:eastAsia="zh-CN"/>
                </w:rPr>
                <w:t>Beverag</w:t>
              </w:r>
            </w:ins>
            <w:ins w:id="2141" w:author="Sun, Qingyi (EXT) (RC-CN DI FA ST&amp;PM SUP IT&amp;EDGE)" w:date="2022-02-24T10:53:00Z">
              <w:r w:rsidR="00C808F7">
                <w:rPr>
                  <w:rFonts w:ascii="Times New Roman" w:eastAsia="Microsoft YaHei UI" w:hAnsi="Times New Roman" w:cs="Times New Roman"/>
                  <w:lang w:val="de-DE" w:eastAsia="zh-CN"/>
                </w:rPr>
                <w:t>e</w:t>
              </w:r>
            </w:ins>
          </w:p>
        </w:tc>
      </w:tr>
      <w:tr w:rsidR="00C808F7" w:rsidRPr="00C06C30" w14:paraId="5507C3FC" w14:textId="77777777" w:rsidTr="00322B4A">
        <w:trPr>
          <w:ins w:id="2142" w:author="Sun, Qingyi (EXT) (RC-CN DI FA ST&amp;PM SUP IT&amp;EDGE)" w:date="2022-02-24T10:53: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Change w:id="2143" w:author="Sun, Qingyi (EXT) (RC-CN DI FA ST&amp;PM SUP IT&amp;EDGE)" w:date="2022-02-24T11:00:00Z">
              <w:tcPr>
                <w:tcW w:w="0" w:type="pct"/>
                <w:tcBorders>
                  <w:top w:val="single" w:sz="4" w:space="0" w:color="A9A9A9" w:themeColor="accent3"/>
                  <w:left w:val="nil"/>
                  <w:bottom w:val="single" w:sz="8" w:space="0" w:color="auto"/>
                  <w:right w:val="nil"/>
                </w:tcBorders>
              </w:tcPr>
            </w:tcPrChange>
          </w:tcPr>
          <w:p w14:paraId="5A286AB5" w14:textId="71508A77" w:rsidR="00C808F7" w:rsidRDefault="00C808F7" w:rsidP="00127B11">
            <w:pPr>
              <w:pStyle w:val="TableText"/>
              <w:rPr>
                <w:ins w:id="2144" w:author="Sun, Qingyi (EXT) (RC-CN DI FA ST&amp;PM SUP IT&amp;EDGE)" w:date="2022-02-24T10:53:00Z"/>
                <w:rFonts w:ascii="Times New Roman" w:eastAsia="Microsoft YaHei UI" w:hAnsi="Times New Roman" w:cs="Times New Roman"/>
                <w:lang w:val="de-DE"/>
              </w:rPr>
            </w:pPr>
            <w:ins w:id="2145" w:author="Sun, Qingyi (EXT) (RC-CN DI FA ST&amp;PM SUP IT&amp;EDGE)" w:date="2022-02-24T10:53:00Z">
              <w:r>
                <w:rPr>
                  <w:rFonts w:ascii="Times New Roman" w:eastAsia="Microsoft YaHei UI" w:hAnsi="Times New Roman" w:cs="Times New Roman"/>
                  <w:lang w:val="de-DE"/>
                </w:rPr>
                <w:t>4</w:t>
              </w:r>
            </w:ins>
          </w:p>
        </w:tc>
        <w:tc>
          <w:tcPr>
            <w:tcW w:w="1076" w:type="pct"/>
            <w:tcBorders>
              <w:top w:val="single" w:sz="4" w:space="0" w:color="A9A9A9" w:themeColor="accent3"/>
              <w:left w:val="nil"/>
              <w:bottom w:val="single" w:sz="4" w:space="0" w:color="A9A9A9" w:themeColor="accent3"/>
              <w:right w:val="nil"/>
            </w:tcBorders>
            <w:tcPrChange w:id="2146" w:author="Sun, Qingyi (EXT) (RC-CN DI FA ST&amp;PM SUP IT&amp;EDGE)" w:date="2022-02-24T11:00:00Z">
              <w:tcPr>
                <w:tcW w:w="0" w:type="pct"/>
                <w:tcBorders>
                  <w:top w:val="single" w:sz="4" w:space="0" w:color="A9A9A9" w:themeColor="accent3"/>
                  <w:left w:val="nil"/>
                  <w:bottom w:val="single" w:sz="8" w:space="0" w:color="auto"/>
                  <w:right w:val="nil"/>
                </w:tcBorders>
              </w:tcPr>
            </w:tcPrChange>
          </w:tcPr>
          <w:p w14:paraId="5B928735" w14:textId="3752CECB" w:rsidR="00C808F7" w:rsidRDefault="00C808F7" w:rsidP="00127B11">
            <w:pPr>
              <w:pStyle w:val="TableText"/>
              <w:cnfStyle w:val="000000000000" w:firstRow="0" w:lastRow="0" w:firstColumn="0" w:lastColumn="0" w:oddVBand="0" w:evenVBand="0" w:oddHBand="0" w:evenHBand="0" w:firstRowFirstColumn="0" w:firstRowLastColumn="0" w:lastRowFirstColumn="0" w:lastRowLastColumn="0"/>
              <w:rPr>
                <w:ins w:id="2147" w:author="Sun, Qingyi (EXT) (RC-CN DI FA ST&amp;PM SUP IT&amp;EDGE)" w:date="2022-02-24T10:53:00Z"/>
                <w:rFonts w:ascii="Times New Roman" w:eastAsia="Microsoft YaHei UI" w:hAnsi="Times New Roman" w:cs="Times New Roman"/>
                <w:lang w:val="de-DE"/>
              </w:rPr>
            </w:pPr>
            <w:ins w:id="2148" w:author="Sun, Qingyi (EXT) (RC-CN DI FA ST&amp;PM SUP IT&amp;EDGE)" w:date="2022-02-24T10:53:00Z">
              <w:r>
                <w:rPr>
                  <w:rFonts w:ascii="Times New Roman" w:eastAsia="Microsoft YaHei UI" w:hAnsi="Times New Roman" w:cs="Times New Roman"/>
                  <w:lang w:val="de-DE"/>
                </w:rPr>
                <w:t xml:space="preserve">Merchandise </w:t>
              </w:r>
              <w:r w:rsidR="00D77D78">
                <w:rPr>
                  <w:rFonts w:ascii="Times New Roman" w:eastAsia="Microsoft YaHei UI" w:hAnsi="Times New Roman" w:cs="Times New Roman"/>
                  <w:lang w:val="de-DE"/>
                </w:rPr>
                <w:t>Name</w:t>
              </w:r>
            </w:ins>
          </w:p>
        </w:tc>
        <w:tc>
          <w:tcPr>
            <w:tcW w:w="1022" w:type="pct"/>
            <w:tcBorders>
              <w:top w:val="single" w:sz="4" w:space="0" w:color="A9A9A9" w:themeColor="accent3"/>
              <w:left w:val="nil"/>
              <w:bottom w:val="single" w:sz="4" w:space="0" w:color="A9A9A9" w:themeColor="accent3"/>
              <w:right w:val="nil"/>
            </w:tcBorders>
            <w:tcPrChange w:id="2149" w:author="Sun, Qingyi (EXT) (RC-CN DI FA ST&amp;PM SUP IT&amp;EDGE)" w:date="2022-02-24T11:00:00Z">
              <w:tcPr>
                <w:tcW w:w="0" w:type="pct"/>
                <w:tcBorders>
                  <w:top w:val="single" w:sz="4" w:space="0" w:color="A9A9A9" w:themeColor="accent3"/>
                  <w:left w:val="nil"/>
                  <w:bottom w:val="single" w:sz="8" w:space="0" w:color="auto"/>
                  <w:right w:val="nil"/>
                </w:tcBorders>
              </w:tcPr>
            </w:tcPrChange>
          </w:tcPr>
          <w:p w14:paraId="1F59D3D9" w14:textId="76BB424A" w:rsidR="00C808F7" w:rsidRDefault="00D77D78" w:rsidP="00127B11">
            <w:pPr>
              <w:pStyle w:val="TableText"/>
              <w:cnfStyle w:val="000000000000" w:firstRow="0" w:lastRow="0" w:firstColumn="0" w:lastColumn="0" w:oddVBand="0" w:evenVBand="0" w:oddHBand="0" w:evenHBand="0" w:firstRowFirstColumn="0" w:firstRowLastColumn="0" w:lastRowFirstColumn="0" w:lastRowLastColumn="0"/>
              <w:rPr>
                <w:ins w:id="2150" w:author="Sun, Qingyi (EXT) (RC-CN DI FA ST&amp;PM SUP IT&amp;EDGE)" w:date="2022-02-24T10:53:00Z"/>
                <w:rFonts w:ascii="Times New Roman" w:eastAsia="Microsoft YaHei UI" w:hAnsi="Times New Roman" w:cs="Times New Roman"/>
                <w:lang w:val="de-DE"/>
              </w:rPr>
            </w:pPr>
            <w:ins w:id="2151" w:author="Sun, Qingyi (EXT) (RC-CN DI FA ST&amp;PM SUP IT&amp;EDGE)" w:date="2022-02-24T10:53:00Z">
              <w:r>
                <w:rPr>
                  <w:rFonts w:ascii="Times New Roman" w:eastAsia="Microsoft YaHei UI" w:hAnsi="Times New Roman" w:cs="Times New Roman"/>
                  <w:lang w:val="de-DE"/>
                </w:rPr>
                <w:t xml:space="preserve">String </w:t>
              </w:r>
            </w:ins>
          </w:p>
        </w:tc>
        <w:tc>
          <w:tcPr>
            <w:tcW w:w="0" w:type="pct"/>
            <w:tcBorders>
              <w:top w:val="single" w:sz="4" w:space="0" w:color="A9A9A9" w:themeColor="accent3"/>
              <w:left w:val="nil"/>
              <w:bottom w:val="single" w:sz="4" w:space="0" w:color="A9A9A9" w:themeColor="accent3"/>
              <w:right w:val="nil"/>
            </w:tcBorders>
            <w:tcPrChange w:id="2152" w:author="Sun, Qingyi (EXT) (RC-CN DI FA ST&amp;PM SUP IT&amp;EDGE)" w:date="2022-02-24T11:00:00Z">
              <w:tcPr>
                <w:tcW w:w="862" w:type="pct"/>
                <w:tcBorders>
                  <w:top w:val="single" w:sz="4" w:space="0" w:color="A9A9A9" w:themeColor="accent3"/>
                  <w:left w:val="nil"/>
                  <w:bottom w:val="single" w:sz="8" w:space="0" w:color="auto"/>
                  <w:right w:val="nil"/>
                </w:tcBorders>
              </w:tcPr>
            </w:tcPrChange>
          </w:tcPr>
          <w:p w14:paraId="5420EC45" w14:textId="553DCE78" w:rsidR="00C808F7" w:rsidRDefault="00D77D78" w:rsidP="00127B11">
            <w:pPr>
              <w:pStyle w:val="TableText"/>
              <w:cnfStyle w:val="000000000000" w:firstRow="0" w:lastRow="0" w:firstColumn="0" w:lastColumn="0" w:oddVBand="0" w:evenVBand="0" w:oddHBand="0" w:evenHBand="0" w:firstRowFirstColumn="0" w:firstRowLastColumn="0" w:lastRowFirstColumn="0" w:lastRowLastColumn="0"/>
              <w:rPr>
                <w:ins w:id="2153" w:author="Sun, Qingyi (EXT) (RC-CN DI FA ST&amp;PM SUP IT&amp;EDGE)" w:date="2022-02-24T10:53:00Z"/>
                <w:rFonts w:ascii="Times New Roman" w:eastAsia="Microsoft YaHei UI" w:hAnsi="Times New Roman" w:cs="Times New Roman"/>
                <w:lang w:val="de-DE"/>
              </w:rPr>
            </w:pPr>
            <w:ins w:id="2154" w:author="Sun, Qingyi (EXT) (RC-CN DI FA ST&amp;PM SUP IT&amp;EDGE)" w:date="2022-02-24T10:53:00Z">
              <w:r>
                <w:rPr>
                  <w:rFonts w:ascii="Times New Roman" w:eastAsia="Microsoft YaHei UI" w:hAnsi="Times New Roman" w:cs="Times New Roman"/>
                  <w:lang w:val="de-DE"/>
                </w:rPr>
                <w:t>Order Sheet</w:t>
              </w:r>
            </w:ins>
          </w:p>
        </w:tc>
        <w:tc>
          <w:tcPr>
            <w:tcW w:w="1448" w:type="pct"/>
            <w:tcBorders>
              <w:top w:val="single" w:sz="4" w:space="0" w:color="A9A9A9" w:themeColor="accent3"/>
              <w:left w:val="nil"/>
              <w:bottom w:val="single" w:sz="4" w:space="0" w:color="A9A9A9" w:themeColor="accent3"/>
              <w:right w:val="nil"/>
            </w:tcBorders>
            <w:tcPrChange w:id="2155" w:author="Sun, Qingyi (EXT) (RC-CN DI FA ST&amp;PM SUP IT&amp;EDGE)" w:date="2022-02-24T11:00:00Z">
              <w:tcPr>
                <w:tcW w:w="1449" w:type="pct"/>
                <w:tcBorders>
                  <w:top w:val="single" w:sz="4" w:space="0" w:color="A9A9A9" w:themeColor="accent3"/>
                  <w:left w:val="nil"/>
                  <w:bottom w:val="single" w:sz="8" w:space="0" w:color="auto"/>
                  <w:right w:val="nil"/>
                </w:tcBorders>
              </w:tcPr>
            </w:tcPrChange>
          </w:tcPr>
          <w:p w14:paraId="0E14F500" w14:textId="1AF0656F" w:rsidR="00C808F7" w:rsidRDefault="00D77D78" w:rsidP="00C808F7">
            <w:pPr>
              <w:pStyle w:val="TableText"/>
              <w:tabs>
                <w:tab w:val="left" w:pos="1223"/>
              </w:tabs>
              <w:cnfStyle w:val="000000000000" w:firstRow="0" w:lastRow="0" w:firstColumn="0" w:lastColumn="0" w:oddVBand="0" w:evenVBand="0" w:oddHBand="0" w:evenHBand="0" w:firstRowFirstColumn="0" w:firstRowLastColumn="0" w:lastRowFirstColumn="0" w:lastRowLastColumn="0"/>
              <w:rPr>
                <w:ins w:id="2156" w:author="Sun, Qingyi (EXT) (RC-CN DI FA ST&amp;PM SUP IT&amp;EDGE)" w:date="2022-02-24T10:53:00Z"/>
                <w:rFonts w:ascii="Times New Roman" w:eastAsia="Microsoft YaHei UI" w:hAnsi="Times New Roman" w:cs="Times New Roman"/>
                <w:lang w:val="de-DE" w:eastAsia="zh-CN"/>
              </w:rPr>
            </w:pPr>
            <w:ins w:id="2157" w:author="Sun, Qingyi (EXT) (RC-CN DI FA ST&amp;PM SUP IT&amp;EDGE)" w:date="2022-02-24T10:53:00Z">
              <w:r>
                <w:rPr>
                  <w:rFonts w:ascii="Times New Roman" w:eastAsia="Microsoft YaHei UI" w:hAnsi="Times New Roman" w:cs="Times New Roman" w:hint="eastAsia"/>
                  <w:lang w:val="de-DE" w:eastAsia="zh-CN"/>
                </w:rPr>
                <w:t>冰红茶</w:t>
              </w:r>
            </w:ins>
          </w:p>
        </w:tc>
      </w:tr>
    </w:tbl>
    <w:p w14:paraId="6805443D" w14:textId="77777777" w:rsidR="00DD51FD" w:rsidRDefault="00DD51FD">
      <w:pPr>
        <w:pStyle w:val="ListParagraph"/>
        <w:numPr>
          <w:ilvl w:val="0"/>
          <w:numId w:val="85"/>
        </w:numPr>
        <w:spacing w:after="130"/>
        <w:jc w:val="both"/>
        <w:rPr>
          <w:ins w:id="2158" w:author="Qiao, Guan Lun (RC-CN DI FA ST&amp;PM SUP IT&amp;EDGE)" w:date="2022-02-21T15:25:00Z"/>
          <w:rFonts w:ascii="Times New Roman" w:eastAsia="Microsoft YaHei UI" w:hAnsi="Times New Roman" w:cs="Times New Roman"/>
          <w:lang w:eastAsia="zh-CN"/>
        </w:rPr>
        <w:pPrChange w:id="2159" w:author="Qiao, Guan Lun (RC-CN DI FA ST&amp;PM SUP IT&amp;EDGE)" w:date="2022-02-21T15:27:00Z">
          <w:pPr>
            <w:pStyle w:val="ListParagraph"/>
            <w:numPr>
              <w:numId w:val="39"/>
            </w:numPr>
            <w:spacing w:after="130"/>
            <w:ind w:left="360" w:hanging="360"/>
            <w:jc w:val="both"/>
          </w:pPr>
        </w:pPrChange>
      </w:pPr>
      <w:ins w:id="2160" w:author="Qiao, Guan Lun (RC-CN DI FA ST&amp;PM SUP IT&amp;EDGE)" w:date="2022-02-21T15:25:00Z">
        <w:r w:rsidRPr="00175B6E">
          <w:rPr>
            <w:rFonts w:ascii="Times New Roman" w:eastAsia="Microsoft YaHei UI" w:hAnsi="Times New Roman" w:cs="Times New Roman" w:hint="eastAsia"/>
            <w:lang w:eastAsia="zh-CN"/>
          </w:rPr>
          <w:t>输出项</w:t>
        </w:r>
      </w:ins>
    </w:p>
    <w:p w14:paraId="25F63F7D" w14:textId="36D11F5E" w:rsidR="00322B4A" w:rsidRDefault="00DA57D1" w:rsidP="00674D97">
      <w:pPr>
        <w:pStyle w:val="ListParagraph"/>
        <w:numPr>
          <w:ilvl w:val="0"/>
          <w:numId w:val="86"/>
        </w:numPr>
        <w:spacing w:after="130"/>
        <w:jc w:val="both"/>
        <w:rPr>
          <w:ins w:id="2161" w:author="Sun, Qingyi (EXT) (RC-CN DI FA ST&amp;PM SUP IT&amp;EDGE)" w:date="2022-02-24T10:59:00Z"/>
          <w:rFonts w:ascii="Times New Roman" w:eastAsia="Microsoft YaHei UI" w:hAnsi="Times New Roman" w:cs="Times New Roman"/>
          <w:lang w:eastAsia="zh-CN"/>
        </w:rPr>
      </w:pPr>
      <w:ins w:id="2162" w:author="Qiao, Guan Lun (RC-CN DI FA ST&amp;PM SUP IT&amp;EDGE)" w:date="2022-02-21T15:29:00Z">
        <w:del w:id="2163" w:author="Sun, Qingyi (EXT) (RC-CN DI FA ST&amp;PM SUP IT&amp;EDGE)" w:date="2022-02-24T10:55:00Z">
          <w:r w:rsidDel="00674D97">
            <w:rPr>
              <w:rFonts w:ascii="Times New Roman" w:eastAsia="Microsoft YaHei UI" w:hAnsi="Times New Roman" w:cs="Times New Roman" w:hint="eastAsia"/>
              <w:lang w:eastAsia="zh-CN"/>
            </w:rPr>
            <w:delText>描述</w:delText>
          </w:r>
        </w:del>
      </w:ins>
      <w:ins w:id="2164" w:author="Sun, Qingyi (EXT) (RC-CN DI FA ST&amp;PM SUP IT&amp;EDGE)" w:date="2022-02-24T10:56:00Z">
        <w:r w:rsidR="00FB1CFB">
          <w:rPr>
            <w:rFonts w:ascii="Times New Roman" w:eastAsia="Microsoft YaHei UI" w:hAnsi="Times New Roman" w:cs="Times New Roman" w:hint="eastAsia"/>
            <w:lang w:eastAsia="zh-CN"/>
          </w:rPr>
          <w:t xml:space="preserve"> </w:t>
        </w:r>
      </w:ins>
      <w:ins w:id="2165" w:author="Sun, Qingyi (EXT) (RC-CN DI FA ST&amp;PM SUP IT&amp;EDGE)" w:date="2022-02-24T10:59:00Z">
        <w:r w:rsidR="00322B4A">
          <w:rPr>
            <w:rFonts w:ascii="Times New Roman" w:eastAsia="Microsoft YaHei UI" w:hAnsi="Times New Roman" w:cs="Times New Roman" w:hint="eastAsia"/>
            <w:lang w:eastAsia="zh-CN"/>
          </w:rPr>
          <w:t>判下单信息是否</w:t>
        </w:r>
      </w:ins>
      <w:ins w:id="2166" w:author="Sun, Qingyi (EXT) (RC-CN DI FA ST&amp;PM SUP IT&amp;EDGE)" w:date="2022-02-24T11:00:00Z">
        <w:r w:rsidR="00BF3641">
          <w:rPr>
            <w:rFonts w:ascii="Times New Roman" w:eastAsia="Microsoft YaHei UI" w:hAnsi="Times New Roman" w:cs="Times New Roman" w:hint="eastAsia"/>
            <w:lang w:eastAsia="zh-CN"/>
          </w:rPr>
          <w:t>有</w:t>
        </w:r>
        <w:r w:rsidR="002738CC">
          <w:rPr>
            <w:rFonts w:ascii="Times New Roman" w:eastAsia="Microsoft YaHei UI" w:hAnsi="Times New Roman" w:cs="Times New Roman" w:hint="eastAsia"/>
            <w:lang w:eastAsia="zh-CN"/>
          </w:rPr>
          <w:t>空</w:t>
        </w:r>
      </w:ins>
    </w:p>
    <w:p w14:paraId="7CE202B9" w14:textId="364C3E13" w:rsidR="00663A62" w:rsidRDefault="00663A62" w:rsidP="00674D97">
      <w:pPr>
        <w:pStyle w:val="ListParagraph"/>
        <w:numPr>
          <w:ilvl w:val="0"/>
          <w:numId w:val="86"/>
        </w:numPr>
        <w:spacing w:after="130"/>
        <w:jc w:val="both"/>
        <w:rPr>
          <w:ins w:id="2167" w:author="Sun, Qingyi (EXT) (RC-CN DI FA ST&amp;PM SUP IT&amp;EDGE)" w:date="2022-02-24T10:57:00Z"/>
          <w:rFonts w:ascii="Times New Roman" w:eastAsia="Microsoft YaHei UI" w:hAnsi="Times New Roman" w:cs="Times New Roman"/>
          <w:lang w:eastAsia="zh-CN"/>
        </w:rPr>
      </w:pPr>
      <w:ins w:id="2168" w:author="Sun, Qingyi (EXT) (RC-CN DI FA ST&amp;PM SUP IT&amp;EDGE)" w:date="2022-02-24T10:57:00Z">
        <w:r>
          <w:rPr>
            <w:rFonts w:ascii="Times New Roman" w:eastAsia="Microsoft YaHei UI" w:hAnsi="Times New Roman" w:cs="Times New Roman" w:hint="eastAsia"/>
            <w:lang w:eastAsia="zh-CN"/>
          </w:rPr>
          <w:t>用户状态是否可下单</w:t>
        </w:r>
      </w:ins>
    </w:p>
    <w:p w14:paraId="22B200D0" w14:textId="45372B6C" w:rsidR="00B25F74" w:rsidRDefault="00CB36D7" w:rsidP="00674D97">
      <w:pPr>
        <w:pStyle w:val="ListParagraph"/>
        <w:numPr>
          <w:ilvl w:val="0"/>
          <w:numId w:val="86"/>
        </w:numPr>
        <w:spacing w:after="130"/>
        <w:jc w:val="both"/>
        <w:rPr>
          <w:ins w:id="2169" w:author="Sun, Qingyi (EXT) (RC-CN DI FA ST&amp;PM SUP IT&amp;EDGE)" w:date="2022-02-24T10:55:00Z"/>
          <w:rFonts w:ascii="Times New Roman" w:eastAsia="Microsoft YaHei UI" w:hAnsi="Times New Roman" w:cs="Times New Roman"/>
          <w:lang w:eastAsia="zh-CN"/>
        </w:rPr>
      </w:pPr>
      <w:ins w:id="2170" w:author="Sun, Qingyi (EXT) (RC-CN DI FA ST&amp;PM SUP IT&amp;EDGE)" w:date="2022-02-24T10:56:00Z">
        <w:r>
          <w:rPr>
            <w:rFonts w:ascii="Times New Roman" w:eastAsia="Microsoft YaHei UI" w:hAnsi="Times New Roman" w:cs="Times New Roman" w:hint="eastAsia"/>
            <w:lang w:eastAsia="zh-CN"/>
          </w:rPr>
          <w:t>下单物品是否还有库存</w:t>
        </w:r>
      </w:ins>
    </w:p>
    <w:p w14:paraId="16B02D95" w14:textId="3A628EEB" w:rsidR="00674D97" w:rsidRDefault="00621D5F" w:rsidP="00674D97">
      <w:pPr>
        <w:pStyle w:val="ListParagraph"/>
        <w:numPr>
          <w:ilvl w:val="0"/>
          <w:numId w:val="86"/>
        </w:numPr>
        <w:spacing w:after="130"/>
        <w:jc w:val="both"/>
        <w:rPr>
          <w:ins w:id="2171" w:author="Sun, Qingyi (EXT) (RC-CN DI FA ST&amp;PM SUP IT&amp;EDGE)" w:date="2022-02-24T10:57:00Z"/>
          <w:rFonts w:ascii="Times New Roman" w:eastAsia="Microsoft YaHei UI" w:hAnsi="Times New Roman" w:cs="Times New Roman"/>
          <w:lang w:eastAsia="zh-CN"/>
        </w:rPr>
      </w:pPr>
      <w:ins w:id="2172" w:author="Sun, Qingyi (EXT) (RC-CN DI FA ST&amp;PM SUP IT&amp;EDGE)" w:date="2022-02-24T10:57:00Z">
        <w:r>
          <w:rPr>
            <w:rFonts w:ascii="Times New Roman" w:eastAsia="Microsoft YaHei UI" w:hAnsi="Times New Roman" w:cs="Times New Roman" w:hint="eastAsia"/>
            <w:lang w:eastAsia="zh-CN"/>
          </w:rPr>
          <w:t>订单是否成功</w:t>
        </w:r>
      </w:ins>
    </w:p>
    <w:p w14:paraId="765E9ADC" w14:textId="1B1CE77E" w:rsidR="00621D5F" w:rsidRPr="00674D97" w:rsidRDefault="00621D5F">
      <w:pPr>
        <w:pStyle w:val="ListParagraph"/>
        <w:numPr>
          <w:ilvl w:val="0"/>
          <w:numId w:val="86"/>
        </w:numPr>
        <w:spacing w:after="130"/>
        <w:jc w:val="both"/>
        <w:rPr>
          <w:ins w:id="2173" w:author="Qiao, Guan Lun (RC-CN DI FA ST&amp;PM SUP IT&amp;EDGE)" w:date="2022-02-21T15:25:00Z"/>
          <w:rFonts w:ascii="Times New Roman" w:eastAsia="Microsoft YaHei UI" w:hAnsi="Times New Roman" w:cs="Times New Roman" w:hint="eastAsia"/>
          <w:lang w:eastAsia="zh-CN"/>
          <w:rPrChange w:id="2174" w:author="Sun, Qingyi (EXT) (RC-CN DI FA ST&amp;PM SUP IT&amp;EDGE)" w:date="2022-02-24T10:55:00Z">
            <w:rPr>
              <w:ins w:id="2175" w:author="Qiao, Guan Lun (RC-CN DI FA ST&amp;PM SUP IT&amp;EDGE)" w:date="2022-02-21T15:25:00Z"/>
              <w:rFonts w:hint="eastAsia"/>
              <w:lang w:eastAsia="zh-CN"/>
            </w:rPr>
          </w:rPrChange>
        </w:rPr>
        <w:pPrChange w:id="2176" w:author="Sun, Qingyi (EXT) (RC-CN DI FA ST&amp;PM SUP IT&amp;EDGE)" w:date="2022-02-24T10:55:00Z">
          <w:pPr>
            <w:pStyle w:val="ListParagraph"/>
            <w:numPr>
              <w:numId w:val="74"/>
            </w:numPr>
            <w:spacing w:after="130"/>
            <w:ind w:left="720" w:hanging="360"/>
            <w:jc w:val="both"/>
          </w:pPr>
        </w:pPrChange>
      </w:pPr>
      <w:ins w:id="2177" w:author="Sun, Qingyi (EXT) (RC-CN DI FA ST&amp;PM SUP IT&amp;EDGE)" w:date="2022-02-24T10:57:00Z">
        <w:r>
          <w:rPr>
            <w:rFonts w:ascii="Times New Roman" w:eastAsia="Microsoft YaHei UI" w:hAnsi="Times New Roman" w:cs="Times New Roman" w:hint="eastAsia"/>
            <w:lang w:eastAsia="zh-CN"/>
          </w:rPr>
          <w:t>判断下单成功后，</w:t>
        </w:r>
        <w:r>
          <w:rPr>
            <w:rFonts w:ascii="Times New Roman" w:eastAsia="Microsoft YaHei UI" w:hAnsi="Times New Roman" w:cs="Times New Roman" w:hint="eastAsia"/>
            <w:lang w:eastAsia="zh-CN"/>
          </w:rPr>
          <w:t xml:space="preserve"> </w:t>
        </w:r>
        <w:r>
          <w:rPr>
            <w:rFonts w:ascii="Times New Roman" w:eastAsia="Microsoft YaHei UI" w:hAnsi="Times New Roman" w:cs="Times New Roman" w:hint="eastAsia"/>
            <w:lang w:eastAsia="zh-CN"/>
          </w:rPr>
          <w:t>自动</w:t>
        </w:r>
      </w:ins>
      <w:ins w:id="2178" w:author="Sun, Qingyi (EXT) (RC-CN DI FA ST&amp;PM SUP IT&amp;EDGE)" w:date="2022-03-01T14:02:00Z">
        <w:r w:rsidR="00736140">
          <w:rPr>
            <w:rFonts w:ascii="Times New Roman" w:eastAsia="Microsoft YaHei UI" w:hAnsi="Times New Roman" w:cs="Times New Roman" w:hint="eastAsia"/>
            <w:lang w:eastAsia="zh-CN"/>
          </w:rPr>
          <w:t>更新</w:t>
        </w:r>
      </w:ins>
      <w:ins w:id="2179" w:author="Sun, Qingyi (EXT) (RC-CN DI FA ST&amp;PM SUP IT&amp;EDGE)" w:date="2022-02-24T10:57:00Z">
        <w:r>
          <w:rPr>
            <w:rFonts w:ascii="Times New Roman" w:eastAsia="Microsoft YaHei UI" w:hAnsi="Times New Roman" w:cs="Times New Roman" w:hint="eastAsia"/>
            <w:lang w:eastAsia="zh-CN"/>
          </w:rPr>
          <w:t>A</w:t>
        </w:r>
        <w:r>
          <w:rPr>
            <w:rFonts w:ascii="Times New Roman" w:eastAsia="Microsoft YaHei UI" w:hAnsi="Times New Roman" w:cs="Times New Roman"/>
            <w:lang w:eastAsia="zh-CN"/>
          </w:rPr>
          <w:t>GV</w:t>
        </w:r>
        <w:r>
          <w:rPr>
            <w:rFonts w:ascii="Times New Roman" w:eastAsia="Microsoft YaHei UI" w:hAnsi="Times New Roman" w:cs="Times New Roman" w:hint="eastAsia"/>
            <w:lang w:eastAsia="zh-CN"/>
          </w:rPr>
          <w:t>信息显示界面</w:t>
        </w:r>
      </w:ins>
    </w:p>
    <w:p w14:paraId="21D5F751" w14:textId="77777777" w:rsidR="00DD51FD" w:rsidRPr="00175B6E" w:rsidRDefault="00DD51FD">
      <w:pPr>
        <w:pStyle w:val="ListParagraph"/>
        <w:numPr>
          <w:ilvl w:val="0"/>
          <w:numId w:val="85"/>
        </w:numPr>
        <w:spacing w:after="130"/>
        <w:jc w:val="both"/>
        <w:rPr>
          <w:ins w:id="2180" w:author="Qiao, Guan Lun (RC-CN DI FA ST&amp;PM SUP IT&amp;EDGE)" w:date="2022-02-21T15:25:00Z"/>
          <w:rFonts w:ascii="Times New Roman" w:eastAsia="Microsoft YaHei UI" w:hAnsi="Times New Roman" w:cs="Times New Roman"/>
          <w:lang w:eastAsia="zh-CN"/>
        </w:rPr>
        <w:pPrChange w:id="2181" w:author="Qiao, Guan Lun (RC-CN DI FA ST&amp;PM SUP IT&amp;EDGE)" w:date="2022-02-21T15:27:00Z">
          <w:pPr>
            <w:pStyle w:val="ListParagraph"/>
            <w:numPr>
              <w:numId w:val="39"/>
            </w:numPr>
            <w:spacing w:after="130"/>
            <w:ind w:left="360" w:hanging="360"/>
            <w:jc w:val="both"/>
          </w:pPr>
        </w:pPrChange>
      </w:pPr>
      <w:ins w:id="2182" w:author="Qiao, Guan Lun (RC-CN DI FA ST&amp;PM SUP IT&amp;EDGE)" w:date="2022-02-21T15:25:00Z">
        <w:r w:rsidRPr="00175B6E">
          <w:rPr>
            <w:rFonts w:ascii="Times New Roman" w:eastAsia="Microsoft YaHei UI" w:hAnsi="Times New Roman" w:cs="Times New Roman" w:hint="eastAsia"/>
            <w:lang w:eastAsia="zh-CN"/>
          </w:rPr>
          <w:t>程序描述</w:t>
        </w:r>
      </w:ins>
    </w:p>
    <w:p w14:paraId="034AF87B" w14:textId="62521998" w:rsidR="00403870" w:rsidRDefault="00DA57D1">
      <w:pPr>
        <w:pStyle w:val="ListParagraph"/>
        <w:numPr>
          <w:ilvl w:val="0"/>
          <w:numId w:val="87"/>
        </w:numPr>
        <w:rPr>
          <w:ins w:id="2183" w:author="Sun, Qingyi (EXT) (RC-CN DI FA ST&amp;PM SUP IT&amp;EDGE)" w:date="2022-02-24T13:19:00Z"/>
          <w:rFonts w:ascii="Times New Roman" w:eastAsia="Microsoft YaHei UI" w:hAnsi="Times New Roman" w:cs="Times New Roman"/>
          <w:lang w:eastAsia="zh-CN"/>
        </w:rPr>
      </w:pPr>
      <w:ins w:id="2184" w:author="Qiao, Guan Lun (RC-CN DI FA ST&amp;PM SUP IT&amp;EDGE)" w:date="2022-02-21T15:29:00Z">
        <w:del w:id="2185" w:author="Sun, Qingyi (EXT) (RC-CN DI FA ST&amp;PM SUP IT&amp;EDGE)" w:date="2022-02-24T10:58:00Z">
          <w:r w:rsidDel="00F2339B">
            <w:rPr>
              <w:rFonts w:ascii="Times New Roman" w:eastAsia="Microsoft YaHei UI" w:hAnsi="Times New Roman" w:cs="Times New Roman" w:hint="eastAsia"/>
              <w:lang w:eastAsia="zh-CN"/>
            </w:rPr>
            <w:delText>描述</w:delText>
          </w:r>
        </w:del>
      </w:ins>
      <w:ins w:id="2186" w:author="Sun, Qingyi (EXT) (RC-CN DI FA ST&amp;PM SUP IT&amp;EDGE)" w:date="2022-02-24T13:19:00Z">
        <w:r w:rsidR="00727EC0">
          <w:rPr>
            <w:rFonts w:ascii="Times New Roman" w:eastAsia="Microsoft YaHei UI" w:hAnsi="Times New Roman" w:cs="Times New Roman" w:hint="eastAsia"/>
            <w:lang w:eastAsia="zh-CN"/>
          </w:rPr>
          <w:t xml:space="preserve"> </w:t>
        </w:r>
        <w:r w:rsidR="00727EC0">
          <w:rPr>
            <w:rFonts w:ascii="Times New Roman" w:eastAsia="Microsoft YaHei UI" w:hAnsi="Times New Roman" w:cs="Times New Roman" w:hint="eastAsia"/>
            <w:lang w:eastAsia="zh-CN"/>
          </w:rPr>
          <w:t>对于提交订单的用户，判断用户</w:t>
        </w:r>
        <w:r w:rsidR="00403870">
          <w:rPr>
            <w:rFonts w:ascii="Times New Roman" w:eastAsia="Microsoft YaHei UI" w:hAnsi="Times New Roman" w:cs="Times New Roman" w:hint="eastAsia"/>
            <w:lang w:eastAsia="zh-CN"/>
          </w:rPr>
          <w:t>的状态是否可以下单</w:t>
        </w:r>
      </w:ins>
      <w:ins w:id="2187" w:author="Sun, Qingyi (EXT) (RC-CN DI FA ST&amp;PM SUP IT&amp;EDGE)" w:date="2022-02-24T13:21:00Z">
        <w:r w:rsidR="00BF7CC6">
          <w:rPr>
            <w:rFonts w:ascii="Times New Roman" w:eastAsia="Microsoft YaHei UI" w:hAnsi="Times New Roman" w:cs="Times New Roman" w:hint="eastAsia"/>
            <w:lang w:eastAsia="zh-CN"/>
          </w:rPr>
          <w:t>。如用户当前有关联的未完成订单，则判断下单失败，提示用户</w:t>
        </w:r>
        <w:r w:rsidR="000F5D68">
          <w:rPr>
            <w:rFonts w:ascii="Times New Roman" w:eastAsia="Microsoft YaHei UI" w:hAnsi="Times New Roman" w:cs="Times New Roman" w:hint="eastAsia"/>
            <w:lang w:eastAsia="zh-CN"/>
          </w:rPr>
          <w:t>需等待上一单完成再创建新的订单</w:t>
        </w:r>
      </w:ins>
    </w:p>
    <w:p w14:paraId="0F6DE87F" w14:textId="54B6CAB2" w:rsidR="00DD51FD" w:rsidRDefault="00403870">
      <w:pPr>
        <w:pStyle w:val="ListParagraph"/>
        <w:numPr>
          <w:ilvl w:val="0"/>
          <w:numId w:val="87"/>
        </w:numPr>
        <w:rPr>
          <w:ins w:id="2188" w:author="Sun, Qingyi (EXT) (RC-CN DI FA ST&amp;PM SUP IT&amp;EDGE)" w:date="2022-02-24T13:22:00Z"/>
          <w:rFonts w:ascii="Times New Roman" w:eastAsia="Microsoft YaHei UI" w:hAnsi="Times New Roman" w:cs="Times New Roman"/>
          <w:lang w:eastAsia="zh-CN"/>
        </w:rPr>
      </w:pPr>
      <w:ins w:id="2189" w:author="Sun, Qingyi (EXT) (RC-CN DI FA ST&amp;PM SUP IT&amp;EDGE)" w:date="2022-02-24T13:20:00Z">
        <w:r>
          <w:rPr>
            <w:rFonts w:ascii="Times New Roman" w:eastAsia="Microsoft YaHei UI" w:hAnsi="Times New Roman" w:cs="Times New Roman" w:hint="eastAsia"/>
            <w:lang w:eastAsia="zh-CN"/>
          </w:rPr>
          <w:t>如用户当前无关联订单，则查看</w:t>
        </w:r>
        <w:r w:rsidR="00A8542C">
          <w:rPr>
            <w:rFonts w:ascii="Times New Roman" w:eastAsia="Microsoft YaHei UI" w:hAnsi="Times New Roman" w:cs="Times New Roman" w:hint="eastAsia"/>
            <w:lang w:eastAsia="zh-CN"/>
          </w:rPr>
          <w:t>用户订单输入是否有效</w:t>
        </w:r>
      </w:ins>
      <w:ins w:id="2190" w:author="Sun, Qingyi (EXT) (RC-CN DI FA ST&amp;PM SUP IT&amp;EDGE)" w:date="2022-02-24T13:21:00Z">
        <w:r w:rsidR="00BF7CC6">
          <w:rPr>
            <w:rFonts w:ascii="Times New Roman" w:eastAsia="Microsoft YaHei UI" w:hAnsi="Times New Roman" w:cs="Times New Roman" w:hint="eastAsia"/>
            <w:lang w:eastAsia="zh-CN"/>
          </w:rPr>
          <w:t>。</w:t>
        </w:r>
      </w:ins>
      <w:ins w:id="2191" w:author="Sun, Qingyi (EXT) (RC-CN DI FA ST&amp;PM SUP IT&amp;EDGE)" w:date="2022-02-24T10:58:00Z">
        <w:r w:rsidR="00E84EDE">
          <w:rPr>
            <w:rFonts w:ascii="Times New Roman" w:eastAsia="Microsoft YaHei UI" w:hAnsi="Times New Roman" w:cs="Times New Roman" w:hint="eastAsia"/>
            <w:lang w:eastAsia="zh-CN"/>
          </w:rPr>
          <w:t xml:space="preserve"> </w:t>
        </w:r>
      </w:ins>
      <w:ins w:id="2192" w:author="Sun, Qingyi (EXT) (RC-CN DI FA ST&amp;PM SUP IT&amp;EDGE)" w:date="2022-02-24T13:22:00Z">
        <w:r w:rsidR="000F5D68">
          <w:rPr>
            <w:rFonts w:ascii="Times New Roman" w:eastAsia="Microsoft YaHei UI" w:hAnsi="Times New Roman" w:cs="Times New Roman" w:hint="eastAsia"/>
            <w:lang w:eastAsia="zh-CN"/>
          </w:rPr>
          <w:t>如订购物品无库存，则判断下失败，提示用户相关信息。</w:t>
        </w:r>
      </w:ins>
    </w:p>
    <w:p w14:paraId="61F57050" w14:textId="2A370D70" w:rsidR="000F5D68" w:rsidRPr="00A23CC7" w:rsidRDefault="006A747E" w:rsidP="00A23CC7">
      <w:pPr>
        <w:pStyle w:val="ListParagraph"/>
        <w:numPr>
          <w:ilvl w:val="0"/>
          <w:numId w:val="87"/>
        </w:numPr>
        <w:rPr>
          <w:ins w:id="2193" w:author="Sun, Qingyi (EXT) (RC-CN DI FA ST&amp;PM SUP IT&amp;EDGE)" w:date="2022-02-24T13:23:00Z"/>
          <w:rFonts w:ascii="Times New Roman" w:eastAsia="Microsoft YaHei UI" w:hAnsi="Times New Roman" w:cs="Times New Roman"/>
          <w:lang w:eastAsia="zh-CN"/>
          <w:rPrChange w:id="2194" w:author="Sun, Qingyi (EXT) (RC-CN DI FA ST&amp;PM SUP IT&amp;EDGE)" w:date="2022-03-01T14:02:00Z">
            <w:rPr>
              <w:ins w:id="2195" w:author="Sun, Qingyi (EXT) (RC-CN DI FA ST&amp;PM SUP IT&amp;EDGE)" w:date="2022-02-24T13:23:00Z"/>
              <w:lang w:eastAsia="zh-CN"/>
            </w:rPr>
          </w:rPrChange>
        </w:rPr>
      </w:pPr>
      <w:ins w:id="2196" w:author="Sun, Qingyi (EXT) (RC-CN DI FA ST&amp;PM SUP IT&amp;EDGE)" w:date="2022-02-24T13:22:00Z">
        <w:r>
          <w:rPr>
            <w:rFonts w:ascii="Times New Roman" w:eastAsia="Microsoft YaHei UI" w:hAnsi="Times New Roman" w:cs="Times New Roman" w:hint="eastAsia"/>
            <w:lang w:eastAsia="zh-CN"/>
          </w:rPr>
          <w:t>如用户下单成功，修改用户的可下单状态</w:t>
        </w:r>
      </w:ins>
      <w:ins w:id="2197" w:author="Sun, Qingyi (EXT) (RC-CN DI FA ST&amp;PM SUP IT&amp;EDGE)" w:date="2022-02-24T13:27:00Z">
        <w:r w:rsidR="00A86DD1">
          <w:rPr>
            <w:rFonts w:ascii="Times New Roman" w:eastAsia="Microsoft YaHei UI" w:hAnsi="Times New Roman" w:cs="Times New Roman" w:hint="eastAsia"/>
            <w:lang w:eastAsia="zh-CN"/>
          </w:rPr>
          <w:t>与订单状态</w:t>
        </w:r>
      </w:ins>
      <w:ins w:id="2198" w:author="Sun, Qingyi (EXT) (RC-CN DI FA ST&amp;PM SUP IT&amp;EDGE)" w:date="2022-02-24T13:22:00Z">
        <w:r>
          <w:rPr>
            <w:rFonts w:ascii="Times New Roman" w:eastAsia="Microsoft YaHei UI" w:hAnsi="Times New Roman" w:cs="Times New Roman" w:hint="eastAsia"/>
            <w:lang w:eastAsia="zh-CN"/>
          </w:rPr>
          <w:t>，</w:t>
        </w:r>
      </w:ins>
      <w:ins w:id="2199" w:author="Sun, Qingyi (EXT) (RC-CN DI FA ST&amp;PM SUP IT&amp;EDGE)" w:date="2022-03-01T14:02:00Z">
        <w:r w:rsidR="00A23CC7">
          <w:rPr>
            <w:rFonts w:ascii="Times New Roman" w:eastAsia="Microsoft YaHei UI" w:hAnsi="Times New Roman" w:cs="Times New Roman" w:hint="eastAsia"/>
            <w:lang w:eastAsia="zh-CN"/>
          </w:rPr>
          <w:t>激活</w:t>
        </w:r>
      </w:ins>
      <w:ins w:id="2200" w:author="Sun, Qingyi (EXT) (RC-CN DI FA ST&amp;PM SUP IT&amp;EDGE)" w:date="2022-02-24T13:22:00Z">
        <w:r>
          <w:rPr>
            <w:rFonts w:ascii="Times New Roman" w:eastAsia="Microsoft YaHei UI" w:hAnsi="Times New Roman" w:cs="Times New Roman" w:hint="eastAsia"/>
            <w:lang w:eastAsia="zh-CN"/>
          </w:rPr>
          <w:t>订单确认</w:t>
        </w:r>
      </w:ins>
      <w:ins w:id="2201" w:author="Sun, Qingyi (EXT) (RC-CN DI FA ST&amp;PM SUP IT&amp;EDGE)" w:date="2022-03-01T14:03:00Z">
        <w:r w:rsidR="00A23CC7">
          <w:rPr>
            <w:rFonts w:ascii="Times New Roman" w:eastAsia="Microsoft YaHei UI" w:hAnsi="Times New Roman" w:cs="Times New Roman" w:hint="eastAsia"/>
            <w:lang w:eastAsia="zh-CN"/>
          </w:rPr>
          <w:t>按键</w:t>
        </w:r>
      </w:ins>
      <w:ins w:id="2202" w:author="Sun, Qingyi (EXT) (RC-CN DI FA ST&amp;PM SUP IT&amp;EDGE)" w:date="2022-02-24T13:22:00Z">
        <w:r w:rsidRPr="00A23CC7">
          <w:rPr>
            <w:rFonts w:ascii="Times New Roman" w:eastAsia="Microsoft YaHei UI" w:hAnsi="Times New Roman" w:cs="Times New Roman" w:hint="eastAsia"/>
            <w:lang w:eastAsia="zh-CN"/>
            <w:rPrChange w:id="2203" w:author="Sun, Qingyi (EXT) (RC-CN DI FA ST&amp;PM SUP IT&amp;EDGE)" w:date="2022-03-01T14:02:00Z">
              <w:rPr>
                <w:rFonts w:hint="eastAsia"/>
                <w:lang w:eastAsia="zh-CN"/>
              </w:rPr>
            </w:rPrChange>
          </w:rPr>
          <w:t>，</w:t>
        </w:r>
      </w:ins>
      <w:ins w:id="2204" w:author="Sun, Qingyi (EXT) (RC-CN DI FA ST&amp;PM SUP IT&amp;EDGE)" w:date="2022-03-01T14:03:00Z">
        <w:r w:rsidR="00A23CC7">
          <w:rPr>
            <w:rFonts w:ascii="Times New Roman" w:eastAsia="Microsoft YaHei UI" w:hAnsi="Times New Roman" w:cs="Times New Roman" w:hint="eastAsia"/>
            <w:lang w:eastAsia="zh-CN"/>
          </w:rPr>
          <w:t>激活订单检测功能（</w:t>
        </w:r>
        <w:r w:rsidR="00A23CC7">
          <w:rPr>
            <w:rFonts w:ascii="Times New Roman" w:eastAsia="Microsoft YaHei UI" w:hAnsi="Times New Roman" w:cs="Times New Roman" w:hint="eastAsia"/>
            <w:lang w:eastAsia="zh-CN"/>
          </w:rPr>
          <w:t>4</w:t>
        </w:r>
        <w:r w:rsidR="00A23CC7">
          <w:rPr>
            <w:rFonts w:ascii="Times New Roman" w:eastAsia="Microsoft YaHei UI" w:hAnsi="Times New Roman" w:cs="Times New Roman"/>
            <w:lang w:eastAsia="zh-CN"/>
          </w:rPr>
          <w:t>.4.3</w:t>
        </w:r>
        <w:r w:rsidR="00A23CC7">
          <w:rPr>
            <w:rFonts w:ascii="Times New Roman" w:eastAsia="Microsoft YaHei UI" w:hAnsi="Times New Roman" w:cs="Times New Roman" w:hint="eastAsia"/>
            <w:lang w:eastAsia="zh-CN"/>
          </w:rPr>
          <w:t>）</w:t>
        </w:r>
      </w:ins>
    </w:p>
    <w:p w14:paraId="1C02446A" w14:textId="51575D0B" w:rsidR="006A747E" w:rsidDel="00A86DD1" w:rsidRDefault="006A747E">
      <w:pPr>
        <w:pStyle w:val="ListParagraph"/>
        <w:ind w:left="720"/>
        <w:rPr>
          <w:ins w:id="2205" w:author="Qiao, Guan Lun (RC-CN DI FA ST&amp;PM SUP IT&amp;EDGE)" w:date="2022-02-21T15:25:00Z"/>
          <w:del w:id="2206" w:author="Sun, Qingyi (EXT) (RC-CN DI FA ST&amp;PM SUP IT&amp;EDGE)" w:date="2022-02-24T13:27:00Z"/>
          <w:rFonts w:ascii="Times New Roman" w:eastAsia="Microsoft YaHei UI" w:hAnsi="Times New Roman" w:cs="Times New Roman"/>
          <w:lang w:eastAsia="zh-CN"/>
        </w:rPr>
        <w:pPrChange w:id="2207" w:author="Sun, Qingyi (EXT) (RC-CN DI FA ST&amp;PM SUP IT&amp;EDGE)" w:date="2022-02-24T13:27:00Z">
          <w:pPr>
            <w:pStyle w:val="ListParagraph"/>
            <w:numPr>
              <w:numId w:val="75"/>
            </w:numPr>
            <w:ind w:left="720" w:hanging="360"/>
          </w:pPr>
        </w:pPrChange>
      </w:pPr>
    </w:p>
    <w:p w14:paraId="6BDB2CE7" w14:textId="77777777" w:rsidR="00F7163A" w:rsidRDefault="00DD51FD" w:rsidP="00A67C51">
      <w:pPr>
        <w:pStyle w:val="ListParagraph"/>
        <w:numPr>
          <w:ilvl w:val="0"/>
          <w:numId w:val="85"/>
        </w:numPr>
        <w:spacing w:after="130"/>
        <w:jc w:val="both"/>
        <w:rPr>
          <w:ins w:id="2208" w:author="Sun, Qingyi (EXT) (RC-CN DI FA ST&amp;PM SUP IT&amp;EDGE)" w:date="2022-03-01T14:06:00Z"/>
          <w:rFonts w:ascii="Times New Roman" w:eastAsia="Microsoft YaHei UI" w:hAnsi="Times New Roman" w:cs="Times New Roman"/>
          <w:lang w:eastAsia="zh-CN"/>
        </w:rPr>
      </w:pPr>
      <w:ins w:id="2209" w:author="Qiao, Guan Lun (RC-CN DI FA ST&amp;PM SUP IT&amp;EDGE)" w:date="2022-02-21T15:25:00Z">
        <w:r w:rsidRPr="00F7163A">
          <w:rPr>
            <w:rFonts w:ascii="Times New Roman" w:eastAsia="Microsoft YaHei UI" w:hAnsi="Times New Roman" w:cs="Times New Roman" w:hint="eastAsia"/>
            <w:lang w:eastAsia="zh-CN"/>
          </w:rPr>
          <w:t>原型设计</w:t>
        </w:r>
      </w:ins>
    </w:p>
    <w:p w14:paraId="61B06B58" w14:textId="745CB58C" w:rsidR="005C0AF1" w:rsidRPr="00F7163A" w:rsidRDefault="00F7163A" w:rsidP="00F7163A">
      <w:pPr>
        <w:pStyle w:val="ListParagraph"/>
        <w:spacing w:after="130"/>
        <w:ind w:left="360"/>
        <w:jc w:val="both"/>
        <w:rPr>
          <w:ins w:id="2210" w:author="Qiao, Guan Lun (RC-CN DI FA ST&amp;PM SUP IT&amp;EDGE)" w:date="2022-02-21T15:25:00Z"/>
          <w:rFonts w:ascii="Times New Roman" w:eastAsia="Microsoft YaHei UI" w:hAnsi="Times New Roman" w:cs="Times New Roman" w:hint="eastAsia"/>
          <w:lang w:eastAsia="zh-CN"/>
        </w:rPr>
        <w:pPrChange w:id="2211" w:author="Sun, Qingyi (EXT) (RC-CN DI FA ST&amp;PM SUP IT&amp;EDGE)" w:date="2022-03-01T14:06:00Z">
          <w:pPr>
            <w:pStyle w:val="ListParagraph"/>
            <w:numPr>
              <w:numId w:val="39"/>
            </w:numPr>
            <w:spacing w:after="130"/>
            <w:ind w:left="360" w:hanging="360"/>
            <w:jc w:val="both"/>
          </w:pPr>
        </w:pPrChange>
      </w:pPr>
      <w:ins w:id="2212" w:author="Sun, Qingyi (EXT) (RC-CN DI FA ST&amp;PM SUP IT&amp;EDGE)" w:date="2022-03-01T14:06:00Z">
        <w:r>
          <w:rPr>
            <w:noProof/>
          </w:rPr>
          <w:drawing>
            <wp:anchor distT="0" distB="0" distL="114300" distR="114300" simplePos="0" relativeHeight="251659271" behindDoc="1" locked="0" layoutInCell="1" allowOverlap="1" wp14:anchorId="1FE26EA2" wp14:editId="698DB8DE">
              <wp:simplePos x="0" y="0"/>
              <wp:positionH relativeFrom="column">
                <wp:posOffset>227330</wp:posOffset>
              </wp:positionH>
              <wp:positionV relativeFrom="paragraph">
                <wp:posOffset>635</wp:posOffset>
              </wp:positionV>
              <wp:extent cx="2983865" cy="2245360"/>
              <wp:effectExtent l="0" t="0" r="6985"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3865" cy="2245360"/>
                      </a:xfrm>
                      <a:prstGeom prst="rect">
                        <a:avLst/>
                      </a:prstGeom>
                    </pic:spPr>
                  </pic:pic>
                </a:graphicData>
              </a:graphic>
            </wp:anchor>
          </w:drawing>
        </w:r>
      </w:ins>
    </w:p>
    <w:p w14:paraId="60294F18" w14:textId="6E44A550" w:rsidR="00DA57D1" w:rsidRPr="00A2596A" w:rsidRDefault="00DA57D1" w:rsidP="00DA57D1">
      <w:pPr>
        <w:pStyle w:val="Heading3"/>
        <w:rPr>
          <w:ins w:id="2213" w:author="Qiao, Guan Lun (RC-CN DI FA ST&amp;PM SUP IT&amp;EDGE)" w:date="2022-02-21T15:29:00Z"/>
          <w:rFonts w:ascii="Times New Roman" w:eastAsia="Microsoft YaHei UI" w:hAnsi="Times New Roman" w:cs="Times New Roman"/>
          <w:lang w:eastAsia="zh-CN"/>
        </w:rPr>
      </w:pPr>
      <w:bookmarkStart w:id="2214" w:name="_Toc96688772"/>
      <w:ins w:id="2215" w:author="Qiao, Guan Lun (RC-CN DI FA ST&amp;PM SUP IT&amp;EDGE)" w:date="2022-02-21T15:29:00Z">
        <w:r>
          <w:rPr>
            <w:rFonts w:ascii="Times New Roman" w:eastAsia="Microsoft YaHei UI" w:hAnsi="Times New Roman" w:cs="Times New Roman" w:hint="eastAsia"/>
            <w:lang w:eastAsia="zh-CN"/>
          </w:rPr>
          <w:t>订单修改、删除</w:t>
        </w:r>
        <w:bookmarkEnd w:id="2214"/>
      </w:ins>
    </w:p>
    <w:p w14:paraId="2BCC32AC" w14:textId="471581DE" w:rsidR="00DA57D1" w:rsidRDefault="00DA57D1" w:rsidP="00DA57D1">
      <w:pPr>
        <w:pStyle w:val="ListParagraph"/>
        <w:numPr>
          <w:ilvl w:val="0"/>
          <w:numId w:val="88"/>
        </w:numPr>
        <w:spacing w:after="130"/>
        <w:jc w:val="both"/>
        <w:rPr>
          <w:ins w:id="2216" w:author="Qiao, Guan Lun (RC-CN DI FA ST&amp;PM SUP IT&amp;EDGE)" w:date="2022-02-21T15:34:00Z"/>
          <w:rFonts w:ascii="Times New Roman" w:eastAsia="Microsoft YaHei UI" w:hAnsi="Times New Roman" w:cs="Times New Roman"/>
          <w:lang w:eastAsia="zh-CN"/>
        </w:rPr>
      </w:pPr>
      <w:ins w:id="2217" w:author="Qiao, Guan Lun (RC-CN DI FA ST&amp;PM SUP IT&amp;EDGE)" w:date="2022-02-21T15:29:00Z">
        <w:r>
          <w:rPr>
            <w:rFonts w:ascii="Times New Roman" w:eastAsia="Microsoft YaHei UI" w:hAnsi="Times New Roman" w:cs="Times New Roman" w:hint="eastAsia"/>
            <w:lang w:eastAsia="zh-CN"/>
          </w:rPr>
          <w:t>流程设计</w:t>
        </w:r>
      </w:ins>
    </w:p>
    <w:p w14:paraId="1F23EDC7" w14:textId="78035C06" w:rsidR="0081462B" w:rsidRDefault="0081462B">
      <w:pPr>
        <w:pStyle w:val="ListParagraph"/>
        <w:spacing w:after="130"/>
        <w:ind w:left="360"/>
        <w:jc w:val="both"/>
        <w:rPr>
          <w:ins w:id="2218" w:author="Qiao, Guan Lun (RC-CN DI FA ST&amp;PM SUP IT&amp;EDGE)" w:date="2022-02-21T15:29:00Z"/>
          <w:rFonts w:ascii="Times New Roman" w:eastAsia="Microsoft YaHei UI" w:hAnsi="Times New Roman" w:cs="Times New Roman"/>
          <w:lang w:eastAsia="zh-CN"/>
        </w:rPr>
        <w:pPrChange w:id="2219" w:author="Qiao, Guan Lun (RC-CN DI FA ST&amp;PM SUP IT&amp;EDGE)" w:date="2022-02-21T15:34:00Z">
          <w:pPr>
            <w:pStyle w:val="ListParagraph"/>
            <w:numPr>
              <w:numId w:val="85"/>
            </w:numPr>
            <w:spacing w:after="130"/>
            <w:ind w:left="360" w:hanging="360"/>
            <w:jc w:val="both"/>
          </w:pPr>
        </w:pPrChange>
      </w:pPr>
      <w:ins w:id="2220" w:author="Qiao, Guan Lun (RC-CN DI FA ST&amp;PM SUP IT&amp;EDGE)" w:date="2022-02-21T15:34:00Z">
        <w:r w:rsidRPr="0081462B">
          <w:rPr>
            <w:rFonts w:ascii="Times New Roman" w:eastAsia="Microsoft YaHei UI" w:hAnsi="Times New Roman" w:cs="Times New Roman"/>
            <w:noProof/>
            <w:lang w:eastAsia="zh-CN"/>
          </w:rPr>
          <w:drawing>
            <wp:inline distT="0" distB="0" distL="0" distR="0" wp14:anchorId="33EE4AE4" wp14:editId="02C32E03">
              <wp:extent cx="5310505" cy="419227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0505" cy="4192270"/>
                      </a:xfrm>
                      <a:prstGeom prst="rect">
                        <a:avLst/>
                      </a:prstGeom>
                    </pic:spPr>
                  </pic:pic>
                </a:graphicData>
              </a:graphic>
            </wp:inline>
          </w:drawing>
        </w:r>
      </w:ins>
    </w:p>
    <w:p w14:paraId="53C0B9FD" w14:textId="5D18CD8D" w:rsidR="00DA57D1" w:rsidRDefault="00DA57D1" w:rsidP="00DA57D1">
      <w:pPr>
        <w:pStyle w:val="ListParagraph"/>
        <w:numPr>
          <w:ilvl w:val="0"/>
          <w:numId w:val="88"/>
        </w:numPr>
        <w:spacing w:after="130"/>
        <w:jc w:val="both"/>
        <w:rPr>
          <w:ins w:id="2221" w:author="Qiao, Guan Lun (RC-CN DI FA ST&amp;PM SUP IT&amp;EDGE)" w:date="2022-02-21T15:37:00Z"/>
          <w:rFonts w:ascii="Times New Roman" w:eastAsia="Microsoft YaHei UI" w:hAnsi="Times New Roman" w:cs="Times New Roman"/>
          <w:lang w:eastAsia="zh-CN"/>
        </w:rPr>
      </w:pPr>
      <w:ins w:id="2222" w:author="Qiao, Guan Lun (RC-CN DI FA ST&amp;PM SUP IT&amp;EDGE)" w:date="2022-02-21T15:29:00Z">
        <w:r>
          <w:rPr>
            <w:rFonts w:ascii="Times New Roman" w:eastAsia="Microsoft YaHei UI" w:hAnsi="Times New Roman" w:cs="Times New Roman" w:hint="eastAsia"/>
            <w:lang w:eastAsia="zh-CN"/>
          </w:rPr>
          <w:t>功能说明</w:t>
        </w:r>
      </w:ins>
    </w:p>
    <w:p w14:paraId="1B928C57" w14:textId="6BC15C65" w:rsidR="00F25FAB" w:rsidRPr="00F25FAB" w:rsidRDefault="00F25FAB">
      <w:pPr>
        <w:pStyle w:val="ListParagraph"/>
        <w:spacing w:after="130"/>
        <w:ind w:left="360"/>
        <w:jc w:val="both"/>
        <w:rPr>
          <w:ins w:id="2223" w:author="Qiao, Guan Lun (RC-CN DI FA ST&amp;PM SUP IT&amp;EDGE)" w:date="2022-02-21T15:29:00Z"/>
          <w:rFonts w:ascii="Times New Roman" w:eastAsia="Microsoft YaHei UI" w:hAnsi="Times New Roman" w:cs="Times New Roman" w:hint="eastAsia"/>
          <w:lang w:eastAsia="zh-CN"/>
          <w:rPrChange w:id="2224" w:author="Qiao, Guan Lun (RC-CN DI FA ST&amp;PM SUP IT&amp;EDGE)" w:date="2022-02-21T15:37:00Z">
            <w:rPr>
              <w:ins w:id="2225" w:author="Qiao, Guan Lun (RC-CN DI FA ST&amp;PM SUP IT&amp;EDGE)" w:date="2022-02-21T15:29:00Z"/>
              <w:rFonts w:hint="eastAsia"/>
              <w:lang w:eastAsia="zh-CN"/>
            </w:rPr>
          </w:rPrChange>
        </w:rPr>
        <w:pPrChange w:id="2226" w:author="Qiao, Guan Lun (RC-CN DI FA ST&amp;PM SUP IT&amp;EDGE)" w:date="2022-02-21T15:37:00Z">
          <w:pPr>
            <w:pStyle w:val="ListParagraph"/>
            <w:numPr>
              <w:numId w:val="85"/>
            </w:numPr>
            <w:spacing w:after="130"/>
            <w:ind w:left="360" w:hanging="360"/>
            <w:jc w:val="both"/>
          </w:pPr>
        </w:pPrChange>
      </w:pPr>
      <w:ins w:id="2227" w:author="Qiao, Guan Lun (RC-CN DI FA ST&amp;PM SUP IT&amp;EDGE)" w:date="2022-02-21T15:37:00Z">
        <w:r>
          <w:rPr>
            <w:rFonts w:ascii="Times New Roman" w:eastAsia="Microsoft YaHei UI" w:hAnsi="Times New Roman" w:cs="Times New Roman" w:hint="eastAsia"/>
            <w:lang w:eastAsia="zh-CN"/>
          </w:rPr>
          <w:t>对已经生成的订单进行修改、删除</w:t>
        </w:r>
      </w:ins>
    </w:p>
    <w:p w14:paraId="23AC0005" w14:textId="5F895F6A" w:rsidR="00DA57D1" w:rsidRDefault="00DA57D1" w:rsidP="00DA57D1">
      <w:pPr>
        <w:pStyle w:val="ListParagraph"/>
        <w:numPr>
          <w:ilvl w:val="0"/>
          <w:numId w:val="88"/>
        </w:numPr>
        <w:spacing w:after="130"/>
        <w:jc w:val="both"/>
        <w:rPr>
          <w:ins w:id="2228" w:author="Sun, Qingyi (EXT) (RC-CN DI FA ST&amp;PM SUP IT&amp;EDGE)" w:date="2022-02-24T13:27:00Z"/>
          <w:rFonts w:ascii="Times New Roman" w:eastAsia="Microsoft YaHei UI" w:hAnsi="Times New Roman" w:cs="Times New Roman"/>
          <w:lang w:eastAsia="zh-CN"/>
        </w:rPr>
      </w:pPr>
      <w:ins w:id="2229" w:author="Qiao, Guan Lun (RC-CN DI FA ST&amp;PM SUP IT&amp;EDGE)" w:date="2022-02-21T15:29:00Z">
        <w:r w:rsidRPr="00175B6E">
          <w:rPr>
            <w:rFonts w:ascii="Times New Roman" w:eastAsia="Microsoft YaHei UI" w:hAnsi="Times New Roman" w:cs="Times New Roman" w:hint="eastAsia"/>
            <w:lang w:eastAsia="zh-CN"/>
          </w:rPr>
          <w:t>触发条件</w:t>
        </w:r>
      </w:ins>
    </w:p>
    <w:p w14:paraId="6F02D73F" w14:textId="4E9F8C18" w:rsidR="00906ED0" w:rsidRDefault="00C5346A">
      <w:pPr>
        <w:pStyle w:val="ListParagraph"/>
        <w:spacing w:after="130"/>
        <w:ind w:left="360"/>
        <w:jc w:val="both"/>
        <w:rPr>
          <w:ins w:id="2230" w:author="Qiao, Guan Lun (RC-CN DI FA ST&amp;PM SUP IT&amp;EDGE)" w:date="2022-02-21T15:36:00Z"/>
          <w:rFonts w:ascii="Times New Roman" w:eastAsia="Microsoft YaHei UI" w:hAnsi="Times New Roman" w:cs="Times New Roman"/>
          <w:lang w:eastAsia="zh-CN"/>
        </w:rPr>
        <w:pPrChange w:id="2231" w:author="Sun, Qingyi (EXT) (RC-CN DI FA ST&amp;PM SUP IT&amp;EDGE)" w:date="2022-02-24T13:27:00Z">
          <w:pPr>
            <w:pStyle w:val="ListParagraph"/>
            <w:numPr>
              <w:numId w:val="88"/>
            </w:numPr>
            <w:spacing w:after="130"/>
            <w:ind w:left="360" w:hanging="360"/>
            <w:jc w:val="both"/>
          </w:pPr>
        </w:pPrChange>
      </w:pPr>
      <w:ins w:id="2232" w:author="Sun, Qingyi (EXT) (RC-CN DI FA ST&amp;PM SUP IT&amp;EDGE)" w:date="2022-02-24T13:32:00Z">
        <w:r>
          <w:rPr>
            <w:rFonts w:ascii="Times New Roman" w:eastAsia="Microsoft YaHei UI" w:hAnsi="Times New Roman" w:cs="Times New Roman" w:hint="eastAsia"/>
            <w:lang w:eastAsia="zh-CN"/>
          </w:rPr>
          <w:t>在用户下单后</w:t>
        </w:r>
      </w:ins>
      <w:ins w:id="2233" w:author="Sun, Qingyi (EXT) (RC-CN DI FA ST&amp;PM SUP IT&amp;EDGE)" w:date="2022-02-24T13:28:00Z">
        <w:r w:rsidR="00036EF2">
          <w:rPr>
            <w:rFonts w:ascii="Times New Roman" w:eastAsia="Microsoft YaHei UI" w:hAnsi="Times New Roman" w:cs="Times New Roman" w:hint="eastAsia"/>
            <w:lang w:eastAsia="zh-CN"/>
          </w:rPr>
          <w:t>，点击修改订单按钮</w:t>
        </w:r>
      </w:ins>
    </w:p>
    <w:p w14:paraId="188982E1" w14:textId="77777777" w:rsidR="00DA57D1" w:rsidRPr="00175B6E" w:rsidRDefault="00DA57D1">
      <w:pPr>
        <w:pStyle w:val="ListParagraph"/>
        <w:numPr>
          <w:ilvl w:val="0"/>
          <w:numId w:val="88"/>
        </w:numPr>
        <w:spacing w:after="130"/>
        <w:jc w:val="both"/>
        <w:rPr>
          <w:ins w:id="2234" w:author="Qiao, Guan Lun (RC-CN DI FA ST&amp;PM SUP IT&amp;EDGE)" w:date="2022-02-21T15:29:00Z"/>
          <w:rFonts w:ascii="Times New Roman" w:eastAsia="Microsoft YaHei UI" w:hAnsi="Times New Roman" w:cs="Times New Roman"/>
          <w:lang w:eastAsia="zh-CN"/>
        </w:rPr>
        <w:pPrChange w:id="2235" w:author="Qiao, Guan Lun (RC-CN DI FA ST&amp;PM SUP IT&amp;EDGE)" w:date="2022-02-21T15:29:00Z">
          <w:pPr>
            <w:pStyle w:val="ListParagraph"/>
            <w:numPr>
              <w:numId w:val="85"/>
            </w:numPr>
            <w:spacing w:after="130"/>
            <w:ind w:left="360" w:hanging="360"/>
            <w:jc w:val="both"/>
          </w:pPr>
        </w:pPrChange>
      </w:pPr>
      <w:ins w:id="2236" w:author="Qiao, Guan Lun (RC-CN DI FA ST&amp;PM SUP IT&amp;EDGE)" w:date="2022-02-21T15:29:00Z">
        <w:r w:rsidRPr="00175B6E">
          <w:rPr>
            <w:rFonts w:ascii="Times New Roman" w:eastAsia="Microsoft YaHei UI" w:hAnsi="Times New Roman" w:cs="Times New Roman" w:hint="eastAsia"/>
            <w:lang w:eastAsia="zh-CN"/>
          </w:rPr>
          <w:t>输入项</w:t>
        </w:r>
      </w:ins>
    </w:p>
    <w:tbl>
      <w:tblPr>
        <w:tblStyle w:val="ABBTableStyle"/>
        <w:tblW w:w="5000" w:type="pct"/>
        <w:tblLook w:val="04A0" w:firstRow="1" w:lastRow="0" w:firstColumn="1" w:lastColumn="0" w:noHBand="0" w:noVBand="1"/>
      </w:tblPr>
      <w:tblGrid>
        <w:gridCol w:w="990"/>
        <w:gridCol w:w="1800"/>
        <w:gridCol w:w="1709"/>
        <w:gridCol w:w="1442"/>
        <w:gridCol w:w="2422"/>
        <w:tblGridChange w:id="2237">
          <w:tblGrid>
            <w:gridCol w:w="990"/>
            <w:gridCol w:w="1800"/>
            <w:gridCol w:w="1709"/>
            <w:gridCol w:w="1442"/>
            <w:gridCol w:w="2422"/>
          </w:tblGrid>
        </w:tblGridChange>
      </w:tblGrid>
      <w:tr w:rsidR="00DA57D1" w:rsidRPr="00C06C30" w14:paraId="6D0BAAF9" w14:textId="77777777" w:rsidTr="00474E84">
        <w:trPr>
          <w:cnfStyle w:val="100000000000" w:firstRow="1" w:lastRow="0" w:firstColumn="0" w:lastColumn="0" w:oddVBand="0" w:evenVBand="0" w:oddHBand="0" w:evenHBand="0" w:firstRowFirstColumn="0" w:firstRowLastColumn="0" w:lastRowFirstColumn="0" w:lastRowLastColumn="0"/>
          <w:tblHeader/>
          <w:ins w:id="2238" w:author="Qiao, Guan Lun (RC-CN DI FA ST&amp;PM SUP IT&amp;EDGE)" w:date="2022-02-21T15:29:00Z"/>
        </w:trPr>
        <w:tc>
          <w:tcPr>
            <w:cnfStyle w:val="001000000000" w:firstRow="0" w:lastRow="0" w:firstColumn="1" w:lastColumn="0" w:oddVBand="0" w:evenVBand="0" w:oddHBand="0" w:evenHBand="0" w:firstRowFirstColumn="0" w:firstRowLastColumn="0" w:lastRowFirstColumn="0" w:lastRowLastColumn="0"/>
            <w:tcW w:w="592" w:type="pct"/>
            <w:hideMark/>
          </w:tcPr>
          <w:p w14:paraId="6E6EBB04" w14:textId="77777777" w:rsidR="00DA57D1" w:rsidRPr="00175B6E" w:rsidRDefault="00DA57D1" w:rsidP="00127B11">
            <w:pPr>
              <w:pStyle w:val="TableText"/>
              <w:keepLines w:val="0"/>
              <w:rPr>
                <w:ins w:id="2239" w:author="Qiao, Guan Lun (RC-CN DI FA ST&amp;PM SUP IT&amp;EDGE)" w:date="2022-02-21T15:29:00Z"/>
                <w:rFonts w:ascii="Times New Roman" w:eastAsia="Microsoft YaHei UI" w:hAnsi="Times New Roman" w:cs="Times New Roman"/>
                <w:lang w:val="de-DE" w:eastAsia="zh-CN"/>
              </w:rPr>
            </w:pPr>
            <w:ins w:id="2240" w:author="Qiao, Guan Lun (RC-CN DI FA ST&amp;PM SUP IT&amp;EDGE)" w:date="2022-02-21T15:29:00Z">
              <w:r w:rsidRPr="00175B6E">
                <w:rPr>
                  <w:rFonts w:ascii="Times New Roman" w:eastAsia="Microsoft YaHei UI" w:hAnsi="Times New Roman" w:cs="Times New Roman" w:hint="eastAsia"/>
                  <w:lang w:val="de-DE" w:eastAsia="zh-CN"/>
                </w:rPr>
                <w:t>编号</w:t>
              </w:r>
            </w:ins>
          </w:p>
        </w:tc>
        <w:tc>
          <w:tcPr>
            <w:tcW w:w="1076" w:type="pct"/>
            <w:hideMark/>
          </w:tcPr>
          <w:p w14:paraId="29097B05" w14:textId="77777777" w:rsidR="00DA57D1" w:rsidRPr="00175B6E"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241" w:author="Qiao, Guan Lun (RC-CN DI FA ST&amp;PM SUP IT&amp;EDGE)" w:date="2022-02-21T15:29:00Z"/>
                <w:rFonts w:ascii="Times New Roman" w:eastAsia="Microsoft YaHei UI" w:hAnsi="Times New Roman" w:cs="Times New Roman"/>
                <w:lang w:val="de-DE" w:eastAsia="zh-CN"/>
              </w:rPr>
            </w:pPr>
            <w:ins w:id="2242" w:author="Qiao, Guan Lun (RC-CN DI FA ST&amp;PM SUP IT&amp;EDGE)" w:date="2022-02-21T15:29:00Z">
              <w:r>
                <w:rPr>
                  <w:rFonts w:ascii="Times New Roman" w:eastAsia="Microsoft YaHei UI" w:hAnsi="Times New Roman" w:cs="Times New Roman" w:hint="eastAsia"/>
                  <w:lang w:val="de-DE" w:eastAsia="zh-CN"/>
                </w:rPr>
                <w:t>数据字段</w:t>
              </w:r>
            </w:ins>
          </w:p>
        </w:tc>
        <w:tc>
          <w:tcPr>
            <w:tcW w:w="1022" w:type="pct"/>
            <w:hideMark/>
          </w:tcPr>
          <w:p w14:paraId="6BC13E50" w14:textId="77777777" w:rsidR="00DA57D1" w:rsidRPr="00175B6E"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243" w:author="Qiao, Guan Lun (RC-CN DI FA ST&amp;PM SUP IT&amp;EDGE)" w:date="2022-02-21T15:29:00Z"/>
                <w:rFonts w:ascii="Times New Roman" w:eastAsia="Microsoft YaHei UI" w:hAnsi="Times New Roman" w:cs="Times New Roman"/>
                <w:lang w:val="de-DE" w:eastAsia="zh-CN"/>
              </w:rPr>
            </w:pPr>
            <w:ins w:id="2244" w:author="Qiao, Guan Lun (RC-CN DI FA ST&amp;PM SUP IT&amp;EDGE)" w:date="2022-02-21T15:29:00Z">
              <w:r w:rsidRPr="00175B6E">
                <w:rPr>
                  <w:rFonts w:ascii="Times New Roman" w:eastAsia="Microsoft YaHei UI" w:hAnsi="Times New Roman" w:cs="Times New Roman" w:hint="eastAsia"/>
                  <w:lang w:val="de-DE" w:eastAsia="zh-CN"/>
                </w:rPr>
                <w:t>类型</w:t>
              </w:r>
            </w:ins>
          </w:p>
        </w:tc>
        <w:tc>
          <w:tcPr>
            <w:tcW w:w="862" w:type="pct"/>
            <w:hideMark/>
          </w:tcPr>
          <w:p w14:paraId="6F80788C" w14:textId="77777777" w:rsidR="00DA57D1" w:rsidRPr="00175B6E"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245" w:author="Qiao, Guan Lun (RC-CN DI FA ST&amp;PM SUP IT&amp;EDGE)" w:date="2022-02-21T15:29:00Z"/>
                <w:rFonts w:ascii="Times New Roman" w:eastAsia="Microsoft YaHei UI" w:hAnsi="Times New Roman" w:cs="Times New Roman"/>
                <w:lang w:val="de-DE" w:eastAsia="zh-CN"/>
              </w:rPr>
            </w:pPr>
            <w:ins w:id="2246" w:author="Qiao, Guan Lun (RC-CN DI FA ST&amp;PM SUP IT&amp;EDGE)" w:date="2022-02-21T15:29:00Z">
              <w:r>
                <w:rPr>
                  <w:rFonts w:ascii="Times New Roman" w:eastAsia="Microsoft YaHei UI" w:hAnsi="Times New Roman" w:cs="Times New Roman" w:hint="eastAsia"/>
                  <w:lang w:val="de-DE" w:eastAsia="zh-CN"/>
                </w:rPr>
                <w:t>数据表</w:t>
              </w:r>
            </w:ins>
          </w:p>
        </w:tc>
        <w:tc>
          <w:tcPr>
            <w:tcW w:w="1448" w:type="pct"/>
            <w:hideMark/>
          </w:tcPr>
          <w:p w14:paraId="2E9D8BDF" w14:textId="77777777" w:rsidR="00DA57D1" w:rsidRPr="00175B6E"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247" w:author="Qiao, Guan Lun (RC-CN DI FA ST&amp;PM SUP IT&amp;EDGE)" w:date="2022-02-21T15:29:00Z"/>
                <w:rFonts w:ascii="Times New Roman" w:eastAsia="Microsoft YaHei UI" w:hAnsi="Times New Roman" w:cs="Times New Roman"/>
                <w:lang w:val="de-DE" w:eastAsia="zh-CN"/>
              </w:rPr>
            </w:pPr>
            <w:ins w:id="2248" w:author="Qiao, Guan Lun (RC-CN DI FA ST&amp;PM SUP IT&amp;EDGE)" w:date="2022-02-21T15:29:00Z">
              <w:r w:rsidRPr="00175B6E">
                <w:rPr>
                  <w:rFonts w:ascii="Times New Roman" w:eastAsia="Microsoft YaHei UI" w:hAnsi="Times New Roman" w:cs="Times New Roman" w:hint="eastAsia"/>
                  <w:lang w:val="de-DE" w:eastAsia="zh-CN"/>
                </w:rPr>
                <w:t>示例</w:t>
              </w:r>
            </w:ins>
          </w:p>
        </w:tc>
      </w:tr>
      <w:tr w:rsidR="00DA57D1" w:rsidRPr="00C06C30" w14:paraId="4E7330A1" w14:textId="77777777" w:rsidTr="00474E84">
        <w:trPr>
          <w:ins w:id="2249" w:author="Qiao, Guan Lun (RC-CN DI FA ST&amp;PM SUP IT&amp;EDGE)" w:date="2022-02-21T15:29: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
          <w:p w14:paraId="73AAFECD" w14:textId="61E529EF" w:rsidR="00DA57D1" w:rsidRPr="00175B6E" w:rsidRDefault="00027BF3" w:rsidP="00127B11">
            <w:pPr>
              <w:pStyle w:val="TableText"/>
              <w:rPr>
                <w:ins w:id="2250" w:author="Qiao, Guan Lun (RC-CN DI FA ST&amp;PM SUP IT&amp;EDGE)" w:date="2022-02-21T15:29:00Z"/>
                <w:rFonts w:ascii="Times New Roman" w:eastAsia="Microsoft YaHei UI" w:hAnsi="Times New Roman" w:cs="Times New Roman"/>
                <w:lang w:val="de-DE"/>
              </w:rPr>
            </w:pPr>
            <w:ins w:id="2251" w:author="Sun, Qingyi (EXT) (RC-CN DI FA ST&amp;PM SUP IT&amp;EDGE)" w:date="2022-02-24T13:30:00Z">
              <w:r>
                <w:rPr>
                  <w:rFonts w:ascii="Times New Roman" w:eastAsia="Microsoft YaHei UI" w:hAnsi="Times New Roman" w:cs="Times New Roman"/>
                  <w:lang w:val="de-DE"/>
                </w:rPr>
                <w:t>1</w:t>
              </w:r>
            </w:ins>
          </w:p>
        </w:tc>
        <w:tc>
          <w:tcPr>
            <w:tcW w:w="1076" w:type="pct"/>
            <w:tcBorders>
              <w:top w:val="single" w:sz="4" w:space="0" w:color="A9A9A9" w:themeColor="accent3"/>
              <w:left w:val="nil"/>
              <w:bottom w:val="single" w:sz="4" w:space="0" w:color="A9A9A9" w:themeColor="accent3"/>
              <w:right w:val="nil"/>
            </w:tcBorders>
          </w:tcPr>
          <w:p w14:paraId="01FDF17E" w14:textId="1039B4C0" w:rsidR="00DA57D1" w:rsidRPr="00175B6E" w:rsidRDefault="00027BF3" w:rsidP="00127B11">
            <w:pPr>
              <w:pStyle w:val="TableText"/>
              <w:cnfStyle w:val="000000000000" w:firstRow="0" w:lastRow="0" w:firstColumn="0" w:lastColumn="0" w:oddVBand="0" w:evenVBand="0" w:oddHBand="0" w:evenHBand="0" w:firstRowFirstColumn="0" w:firstRowLastColumn="0" w:lastRowFirstColumn="0" w:lastRowLastColumn="0"/>
              <w:rPr>
                <w:ins w:id="2252" w:author="Qiao, Guan Lun (RC-CN DI FA ST&amp;PM SUP IT&amp;EDGE)" w:date="2022-02-21T15:29:00Z"/>
                <w:rFonts w:ascii="Times New Roman" w:eastAsia="Microsoft YaHei UI" w:hAnsi="Times New Roman" w:cs="Times New Roman"/>
                <w:lang w:val="de-DE"/>
              </w:rPr>
            </w:pPr>
            <w:ins w:id="2253" w:author="Sun, Qingyi (EXT) (RC-CN DI FA ST&amp;PM SUP IT&amp;EDGE)" w:date="2022-02-24T13:30:00Z">
              <w:r>
                <w:rPr>
                  <w:rFonts w:ascii="Times New Roman" w:eastAsia="Microsoft YaHei UI" w:hAnsi="Times New Roman" w:cs="Times New Roman"/>
                  <w:lang w:val="de-DE"/>
                </w:rPr>
                <w:t>O</w:t>
              </w:r>
            </w:ins>
            <w:ins w:id="2254" w:author="Sun, Qingyi (EXT) (RC-CN DI FA ST&amp;PM SUP IT&amp;EDGE)" w:date="2022-02-24T13:31:00Z">
              <w:r>
                <w:rPr>
                  <w:rFonts w:ascii="Times New Roman" w:eastAsia="Microsoft YaHei UI" w:hAnsi="Times New Roman" w:cs="Times New Roman" w:hint="eastAsia"/>
                  <w:lang w:val="de-DE" w:eastAsia="zh-CN"/>
                </w:rPr>
                <w:t>rder</w:t>
              </w:r>
              <w:r>
                <w:rPr>
                  <w:rFonts w:ascii="Times New Roman" w:eastAsia="Microsoft YaHei UI" w:hAnsi="Times New Roman" w:cs="Times New Roman"/>
                  <w:lang w:val="de-DE"/>
                </w:rPr>
                <w:t xml:space="preserve"> ID</w:t>
              </w:r>
            </w:ins>
          </w:p>
        </w:tc>
        <w:tc>
          <w:tcPr>
            <w:tcW w:w="1022" w:type="pct"/>
            <w:tcBorders>
              <w:top w:val="single" w:sz="4" w:space="0" w:color="A9A9A9" w:themeColor="accent3"/>
              <w:left w:val="nil"/>
              <w:bottom w:val="single" w:sz="4" w:space="0" w:color="A9A9A9" w:themeColor="accent3"/>
              <w:right w:val="nil"/>
            </w:tcBorders>
          </w:tcPr>
          <w:p w14:paraId="06261B5C" w14:textId="0DD34DE4" w:rsidR="00DA57D1" w:rsidRPr="00175B6E" w:rsidRDefault="00027BF3" w:rsidP="00127B11">
            <w:pPr>
              <w:pStyle w:val="TableText"/>
              <w:cnfStyle w:val="000000000000" w:firstRow="0" w:lastRow="0" w:firstColumn="0" w:lastColumn="0" w:oddVBand="0" w:evenVBand="0" w:oddHBand="0" w:evenHBand="0" w:firstRowFirstColumn="0" w:firstRowLastColumn="0" w:lastRowFirstColumn="0" w:lastRowLastColumn="0"/>
              <w:rPr>
                <w:ins w:id="2255" w:author="Qiao, Guan Lun (RC-CN DI FA ST&amp;PM SUP IT&amp;EDGE)" w:date="2022-02-21T15:29:00Z"/>
                <w:rFonts w:ascii="Times New Roman" w:eastAsia="Microsoft YaHei UI" w:hAnsi="Times New Roman" w:cs="Times New Roman"/>
                <w:lang w:val="de-DE"/>
              </w:rPr>
            </w:pPr>
            <w:ins w:id="2256" w:author="Sun, Qingyi (EXT) (RC-CN DI FA ST&amp;PM SUP IT&amp;EDGE)" w:date="2022-02-24T13:31:00Z">
              <w:r>
                <w:rPr>
                  <w:rFonts w:ascii="Times New Roman" w:eastAsia="Microsoft YaHei UI" w:hAnsi="Times New Roman" w:cs="Times New Roman"/>
                  <w:lang w:val="de-DE"/>
                </w:rPr>
                <w:t>Int</w:t>
              </w:r>
            </w:ins>
          </w:p>
        </w:tc>
        <w:tc>
          <w:tcPr>
            <w:tcW w:w="862" w:type="pct"/>
            <w:tcBorders>
              <w:top w:val="single" w:sz="4" w:space="0" w:color="A9A9A9" w:themeColor="accent3"/>
              <w:left w:val="nil"/>
              <w:bottom w:val="single" w:sz="4" w:space="0" w:color="A9A9A9" w:themeColor="accent3"/>
              <w:right w:val="nil"/>
            </w:tcBorders>
          </w:tcPr>
          <w:p w14:paraId="7EF44ED2" w14:textId="4A0EFCDC" w:rsidR="00DA57D1" w:rsidRPr="00175B6E" w:rsidRDefault="00027BF3" w:rsidP="00127B11">
            <w:pPr>
              <w:pStyle w:val="TableText"/>
              <w:cnfStyle w:val="000000000000" w:firstRow="0" w:lastRow="0" w:firstColumn="0" w:lastColumn="0" w:oddVBand="0" w:evenVBand="0" w:oddHBand="0" w:evenHBand="0" w:firstRowFirstColumn="0" w:firstRowLastColumn="0" w:lastRowFirstColumn="0" w:lastRowLastColumn="0"/>
              <w:rPr>
                <w:ins w:id="2257" w:author="Qiao, Guan Lun (RC-CN DI FA ST&amp;PM SUP IT&amp;EDGE)" w:date="2022-02-21T15:29:00Z"/>
                <w:rFonts w:ascii="Times New Roman" w:eastAsia="Microsoft YaHei UI" w:hAnsi="Times New Roman" w:cs="Times New Roman"/>
                <w:lang w:val="de-DE"/>
              </w:rPr>
            </w:pPr>
            <w:ins w:id="2258" w:author="Sun, Qingyi (EXT) (RC-CN DI FA ST&amp;PM SUP IT&amp;EDGE)" w:date="2022-02-24T13:31:00Z">
              <w:r>
                <w:rPr>
                  <w:rFonts w:ascii="Times New Roman" w:eastAsia="Microsoft YaHei UI" w:hAnsi="Times New Roman" w:cs="Times New Roman"/>
                  <w:lang w:val="de-DE"/>
                </w:rPr>
                <w:t>Order Sheet</w:t>
              </w:r>
            </w:ins>
          </w:p>
        </w:tc>
        <w:tc>
          <w:tcPr>
            <w:tcW w:w="1448" w:type="pct"/>
            <w:tcBorders>
              <w:top w:val="single" w:sz="4" w:space="0" w:color="A9A9A9" w:themeColor="accent3"/>
              <w:left w:val="nil"/>
              <w:bottom w:val="single" w:sz="4" w:space="0" w:color="A9A9A9" w:themeColor="accent3"/>
              <w:right w:val="nil"/>
            </w:tcBorders>
          </w:tcPr>
          <w:p w14:paraId="7D80BA2C" w14:textId="2D2FECD0" w:rsidR="00DA57D1" w:rsidRPr="00175B6E" w:rsidRDefault="00027BF3" w:rsidP="00127B11">
            <w:pPr>
              <w:pStyle w:val="TableText"/>
              <w:cnfStyle w:val="000000000000" w:firstRow="0" w:lastRow="0" w:firstColumn="0" w:lastColumn="0" w:oddVBand="0" w:evenVBand="0" w:oddHBand="0" w:evenHBand="0" w:firstRowFirstColumn="0" w:firstRowLastColumn="0" w:lastRowFirstColumn="0" w:lastRowLastColumn="0"/>
              <w:rPr>
                <w:ins w:id="2259" w:author="Qiao, Guan Lun (RC-CN DI FA ST&amp;PM SUP IT&amp;EDGE)" w:date="2022-02-21T15:29:00Z"/>
                <w:rFonts w:ascii="Times New Roman" w:eastAsia="Microsoft YaHei UI" w:hAnsi="Times New Roman" w:cs="Times New Roman"/>
                <w:lang w:val="de-DE"/>
              </w:rPr>
            </w:pPr>
            <w:ins w:id="2260" w:author="Sun, Qingyi (EXT) (RC-CN DI FA ST&amp;PM SUP IT&amp;EDGE)" w:date="2022-02-24T13:31:00Z">
              <w:r>
                <w:rPr>
                  <w:rFonts w:ascii="Times New Roman" w:eastAsia="Microsoft YaHei UI" w:hAnsi="Times New Roman" w:cs="Times New Roman"/>
                  <w:lang w:val="de-DE"/>
                </w:rPr>
                <w:t>1</w:t>
              </w:r>
            </w:ins>
          </w:p>
        </w:tc>
      </w:tr>
      <w:tr w:rsidR="00474E84" w:rsidRPr="00C06C30" w14:paraId="33A7F720" w14:textId="77777777" w:rsidTr="00474E84">
        <w:trPr>
          <w:ins w:id="2261" w:author="Qiao, Guan Lun (RC-CN DI FA ST&amp;PM SUP IT&amp;EDGE)" w:date="2022-02-21T15:29: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
          <w:p w14:paraId="341D7A10" w14:textId="26412A67" w:rsidR="00474E84" w:rsidRPr="00175B6E" w:rsidRDefault="00474E84" w:rsidP="00474E84">
            <w:pPr>
              <w:pStyle w:val="TableText"/>
              <w:rPr>
                <w:ins w:id="2262" w:author="Qiao, Guan Lun (RC-CN DI FA ST&amp;PM SUP IT&amp;EDGE)" w:date="2022-02-21T15:29:00Z"/>
                <w:rFonts w:ascii="Times New Roman" w:eastAsia="Microsoft YaHei UI" w:hAnsi="Times New Roman" w:cs="Times New Roman"/>
                <w:lang w:val="de-DE"/>
              </w:rPr>
            </w:pPr>
            <w:ins w:id="2263" w:author="Sun, Qingyi (EXT) (RC-CN DI FA ST&amp;PM SUP IT&amp;EDGE)" w:date="2022-02-24T13:31:00Z">
              <w:r>
                <w:rPr>
                  <w:rFonts w:ascii="Times New Roman" w:eastAsia="Microsoft YaHei UI" w:hAnsi="Times New Roman" w:cs="Times New Roman"/>
                  <w:lang w:val="de-DE"/>
                </w:rPr>
                <w:t>2</w:t>
              </w:r>
            </w:ins>
          </w:p>
        </w:tc>
        <w:tc>
          <w:tcPr>
            <w:tcW w:w="1076" w:type="pct"/>
            <w:tcBorders>
              <w:top w:val="single" w:sz="4" w:space="0" w:color="A9A9A9" w:themeColor="accent3"/>
              <w:left w:val="nil"/>
              <w:bottom w:val="single" w:sz="4" w:space="0" w:color="A9A9A9" w:themeColor="accent3"/>
              <w:right w:val="nil"/>
            </w:tcBorders>
          </w:tcPr>
          <w:p w14:paraId="69E08F07" w14:textId="2D047202"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64" w:author="Qiao, Guan Lun (RC-CN DI FA ST&amp;PM SUP IT&amp;EDGE)" w:date="2022-02-21T15:29:00Z"/>
                <w:rFonts w:ascii="Times New Roman" w:eastAsia="Microsoft YaHei UI" w:hAnsi="Times New Roman" w:cs="Times New Roman"/>
                <w:lang w:val="de-DE"/>
              </w:rPr>
            </w:pPr>
            <w:ins w:id="2265" w:author="Sun, Qingyi (EXT) (RC-CN DI FA ST&amp;PM SUP IT&amp;EDGE)" w:date="2022-02-24T13:31:00Z">
              <w:r>
                <w:rPr>
                  <w:rFonts w:ascii="Times New Roman" w:eastAsia="Microsoft YaHei UI" w:hAnsi="Times New Roman" w:cs="Times New Roman"/>
                  <w:lang w:val="de-DE"/>
                </w:rPr>
                <w:t>Order Status</w:t>
              </w:r>
            </w:ins>
          </w:p>
        </w:tc>
        <w:tc>
          <w:tcPr>
            <w:tcW w:w="1022" w:type="pct"/>
            <w:tcBorders>
              <w:top w:val="single" w:sz="4" w:space="0" w:color="A9A9A9" w:themeColor="accent3"/>
              <w:left w:val="nil"/>
              <w:bottom w:val="single" w:sz="4" w:space="0" w:color="A9A9A9" w:themeColor="accent3"/>
              <w:right w:val="nil"/>
            </w:tcBorders>
          </w:tcPr>
          <w:p w14:paraId="66DBE9DD" w14:textId="1E96803C"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66" w:author="Qiao, Guan Lun (RC-CN DI FA ST&amp;PM SUP IT&amp;EDGE)" w:date="2022-02-21T15:29:00Z"/>
                <w:rFonts w:ascii="Times New Roman" w:eastAsia="Microsoft YaHei UI" w:hAnsi="Times New Roman" w:cs="Times New Roman"/>
                <w:lang w:val="de-DE"/>
              </w:rPr>
            </w:pPr>
            <w:ins w:id="2267" w:author="Sun, Qingyi (EXT) (RC-CN DI FA ST&amp;PM SUP IT&amp;EDGE)" w:date="2022-02-24T13:31:00Z">
              <w:r>
                <w:rPr>
                  <w:rFonts w:ascii="Times New Roman" w:eastAsia="Microsoft YaHei UI" w:hAnsi="Times New Roman" w:cs="Times New Roman"/>
                  <w:lang w:val="de-DE"/>
                </w:rPr>
                <w:t>String</w:t>
              </w:r>
            </w:ins>
          </w:p>
        </w:tc>
        <w:tc>
          <w:tcPr>
            <w:tcW w:w="862" w:type="pct"/>
            <w:tcBorders>
              <w:top w:val="single" w:sz="4" w:space="0" w:color="A9A9A9" w:themeColor="accent3"/>
              <w:left w:val="nil"/>
              <w:bottom w:val="single" w:sz="4" w:space="0" w:color="A9A9A9" w:themeColor="accent3"/>
              <w:right w:val="nil"/>
            </w:tcBorders>
          </w:tcPr>
          <w:p w14:paraId="1DA7B9D3" w14:textId="0EC2388B"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68" w:author="Qiao, Guan Lun (RC-CN DI FA ST&amp;PM SUP IT&amp;EDGE)" w:date="2022-02-21T15:29:00Z"/>
                <w:rFonts w:ascii="Times New Roman" w:eastAsia="Microsoft YaHei UI" w:hAnsi="Times New Roman" w:cs="Times New Roman"/>
                <w:lang w:val="de-DE"/>
              </w:rPr>
            </w:pPr>
            <w:ins w:id="2269" w:author="Sun, Qingyi (EXT) (RC-CN DI FA ST&amp;PM SUP IT&amp;EDGE)" w:date="2022-02-24T13:31:00Z">
              <w:r>
                <w:rPr>
                  <w:rFonts w:ascii="Times New Roman" w:eastAsia="Microsoft YaHei UI" w:hAnsi="Times New Roman" w:cs="Times New Roman"/>
                  <w:lang w:val="de-DE"/>
                </w:rPr>
                <w:t>Order Sheet</w:t>
              </w:r>
            </w:ins>
          </w:p>
        </w:tc>
        <w:tc>
          <w:tcPr>
            <w:tcW w:w="1448" w:type="pct"/>
            <w:tcBorders>
              <w:top w:val="single" w:sz="4" w:space="0" w:color="A9A9A9" w:themeColor="accent3"/>
              <w:left w:val="nil"/>
              <w:bottom w:val="single" w:sz="4" w:space="0" w:color="A9A9A9" w:themeColor="accent3"/>
              <w:right w:val="nil"/>
            </w:tcBorders>
          </w:tcPr>
          <w:p w14:paraId="4BFFEF8E" w14:textId="77777777" w:rsidR="00474E84"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70" w:author="Sun, Qingyi (EXT) (RC-CN DI FA ST&amp;PM SUP IT&amp;EDGE)" w:date="2022-02-24T13:31:00Z"/>
                <w:rFonts w:ascii="Times New Roman" w:eastAsia="Microsoft YaHei UI" w:hAnsi="Times New Roman" w:cs="Times New Roman"/>
                <w:lang w:val="de-DE"/>
              </w:rPr>
            </w:pPr>
            <w:ins w:id="2271" w:author="Sun, Qingyi (EXT) (RC-CN DI FA ST&amp;PM SUP IT&amp;EDGE)" w:date="2022-02-24T13:31:00Z">
              <w:r>
                <w:rPr>
                  <w:rFonts w:ascii="Times New Roman" w:eastAsia="Microsoft YaHei UI" w:hAnsi="Times New Roman" w:cs="Times New Roman" w:hint="eastAsia"/>
                  <w:lang w:val="de-DE" w:eastAsia="zh-CN"/>
                </w:rPr>
                <w:t>有且仅有四类</w:t>
              </w:r>
            </w:ins>
          </w:p>
          <w:p w14:paraId="34960A3B" w14:textId="77777777" w:rsidR="00474E84"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72" w:author="Sun, Qingyi (EXT) (RC-CN DI FA ST&amp;PM SUP IT&amp;EDGE)" w:date="2022-02-24T13:31:00Z"/>
                <w:rFonts w:ascii="Times New Roman" w:eastAsia="Microsoft YaHei UI" w:hAnsi="Times New Roman" w:cs="Times New Roman"/>
                <w:lang w:val="de-DE"/>
              </w:rPr>
            </w:pPr>
            <w:ins w:id="2273" w:author="Sun, Qingyi (EXT) (RC-CN DI FA ST&amp;PM SUP IT&amp;EDGE)" w:date="2022-02-24T13:31:00Z">
              <w:r>
                <w:rPr>
                  <w:rFonts w:ascii="Times New Roman" w:eastAsia="Microsoft YaHei UI" w:hAnsi="Times New Roman" w:cs="Times New Roman"/>
                  <w:lang w:val="de-DE"/>
                </w:rPr>
                <w:t>Pending</w:t>
              </w:r>
            </w:ins>
          </w:p>
          <w:p w14:paraId="7B1345A2" w14:textId="77777777" w:rsidR="00474E84"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74" w:author="Sun, Qingyi (EXT) (RC-CN DI FA ST&amp;PM SUP IT&amp;EDGE)" w:date="2022-02-24T13:31:00Z"/>
                <w:rFonts w:ascii="Times New Roman" w:eastAsia="Microsoft YaHei UI" w:hAnsi="Times New Roman" w:cs="Times New Roman"/>
                <w:lang w:val="de-DE"/>
              </w:rPr>
            </w:pPr>
            <w:ins w:id="2275" w:author="Sun, Qingyi (EXT) (RC-CN DI FA ST&amp;PM SUP IT&amp;EDGE)" w:date="2022-02-24T13:31:00Z">
              <w:r>
                <w:rPr>
                  <w:rFonts w:ascii="Times New Roman" w:eastAsia="Microsoft YaHei UI" w:hAnsi="Times New Roman" w:cs="Times New Roman"/>
                  <w:lang w:val="de-DE"/>
                </w:rPr>
                <w:t>Delivering</w:t>
              </w:r>
            </w:ins>
          </w:p>
          <w:p w14:paraId="2D634DA4" w14:textId="77777777" w:rsidR="00474E84"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76" w:author="Sun, Qingyi (EXT) (RC-CN DI FA ST&amp;PM SUP IT&amp;EDGE)" w:date="2022-02-24T13:31:00Z"/>
                <w:rFonts w:ascii="Times New Roman" w:eastAsia="Microsoft YaHei UI" w:hAnsi="Times New Roman" w:cs="Times New Roman"/>
                <w:lang w:val="de-DE"/>
              </w:rPr>
            </w:pPr>
            <w:ins w:id="2277" w:author="Sun, Qingyi (EXT) (RC-CN DI FA ST&amp;PM SUP IT&amp;EDGE)" w:date="2022-02-24T13:31:00Z">
              <w:r>
                <w:rPr>
                  <w:rFonts w:ascii="Times New Roman" w:eastAsia="Microsoft YaHei UI" w:hAnsi="Times New Roman" w:cs="Times New Roman"/>
                  <w:lang w:val="de-DE"/>
                </w:rPr>
                <w:t>Completed</w:t>
              </w:r>
            </w:ins>
          </w:p>
          <w:p w14:paraId="469094C4" w14:textId="55A654BC"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78" w:author="Qiao, Guan Lun (RC-CN DI FA ST&amp;PM SUP IT&amp;EDGE)" w:date="2022-02-21T15:29:00Z"/>
                <w:rFonts w:ascii="Times New Roman" w:eastAsia="Microsoft YaHei UI" w:hAnsi="Times New Roman" w:cs="Times New Roman"/>
                <w:lang w:val="de-DE"/>
              </w:rPr>
            </w:pPr>
            <w:ins w:id="2279" w:author="Sun, Qingyi (EXT) (RC-CN DI FA ST&amp;PM SUP IT&amp;EDGE)" w:date="2022-02-24T13:31:00Z">
              <w:r>
                <w:rPr>
                  <w:rFonts w:ascii="Times New Roman" w:eastAsia="Microsoft YaHei UI" w:hAnsi="Times New Roman" w:cs="Times New Roman"/>
                  <w:lang w:val="de-DE"/>
                </w:rPr>
                <w:t>F</w:t>
              </w:r>
              <w:r>
                <w:rPr>
                  <w:rFonts w:ascii="Times New Roman" w:eastAsia="Microsoft YaHei UI" w:hAnsi="Times New Roman" w:cs="Times New Roman"/>
                  <w:lang w:val="de-DE" w:eastAsia="zh-CN"/>
                </w:rPr>
                <w:t>ailed</w:t>
              </w:r>
            </w:ins>
          </w:p>
        </w:tc>
      </w:tr>
      <w:tr w:rsidR="00474E84" w:rsidRPr="00C06C30" w14:paraId="7B21F6F7" w14:textId="77777777" w:rsidTr="00474E84">
        <w:trPr>
          <w:ins w:id="2280" w:author="Sun, Qingyi (EXT) (RC-CN DI FA ST&amp;PM SUP IT&amp;EDGE)" w:date="2022-02-24T13:31: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
          <w:p w14:paraId="301471F1" w14:textId="690D8710" w:rsidR="00474E84" w:rsidRDefault="00474E84" w:rsidP="00474E84">
            <w:pPr>
              <w:pStyle w:val="TableText"/>
              <w:rPr>
                <w:ins w:id="2281" w:author="Sun, Qingyi (EXT) (RC-CN DI FA ST&amp;PM SUP IT&amp;EDGE)" w:date="2022-02-24T13:31:00Z"/>
                <w:rFonts w:ascii="Times New Roman" w:eastAsia="Microsoft YaHei UI" w:hAnsi="Times New Roman" w:cs="Times New Roman"/>
                <w:lang w:val="de-DE"/>
              </w:rPr>
            </w:pPr>
            <w:ins w:id="2282" w:author="Sun, Qingyi (EXT) (RC-CN DI FA ST&amp;PM SUP IT&amp;EDGE)" w:date="2022-02-24T13:31:00Z">
              <w:r>
                <w:rPr>
                  <w:rFonts w:ascii="Times New Roman" w:eastAsia="Microsoft YaHei UI" w:hAnsi="Times New Roman" w:cs="Times New Roman"/>
                  <w:lang w:val="de-DE"/>
                </w:rPr>
                <w:t>3</w:t>
              </w:r>
            </w:ins>
          </w:p>
        </w:tc>
        <w:tc>
          <w:tcPr>
            <w:tcW w:w="1076" w:type="pct"/>
            <w:tcBorders>
              <w:top w:val="single" w:sz="4" w:space="0" w:color="A9A9A9" w:themeColor="accent3"/>
              <w:left w:val="nil"/>
              <w:bottom w:val="single" w:sz="4" w:space="0" w:color="A9A9A9" w:themeColor="accent3"/>
              <w:right w:val="nil"/>
            </w:tcBorders>
          </w:tcPr>
          <w:p w14:paraId="1B63F64E" w14:textId="470357B0"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83" w:author="Sun, Qingyi (EXT) (RC-CN DI FA ST&amp;PM SUP IT&amp;EDGE)" w:date="2022-02-24T13:31:00Z"/>
                <w:rFonts w:ascii="Times New Roman" w:eastAsia="Microsoft YaHei UI" w:hAnsi="Times New Roman" w:cs="Times New Roman"/>
                <w:lang w:val="de-DE"/>
              </w:rPr>
            </w:pPr>
            <w:ins w:id="2284" w:author="Sun, Qingyi (EXT) (RC-CN DI FA ST&amp;PM SUP IT&amp;EDGE)" w:date="2022-02-24T13:31:00Z">
              <w:r>
                <w:rPr>
                  <w:rFonts w:ascii="Times New Roman" w:eastAsia="Microsoft YaHei UI" w:hAnsi="Times New Roman" w:cs="Times New Roman"/>
                  <w:lang w:val="de-DE"/>
                </w:rPr>
                <w:t>Merchandise Type</w:t>
              </w:r>
            </w:ins>
          </w:p>
        </w:tc>
        <w:tc>
          <w:tcPr>
            <w:tcW w:w="1022" w:type="pct"/>
            <w:tcBorders>
              <w:top w:val="single" w:sz="4" w:space="0" w:color="A9A9A9" w:themeColor="accent3"/>
              <w:left w:val="nil"/>
              <w:bottom w:val="single" w:sz="4" w:space="0" w:color="A9A9A9" w:themeColor="accent3"/>
              <w:right w:val="nil"/>
            </w:tcBorders>
          </w:tcPr>
          <w:p w14:paraId="64ECDA50" w14:textId="6647E3D6"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85" w:author="Sun, Qingyi (EXT) (RC-CN DI FA ST&amp;PM SUP IT&amp;EDGE)" w:date="2022-02-24T13:31:00Z"/>
                <w:rFonts w:ascii="Times New Roman" w:eastAsia="Microsoft YaHei UI" w:hAnsi="Times New Roman" w:cs="Times New Roman"/>
                <w:lang w:val="de-DE"/>
              </w:rPr>
            </w:pPr>
            <w:ins w:id="2286" w:author="Sun, Qingyi (EXT) (RC-CN DI FA ST&amp;PM SUP IT&amp;EDGE)" w:date="2022-02-24T13:31:00Z">
              <w:r>
                <w:rPr>
                  <w:rFonts w:ascii="Times New Roman" w:eastAsia="Microsoft YaHei UI" w:hAnsi="Times New Roman" w:cs="Times New Roman"/>
                  <w:lang w:val="de-DE"/>
                </w:rPr>
                <w:t>String</w:t>
              </w:r>
            </w:ins>
          </w:p>
        </w:tc>
        <w:tc>
          <w:tcPr>
            <w:tcW w:w="862" w:type="pct"/>
            <w:tcBorders>
              <w:top w:val="single" w:sz="4" w:space="0" w:color="A9A9A9" w:themeColor="accent3"/>
              <w:left w:val="nil"/>
              <w:bottom w:val="single" w:sz="4" w:space="0" w:color="A9A9A9" w:themeColor="accent3"/>
              <w:right w:val="nil"/>
            </w:tcBorders>
          </w:tcPr>
          <w:p w14:paraId="6D800FF1" w14:textId="17F4370B" w:rsidR="00474E84" w:rsidRPr="00175B6E" w:rsidRDefault="0019152A" w:rsidP="00474E84">
            <w:pPr>
              <w:pStyle w:val="TableText"/>
              <w:cnfStyle w:val="000000000000" w:firstRow="0" w:lastRow="0" w:firstColumn="0" w:lastColumn="0" w:oddVBand="0" w:evenVBand="0" w:oddHBand="0" w:evenHBand="0" w:firstRowFirstColumn="0" w:firstRowLastColumn="0" w:lastRowFirstColumn="0" w:lastRowLastColumn="0"/>
              <w:rPr>
                <w:ins w:id="2287" w:author="Sun, Qingyi (EXT) (RC-CN DI FA ST&amp;PM SUP IT&amp;EDGE)" w:date="2022-02-24T13:31:00Z"/>
                <w:rFonts w:ascii="Times New Roman" w:eastAsia="Microsoft YaHei UI" w:hAnsi="Times New Roman" w:cs="Times New Roman"/>
                <w:lang w:val="de-DE"/>
              </w:rPr>
            </w:pPr>
            <w:ins w:id="2288" w:author="Sun, Qingyi (EXT) (RC-CN DI FA ST&amp;PM SUP IT&amp;EDGE)" w:date="2022-03-01T11:09:00Z">
              <w:r>
                <w:rPr>
                  <w:rFonts w:ascii="Times New Roman" w:eastAsia="Microsoft YaHei UI" w:hAnsi="Times New Roman" w:cs="Times New Roman"/>
                  <w:lang w:val="de-DE"/>
                </w:rPr>
                <w:t xml:space="preserve">Merchandise </w:t>
              </w:r>
            </w:ins>
            <w:ins w:id="2289" w:author="Sun, Qingyi (EXT) (RC-CN DI FA ST&amp;PM SUP IT&amp;EDGE)" w:date="2022-02-24T13:31:00Z">
              <w:r w:rsidR="00474E84">
                <w:rPr>
                  <w:rFonts w:ascii="Times New Roman" w:eastAsia="Microsoft YaHei UI" w:hAnsi="Times New Roman" w:cs="Times New Roman"/>
                  <w:lang w:val="de-DE"/>
                </w:rPr>
                <w:t>Sheet</w:t>
              </w:r>
            </w:ins>
          </w:p>
        </w:tc>
        <w:tc>
          <w:tcPr>
            <w:tcW w:w="1448" w:type="pct"/>
            <w:tcBorders>
              <w:top w:val="single" w:sz="4" w:space="0" w:color="A9A9A9" w:themeColor="accent3"/>
              <w:left w:val="nil"/>
              <w:bottom w:val="single" w:sz="4" w:space="0" w:color="A9A9A9" w:themeColor="accent3"/>
              <w:right w:val="nil"/>
            </w:tcBorders>
          </w:tcPr>
          <w:p w14:paraId="64F08B6E" w14:textId="6513AC24"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90" w:author="Sun, Qingyi (EXT) (RC-CN DI FA ST&amp;PM SUP IT&amp;EDGE)" w:date="2022-02-24T13:31:00Z"/>
                <w:rFonts w:ascii="Times New Roman" w:eastAsia="Microsoft YaHei UI" w:hAnsi="Times New Roman" w:cs="Times New Roman"/>
                <w:lang w:val="de-DE"/>
              </w:rPr>
            </w:pPr>
            <w:ins w:id="2291" w:author="Sun, Qingyi (EXT) (RC-CN DI FA ST&amp;PM SUP IT&amp;EDGE)" w:date="2022-02-24T13:31:00Z">
              <w:r>
                <w:rPr>
                  <w:rFonts w:ascii="Times New Roman" w:eastAsia="Microsoft YaHei UI" w:hAnsi="Times New Roman" w:cs="Times New Roman"/>
                  <w:lang w:val="de-DE" w:eastAsia="zh-CN"/>
                </w:rPr>
                <w:t>Beverage</w:t>
              </w:r>
            </w:ins>
          </w:p>
        </w:tc>
      </w:tr>
      <w:tr w:rsidR="00474E84" w:rsidRPr="00C06C30" w14:paraId="7423621D" w14:textId="77777777" w:rsidTr="0019152A">
        <w:tblPrEx>
          <w:tblW w:w="5000" w:type="pct"/>
          <w:tblPrExChange w:id="2292" w:author="Sun, Qingyi (EXT) (RC-CN DI FA ST&amp;PM SUP IT&amp;EDGE)" w:date="2022-03-01T11:08:00Z">
            <w:tblPrEx>
              <w:tblW w:w="5000" w:type="pct"/>
            </w:tblPrEx>
          </w:tblPrExChange>
        </w:tblPrEx>
        <w:trPr>
          <w:trHeight w:val="61"/>
          <w:ins w:id="2293" w:author="Qiao, Guan Lun (RC-CN DI FA ST&amp;PM SUP IT&amp;EDGE)" w:date="2022-02-21T15:29: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4" w:space="0" w:color="A9A9A9" w:themeColor="accent3"/>
              <w:right w:val="nil"/>
            </w:tcBorders>
            <w:tcPrChange w:id="2294" w:author="Sun, Qingyi (EXT) (RC-CN DI FA ST&amp;PM SUP IT&amp;EDGE)" w:date="2022-03-01T11:08:00Z">
              <w:tcPr>
                <w:tcW w:w="0" w:type="pct"/>
                <w:tcBorders>
                  <w:top w:val="single" w:sz="4" w:space="0" w:color="A9A9A9" w:themeColor="accent3"/>
                  <w:left w:val="nil"/>
                  <w:bottom w:val="single" w:sz="8" w:space="0" w:color="auto"/>
                  <w:right w:val="nil"/>
                </w:tcBorders>
              </w:tcPr>
            </w:tcPrChange>
          </w:tcPr>
          <w:p w14:paraId="4DC04AE2" w14:textId="3EBFD465" w:rsidR="00474E84" w:rsidRPr="00175B6E" w:rsidRDefault="00474E84" w:rsidP="00474E84">
            <w:pPr>
              <w:pStyle w:val="TableText"/>
              <w:rPr>
                <w:ins w:id="2295" w:author="Qiao, Guan Lun (RC-CN DI FA ST&amp;PM SUP IT&amp;EDGE)" w:date="2022-02-21T15:29:00Z"/>
                <w:rFonts w:ascii="Times New Roman" w:eastAsia="Microsoft YaHei UI" w:hAnsi="Times New Roman" w:cs="Times New Roman"/>
                <w:lang w:val="de-DE"/>
              </w:rPr>
            </w:pPr>
            <w:ins w:id="2296" w:author="Sun, Qingyi (EXT) (RC-CN DI FA ST&amp;PM SUP IT&amp;EDGE)" w:date="2022-02-24T13:31:00Z">
              <w:r>
                <w:rPr>
                  <w:rFonts w:ascii="Times New Roman" w:eastAsia="Microsoft YaHei UI" w:hAnsi="Times New Roman" w:cs="Times New Roman"/>
                  <w:lang w:val="de-DE"/>
                </w:rPr>
                <w:t>4</w:t>
              </w:r>
            </w:ins>
          </w:p>
        </w:tc>
        <w:tc>
          <w:tcPr>
            <w:tcW w:w="1076" w:type="pct"/>
            <w:tcBorders>
              <w:top w:val="single" w:sz="4" w:space="0" w:color="A9A9A9" w:themeColor="accent3"/>
              <w:left w:val="nil"/>
              <w:bottom w:val="single" w:sz="4" w:space="0" w:color="A9A9A9" w:themeColor="accent3"/>
              <w:right w:val="nil"/>
            </w:tcBorders>
            <w:tcPrChange w:id="2297" w:author="Sun, Qingyi (EXT) (RC-CN DI FA ST&amp;PM SUP IT&amp;EDGE)" w:date="2022-03-01T11:08:00Z">
              <w:tcPr>
                <w:tcW w:w="0" w:type="pct"/>
                <w:tcBorders>
                  <w:top w:val="single" w:sz="4" w:space="0" w:color="A9A9A9" w:themeColor="accent3"/>
                  <w:left w:val="nil"/>
                  <w:bottom w:val="single" w:sz="8" w:space="0" w:color="auto"/>
                  <w:right w:val="nil"/>
                </w:tcBorders>
              </w:tcPr>
            </w:tcPrChange>
          </w:tcPr>
          <w:p w14:paraId="6505AC25" w14:textId="6043EF12"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298" w:author="Qiao, Guan Lun (RC-CN DI FA ST&amp;PM SUP IT&amp;EDGE)" w:date="2022-02-21T15:29:00Z"/>
                <w:rFonts w:ascii="Times New Roman" w:eastAsia="Microsoft YaHei UI" w:hAnsi="Times New Roman" w:cs="Times New Roman"/>
                <w:lang w:val="de-DE"/>
              </w:rPr>
            </w:pPr>
            <w:ins w:id="2299" w:author="Sun, Qingyi (EXT) (RC-CN DI FA ST&amp;PM SUP IT&amp;EDGE)" w:date="2022-02-24T13:31:00Z">
              <w:r>
                <w:rPr>
                  <w:rFonts w:ascii="Times New Roman" w:eastAsia="Microsoft YaHei UI" w:hAnsi="Times New Roman" w:cs="Times New Roman"/>
                  <w:lang w:val="de-DE"/>
                </w:rPr>
                <w:t>Merchandise Name</w:t>
              </w:r>
            </w:ins>
          </w:p>
        </w:tc>
        <w:tc>
          <w:tcPr>
            <w:tcW w:w="1022" w:type="pct"/>
            <w:tcBorders>
              <w:top w:val="single" w:sz="4" w:space="0" w:color="A9A9A9" w:themeColor="accent3"/>
              <w:left w:val="nil"/>
              <w:bottom w:val="single" w:sz="4" w:space="0" w:color="A9A9A9" w:themeColor="accent3"/>
              <w:right w:val="nil"/>
            </w:tcBorders>
            <w:tcPrChange w:id="2300" w:author="Sun, Qingyi (EXT) (RC-CN DI FA ST&amp;PM SUP IT&amp;EDGE)" w:date="2022-03-01T11:08:00Z">
              <w:tcPr>
                <w:tcW w:w="0" w:type="pct"/>
                <w:tcBorders>
                  <w:top w:val="single" w:sz="4" w:space="0" w:color="A9A9A9" w:themeColor="accent3"/>
                  <w:left w:val="nil"/>
                  <w:bottom w:val="single" w:sz="8" w:space="0" w:color="auto"/>
                  <w:right w:val="nil"/>
                </w:tcBorders>
              </w:tcPr>
            </w:tcPrChange>
          </w:tcPr>
          <w:p w14:paraId="25AA04CC" w14:textId="29377136"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301" w:author="Qiao, Guan Lun (RC-CN DI FA ST&amp;PM SUP IT&amp;EDGE)" w:date="2022-02-21T15:29:00Z"/>
                <w:rFonts w:ascii="Times New Roman" w:eastAsia="Microsoft YaHei UI" w:hAnsi="Times New Roman" w:cs="Times New Roman"/>
                <w:lang w:val="de-DE"/>
              </w:rPr>
            </w:pPr>
            <w:ins w:id="2302" w:author="Sun, Qingyi (EXT) (RC-CN DI FA ST&amp;PM SUP IT&amp;EDGE)" w:date="2022-02-24T13:31:00Z">
              <w:r>
                <w:rPr>
                  <w:rFonts w:ascii="Times New Roman" w:eastAsia="Microsoft YaHei UI" w:hAnsi="Times New Roman" w:cs="Times New Roman"/>
                  <w:lang w:val="de-DE"/>
                </w:rPr>
                <w:t xml:space="preserve">String </w:t>
              </w:r>
            </w:ins>
          </w:p>
        </w:tc>
        <w:tc>
          <w:tcPr>
            <w:tcW w:w="0" w:type="pct"/>
            <w:tcBorders>
              <w:top w:val="single" w:sz="4" w:space="0" w:color="A9A9A9" w:themeColor="accent3"/>
              <w:left w:val="nil"/>
              <w:bottom w:val="single" w:sz="4" w:space="0" w:color="A9A9A9" w:themeColor="accent3"/>
              <w:right w:val="nil"/>
            </w:tcBorders>
            <w:tcPrChange w:id="2303" w:author="Sun, Qingyi (EXT) (RC-CN DI FA ST&amp;PM SUP IT&amp;EDGE)" w:date="2022-03-01T11:08:00Z">
              <w:tcPr>
                <w:tcW w:w="862" w:type="pct"/>
                <w:tcBorders>
                  <w:top w:val="single" w:sz="4" w:space="0" w:color="A9A9A9" w:themeColor="accent3"/>
                  <w:left w:val="nil"/>
                  <w:bottom w:val="single" w:sz="8" w:space="0" w:color="auto"/>
                  <w:right w:val="nil"/>
                </w:tcBorders>
              </w:tcPr>
            </w:tcPrChange>
          </w:tcPr>
          <w:p w14:paraId="0686DB88" w14:textId="65642872" w:rsidR="00474E84" w:rsidRPr="00175B6E" w:rsidRDefault="0019152A" w:rsidP="00474E84">
            <w:pPr>
              <w:pStyle w:val="TableText"/>
              <w:cnfStyle w:val="000000000000" w:firstRow="0" w:lastRow="0" w:firstColumn="0" w:lastColumn="0" w:oddVBand="0" w:evenVBand="0" w:oddHBand="0" w:evenHBand="0" w:firstRowFirstColumn="0" w:firstRowLastColumn="0" w:lastRowFirstColumn="0" w:lastRowLastColumn="0"/>
              <w:rPr>
                <w:ins w:id="2304" w:author="Qiao, Guan Lun (RC-CN DI FA ST&amp;PM SUP IT&amp;EDGE)" w:date="2022-02-21T15:29:00Z"/>
                <w:rFonts w:ascii="Times New Roman" w:eastAsia="Microsoft YaHei UI" w:hAnsi="Times New Roman" w:cs="Times New Roman"/>
                <w:lang w:val="de-DE"/>
              </w:rPr>
            </w:pPr>
            <w:ins w:id="2305" w:author="Sun, Qingyi (EXT) (RC-CN DI FA ST&amp;PM SUP IT&amp;EDGE)" w:date="2022-03-01T11:09:00Z">
              <w:r>
                <w:rPr>
                  <w:rFonts w:ascii="Times New Roman" w:eastAsia="Microsoft YaHei UI" w:hAnsi="Times New Roman" w:cs="Times New Roman"/>
                  <w:lang w:val="de-DE"/>
                </w:rPr>
                <w:t xml:space="preserve">Merchandise </w:t>
              </w:r>
            </w:ins>
            <w:ins w:id="2306" w:author="Sun, Qingyi (EXT) (RC-CN DI FA ST&amp;PM SUP IT&amp;EDGE)" w:date="2022-02-24T13:31:00Z">
              <w:r w:rsidR="00474E84">
                <w:rPr>
                  <w:rFonts w:ascii="Times New Roman" w:eastAsia="Microsoft YaHei UI" w:hAnsi="Times New Roman" w:cs="Times New Roman"/>
                  <w:lang w:val="de-DE"/>
                </w:rPr>
                <w:t>Sheet</w:t>
              </w:r>
            </w:ins>
          </w:p>
        </w:tc>
        <w:tc>
          <w:tcPr>
            <w:tcW w:w="1448" w:type="pct"/>
            <w:tcBorders>
              <w:top w:val="single" w:sz="4" w:space="0" w:color="A9A9A9" w:themeColor="accent3"/>
              <w:left w:val="nil"/>
              <w:bottom w:val="single" w:sz="4" w:space="0" w:color="A9A9A9" w:themeColor="accent3"/>
              <w:right w:val="nil"/>
            </w:tcBorders>
            <w:tcPrChange w:id="2307" w:author="Sun, Qingyi (EXT) (RC-CN DI FA ST&amp;PM SUP IT&amp;EDGE)" w:date="2022-03-01T11:08:00Z">
              <w:tcPr>
                <w:tcW w:w="1449" w:type="pct"/>
                <w:tcBorders>
                  <w:top w:val="single" w:sz="4" w:space="0" w:color="A9A9A9" w:themeColor="accent3"/>
                  <w:left w:val="nil"/>
                  <w:bottom w:val="single" w:sz="8" w:space="0" w:color="auto"/>
                  <w:right w:val="nil"/>
                </w:tcBorders>
              </w:tcPr>
            </w:tcPrChange>
          </w:tcPr>
          <w:p w14:paraId="7EA0A693" w14:textId="278E7F03" w:rsidR="00474E84" w:rsidRPr="00175B6E" w:rsidRDefault="00474E84" w:rsidP="00474E84">
            <w:pPr>
              <w:pStyle w:val="TableText"/>
              <w:cnfStyle w:val="000000000000" w:firstRow="0" w:lastRow="0" w:firstColumn="0" w:lastColumn="0" w:oddVBand="0" w:evenVBand="0" w:oddHBand="0" w:evenHBand="0" w:firstRowFirstColumn="0" w:firstRowLastColumn="0" w:lastRowFirstColumn="0" w:lastRowLastColumn="0"/>
              <w:rPr>
                <w:ins w:id="2308" w:author="Qiao, Guan Lun (RC-CN DI FA ST&amp;PM SUP IT&amp;EDGE)" w:date="2022-02-21T15:29:00Z"/>
                <w:rFonts w:ascii="Times New Roman" w:eastAsia="Microsoft YaHei UI" w:hAnsi="Times New Roman" w:cs="Times New Roman"/>
                <w:lang w:val="de-DE" w:eastAsia="zh-CN"/>
              </w:rPr>
            </w:pPr>
            <w:ins w:id="2309" w:author="Sun, Qingyi (EXT) (RC-CN DI FA ST&amp;PM SUP IT&amp;EDGE)" w:date="2022-02-24T13:31:00Z">
              <w:r>
                <w:rPr>
                  <w:rFonts w:ascii="Times New Roman" w:eastAsia="Microsoft YaHei UI" w:hAnsi="Times New Roman" w:cs="Times New Roman" w:hint="eastAsia"/>
                  <w:lang w:val="de-DE" w:eastAsia="zh-CN"/>
                </w:rPr>
                <w:t>冰红茶</w:t>
              </w:r>
            </w:ins>
          </w:p>
        </w:tc>
      </w:tr>
      <w:tr w:rsidR="0019152A" w:rsidRPr="00C06C30" w14:paraId="72F1D716" w14:textId="77777777" w:rsidTr="00474E84">
        <w:trPr>
          <w:trHeight w:val="61"/>
          <w:ins w:id="2310" w:author="Sun, Qingyi (EXT) (RC-CN DI FA ST&amp;PM SUP IT&amp;EDGE)" w:date="2022-03-01T11:08:00Z"/>
        </w:trPr>
        <w:tc>
          <w:tcPr>
            <w:cnfStyle w:val="001000000000" w:firstRow="0" w:lastRow="0" w:firstColumn="1" w:lastColumn="0" w:oddVBand="0" w:evenVBand="0" w:oddHBand="0" w:evenHBand="0" w:firstRowFirstColumn="0" w:firstRowLastColumn="0" w:lastRowFirstColumn="0" w:lastRowLastColumn="0"/>
            <w:tcW w:w="592" w:type="pct"/>
            <w:tcBorders>
              <w:top w:val="single" w:sz="4" w:space="0" w:color="A9A9A9" w:themeColor="accent3"/>
              <w:left w:val="nil"/>
              <w:bottom w:val="single" w:sz="8" w:space="0" w:color="auto"/>
              <w:right w:val="nil"/>
            </w:tcBorders>
          </w:tcPr>
          <w:p w14:paraId="1C509B97" w14:textId="4D2A5126" w:rsidR="0019152A" w:rsidRDefault="0019152A" w:rsidP="00474E84">
            <w:pPr>
              <w:pStyle w:val="TableText"/>
              <w:rPr>
                <w:ins w:id="2311" w:author="Sun, Qingyi (EXT) (RC-CN DI FA ST&amp;PM SUP IT&amp;EDGE)" w:date="2022-03-01T11:08:00Z"/>
                <w:rFonts w:ascii="Times New Roman" w:eastAsia="Microsoft YaHei UI" w:hAnsi="Times New Roman" w:cs="Times New Roman"/>
                <w:lang w:val="de-DE"/>
              </w:rPr>
            </w:pPr>
            <w:ins w:id="2312" w:author="Sun, Qingyi (EXT) (RC-CN DI FA ST&amp;PM SUP IT&amp;EDGE)" w:date="2022-03-01T11:08:00Z">
              <w:r>
                <w:rPr>
                  <w:rFonts w:ascii="Times New Roman" w:eastAsia="Microsoft YaHei UI" w:hAnsi="Times New Roman" w:cs="Times New Roman"/>
                  <w:lang w:val="de-DE"/>
                </w:rPr>
                <w:t>5</w:t>
              </w:r>
            </w:ins>
          </w:p>
        </w:tc>
        <w:tc>
          <w:tcPr>
            <w:tcW w:w="1076" w:type="pct"/>
            <w:tcBorders>
              <w:top w:val="single" w:sz="4" w:space="0" w:color="A9A9A9" w:themeColor="accent3"/>
              <w:left w:val="nil"/>
              <w:bottom w:val="single" w:sz="8" w:space="0" w:color="auto"/>
              <w:right w:val="nil"/>
            </w:tcBorders>
          </w:tcPr>
          <w:p w14:paraId="5B6DB7A3" w14:textId="3EE0E6FC" w:rsidR="0019152A" w:rsidRDefault="0019152A" w:rsidP="00474E84">
            <w:pPr>
              <w:pStyle w:val="TableText"/>
              <w:cnfStyle w:val="000000000000" w:firstRow="0" w:lastRow="0" w:firstColumn="0" w:lastColumn="0" w:oddVBand="0" w:evenVBand="0" w:oddHBand="0" w:evenHBand="0" w:firstRowFirstColumn="0" w:firstRowLastColumn="0" w:lastRowFirstColumn="0" w:lastRowLastColumn="0"/>
              <w:rPr>
                <w:ins w:id="2313" w:author="Sun, Qingyi (EXT) (RC-CN DI FA ST&amp;PM SUP IT&amp;EDGE)" w:date="2022-03-01T11:08:00Z"/>
                <w:rFonts w:ascii="Times New Roman" w:eastAsia="Microsoft YaHei UI" w:hAnsi="Times New Roman" w:cs="Times New Roman"/>
                <w:lang w:val="de-DE"/>
              </w:rPr>
            </w:pPr>
            <w:ins w:id="2314" w:author="Sun, Qingyi (EXT) (RC-CN DI FA ST&amp;PM SUP IT&amp;EDGE)" w:date="2022-03-01T11:08:00Z">
              <w:r>
                <w:rPr>
                  <w:rFonts w:ascii="Times New Roman" w:eastAsia="Microsoft YaHei UI" w:hAnsi="Times New Roman" w:cs="Times New Roman"/>
                  <w:lang w:val="de-DE"/>
                </w:rPr>
                <w:t>Merchandi</w:t>
              </w:r>
            </w:ins>
            <w:ins w:id="2315" w:author="Sun, Qingyi (EXT) (RC-CN DI FA ST&amp;PM SUP IT&amp;EDGE)" w:date="2022-03-01T11:09:00Z">
              <w:r>
                <w:rPr>
                  <w:rFonts w:ascii="Times New Roman" w:eastAsia="Microsoft YaHei UI" w:hAnsi="Times New Roman" w:cs="Times New Roman"/>
                  <w:lang w:val="de-DE"/>
                </w:rPr>
                <w:t>se Description</w:t>
              </w:r>
            </w:ins>
          </w:p>
        </w:tc>
        <w:tc>
          <w:tcPr>
            <w:tcW w:w="1022" w:type="pct"/>
            <w:tcBorders>
              <w:top w:val="single" w:sz="4" w:space="0" w:color="A9A9A9" w:themeColor="accent3"/>
              <w:left w:val="nil"/>
              <w:bottom w:val="single" w:sz="8" w:space="0" w:color="auto"/>
              <w:right w:val="nil"/>
            </w:tcBorders>
          </w:tcPr>
          <w:p w14:paraId="1B2AC282" w14:textId="7D4F60A2" w:rsidR="0019152A" w:rsidRDefault="0019152A" w:rsidP="00474E84">
            <w:pPr>
              <w:pStyle w:val="TableText"/>
              <w:cnfStyle w:val="000000000000" w:firstRow="0" w:lastRow="0" w:firstColumn="0" w:lastColumn="0" w:oddVBand="0" w:evenVBand="0" w:oddHBand="0" w:evenHBand="0" w:firstRowFirstColumn="0" w:firstRowLastColumn="0" w:lastRowFirstColumn="0" w:lastRowLastColumn="0"/>
              <w:rPr>
                <w:ins w:id="2316" w:author="Sun, Qingyi (EXT) (RC-CN DI FA ST&amp;PM SUP IT&amp;EDGE)" w:date="2022-03-01T11:08:00Z"/>
                <w:rFonts w:ascii="Times New Roman" w:eastAsia="Microsoft YaHei UI" w:hAnsi="Times New Roman" w:cs="Times New Roman"/>
                <w:lang w:val="de-DE"/>
              </w:rPr>
            </w:pPr>
            <w:ins w:id="2317" w:author="Sun, Qingyi (EXT) (RC-CN DI FA ST&amp;PM SUP IT&amp;EDGE)" w:date="2022-03-01T11:09:00Z">
              <w:r>
                <w:rPr>
                  <w:rFonts w:ascii="Times New Roman" w:eastAsia="Microsoft YaHei UI" w:hAnsi="Times New Roman" w:cs="Times New Roman"/>
                  <w:lang w:val="de-DE"/>
                </w:rPr>
                <w:t xml:space="preserve">String </w:t>
              </w:r>
            </w:ins>
          </w:p>
        </w:tc>
        <w:tc>
          <w:tcPr>
            <w:tcW w:w="0" w:type="pct"/>
            <w:tcBorders>
              <w:top w:val="single" w:sz="4" w:space="0" w:color="A9A9A9" w:themeColor="accent3"/>
              <w:left w:val="nil"/>
              <w:bottom w:val="single" w:sz="8" w:space="0" w:color="auto"/>
              <w:right w:val="nil"/>
            </w:tcBorders>
          </w:tcPr>
          <w:p w14:paraId="40D56EA4" w14:textId="77777777" w:rsidR="0019152A" w:rsidRDefault="0019152A" w:rsidP="00474E84">
            <w:pPr>
              <w:pStyle w:val="TableText"/>
              <w:cnfStyle w:val="000000000000" w:firstRow="0" w:lastRow="0" w:firstColumn="0" w:lastColumn="0" w:oddVBand="0" w:evenVBand="0" w:oddHBand="0" w:evenHBand="0" w:firstRowFirstColumn="0" w:firstRowLastColumn="0" w:lastRowFirstColumn="0" w:lastRowLastColumn="0"/>
              <w:rPr>
                <w:ins w:id="2318" w:author="Sun, Qingyi (EXT) (RC-CN DI FA ST&amp;PM SUP IT&amp;EDGE)" w:date="2022-03-01T11:09:00Z"/>
                <w:rFonts w:ascii="Times New Roman" w:eastAsia="Microsoft YaHei UI" w:hAnsi="Times New Roman" w:cs="Times New Roman"/>
                <w:lang w:val="de-DE"/>
              </w:rPr>
            </w:pPr>
            <w:ins w:id="2319" w:author="Sun, Qingyi (EXT) (RC-CN DI FA ST&amp;PM SUP IT&amp;EDGE)" w:date="2022-03-01T11:09:00Z">
              <w:r>
                <w:rPr>
                  <w:rFonts w:ascii="Times New Roman" w:eastAsia="Microsoft YaHei UI" w:hAnsi="Times New Roman" w:cs="Times New Roman"/>
                  <w:lang w:val="de-DE"/>
                </w:rPr>
                <w:t>Merchandise</w:t>
              </w:r>
            </w:ins>
          </w:p>
          <w:p w14:paraId="5274A3FB" w14:textId="0E19DEC1" w:rsidR="0019152A" w:rsidRDefault="0019152A" w:rsidP="00474E84">
            <w:pPr>
              <w:pStyle w:val="TableText"/>
              <w:cnfStyle w:val="000000000000" w:firstRow="0" w:lastRow="0" w:firstColumn="0" w:lastColumn="0" w:oddVBand="0" w:evenVBand="0" w:oddHBand="0" w:evenHBand="0" w:firstRowFirstColumn="0" w:firstRowLastColumn="0" w:lastRowFirstColumn="0" w:lastRowLastColumn="0"/>
              <w:rPr>
                <w:ins w:id="2320" w:author="Sun, Qingyi (EXT) (RC-CN DI FA ST&amp;PM SUP IT&amp;EDGE)" w:date="2022-03-01T11:08:00Z"/>
                <w:rFonts w:ascii="Times New Roman" w:eastAsia="Microsoft YaHei UI" w:hAnsi="Times New Roman" w:cs="Times New Roman"/>
                <w:lang w:val="de-DE"/>
              </w:rPr>
            </w:pPr>
            <w:ins w:id="2321" w:author="Sun, Qingyi (EXT) (RC-CN DI FA ST&amp;PM SUP IT&amp;EDGE)" w:date="2022-03-01T11:09:00Z">
              <w:r>
                <w:rPr>
                  <w:rFonts w:ascii="Times New Roman" w:eastAsia="Microsoft YaHei UI" w:hAnsi="Times New Roman" w:cs="Times New Roman"/>
                  <w:lang w:val="de-DE"/>
                </w:rPr>
                <w:t>S</w:t>
              </w:r>
              <w:r>
                <w:rPr>
                  <w:rFonts w:ascii="Times New Roman" w:eastAsia="Microsoft YaHei UI" w:hAnsi="Times New Roman" w:cs="Times New Roman" w:hint="eastAsia"/>
                  <w:lang w:val="de-DE" w:eastAsia="zh-CN"/>
                </w:rPr>
                <w:t>hee</w:t>
              </w:r>
              <w:r>
                <w:rPr>
                  <w:rFonts w:ascii="Times New Roman" w:eastAsia="Microsoft YaHei UI" w:hAnsi="Times New Roman" w:cs="Times New Roman"/>
                  <w:lang w:val="de-DE"/>
                </w:rPr>
                <w:t>t</w:t>
              </w:r>
            </w:ins>
          </w:p>
        </w:tc>
        <w:tc>
          <w:tcPr>
            <w:tcW w:w="1448" w:type="pct"/>
            <w:tcBorders>
              <w:top w:val="single" w:sz="4" w:space="0" w:color="A9A9A9" w:themeColor="accent3"/>
              <w:left w:val="nil"/>
              <w:bottom w:val="single" w:sz="8" w:space="0" w:color="auto"/>
              <w:right w:val="nil"/>
            </w:tcBorders>
          </w:tcPr>
          <w:p w14:paraId="5FC3BB35" w14:textId="77777777" w:rsidR="0019152A" w:rsidRDefault="0019152A" w:rsidP="00474E84">
            <w:pPr>
              <w:pStyle w:val="TableText"/>
              <w:cnfStyle w:val="000000000000" w:firstRow="0" w:lastRow="0" w:firstColumn="0" w:lastColumn="0" w:oddVBand="0" w:evenVBand="0" w:oddHBand="0" w:evenHBand="0" w:firstRowFirstColumn="0" w:firstRowLastColumn="0" w:lastRowFirstColumn="0" w:lastRowLastColumn="0"/>
              <w:rPr>
                <w:ins w:id="2322" w:author="Sun, Qingyi (EXT) (RC-CN DI FA ST&amp;PM SUP IT&amp;EDGE)" w:date="2022-03-01T11:08:00Z"/>
                <w:rFonts w:ascii="Times New Roman" w:eastAsia="Microsoft YaHei UI" w:hAnsi="Times New Roman" w:cs="Times New Roman" w:hint="eastAsia"/>
                <w:lang w:val="de-DE" w:eastAsia="zh-CN"/>
              </w:rPr>
            </w:pPr>
          </w:p>
        </w:tc>
      </w:tr>
    </w:tbl>
    <w:p w14:paraId="0C77F789" w14:textId="77777777" w:rsidR="00DA57D1" w:rsidRDefault="00DA57D1">
      <w:pPr>
        <w:pStyle w:val="ListParagraph"/>
        <w:numPr>
          <w:ilvl w:val="0"/>
          <w:numId w:val="88"/>
        </w:numPr>
        <w:spacing w:after="130"/>
        <w:jc w:val="both"/>
        <w:rPr>
          <w:ins w:id="2323" w:author="Qiao, Guan Lun (RC-CN DI FA ST&amp;PM SUP IT&amp;EDGE)" w:date="2022-02-21T15:29:00Z"/>
          <w:rFonts w:ascii="Times New Roman" w:eastAsia="Microsoft YaHei UI" w:hAnsi="Times New Roman" w:cs="Times New Roman"/>
          <w:lang w:eastAsia="zh-CN"/>
        </w:rPr>
        <w:pPrChange w:id="2324" w:author="Qiao, Guan Lun (RC-CN DI FA ST&amp;PM SUP IT&amp;EDGE)" w:date="2022-02-21T15:29:00Z">
          <w:pPr>
            <w:pStyle w:val="ListParagraph"/>
            <w:numPr>
              <w:numId w:val="85"/>
            </w:numPr>
            <w:spacing w:after="130"/>
            <w:ind w:left="360" w:hanging="360"/>
            <w:jc w:val="both"/>
          </w:pPr>
        </w:pPrChange>
      </w:pPr>
      <w:ins w:id="2325" w:author="Qiao, Guan Lun (RC-CN DI FA ST&amp;PM SUP IT&amp;EDGE)" w:date="2022-02-21T15:29:00Z">
        <w:r w:rsidRPr="00175B6E">
          <w:rPr>
            <w:rFonts w:ascii="Times New Roman" w:eastAsia="Microsoft YaHei UI" w:hAnsi="Times New Roman" w:cs="Times New Roman" w:hint="eastAsia"/>
            <w:lang w:eastAsia="zh-CN"/>
          </w:rPr>
          <w:t>输出项</w:t>
        </w:r>
      </w:ins>
    </w:p>
    <w:p w14:paraId="71600621" w14:textId="611B001E" w:rsidR="00DA57D1" w:rsidRDefault="00DA57D1">
      <w:pPr>
        <w:pStyle w:val="ListParagraph"/>
        <w:numPr>
          <w:ilvl w:val="0"/>
          <w:numId w:val="89"/>
        </w:numPr>
        <w:spacing w:after="130"/>
        <w:jc w:val="both"/>
        <w:rPr>
          <w:ins w:id="2326" w:author="Sun, Qingyi (EXT) (RC-CN DI FA ST&amp;PM SUP IT&amp;EDGE)" w:date="2022-02-24T13:39:00Z"/>
          <w:rFonts w:ascii="Times New Roman" w:eastAsia="Microsoft YaHei UI" w:hAnsi="Times New Roman" w:cs="Times New Roman"/>
          <w:lang w:eastAsia="zh-CN"/>
        </w:rPr>
      </w:pPr>
      <w:ins w:id="2327" w:author="Qiao, Guan Lun (RC-CN DI FA ST&amp;PM SUP IT&amp;EDGE)" w:date="2022-02-21T15:29:00Z">
        <w:del w:id="2328" w:author="Sun, Qingyi (EXT) (RC-CN DI FA ST&amp;PM SUP IT&amp;EDGE)" w:date="2022-02-24T13:32:00Z">
          <w:r w:rsidDel="005F779E">
            <w:rPr>
              <w:rFonts w:ascii="Times New Roman" w:eastAsia="Microsoft YaHei UI" w:hAnsi="Times New Roman" w:cs="Times New Roman" w:hint="eastAsia"/>
              <w:lang w:eastAsia="zh-CN"/>
            </w:rPr>
            <w:delText>描述</w:delText>
          </w:r>
        </w:del>
      </w:ins>
      <w:ins w:id="2329" w:author="Sun, Qingyi (EXT) (RC-CN DI FA ST&amp;PM SUP IT&amp;EDGE)" w:date="2022-02-24T13:32:00Z">
        <w:r w:rsidR="005F779E">
          <w:rPr>
            <w:rFonts w:ascii="Times New Roman" w:eastAsia="Microsoft YaHei UI" w:hAnsi="Times New Roman" w:cs="Times New Roman" w:hint="eastAsia"/>
            <w:lang w:eastAsia="zh-CN"/>
          </w:rPr>
          <w:t xml:space="preserve"> </w:t>
        </w:r>
        <w:r w:rsidR="005F779E">
          <w:rPr>
            <w:rFonts w:ascii="Times New Roman" w:eastAsia="Microsoft YaHei UI" w:hAnsi="Times New Roman" w:cs="Times New Roman" w:hint="eastAsia"/>
            <w:lang w:eastAsia="zh-CN"/>
          </w:rPr>
          <w:t>判断</w:t>
        </w:r>
      </w:ins>
      <w:ins w:id="2330" w:author="Sun, Qingyi (EXT) (RC-CN DI FA ST&amp;PM SUP IT&amp;EDGE)" w:date="2022-02-24T13:39:00Z">
        <w:r w:rsidR="00411B90">
          <w:rPr>
            <w:rFonts w:ascii="Times New Roman" w:eastAsia="Microsoft YaHei UI" w:hAnsi="Times New Roman" w:cs="Times New Roman" w:hint="eastAsia"/>
            <w:lang w:eastAsia="zh-CN"/>
          </w:rPr>
          <w:t>订单是否可修改</w:t>
        </w:r>
      </w:ins>
    </w:p>
    <w:p w14:paraId="21CA5407" w14:textId="57A51329" w:rsidR="00411B90" w:rsidRDefault="00411B90">
      <w:pPr>
        <w:pStyle w:val="ListParagraph"/>
        <w:numPr>
          <w:ilvl w:val="0"/>
          <w:numId w:val="89"/>
        </w:numPr>
        <w:spacing w:after="130"/>
        <w:jc w:val="both"/>
        <w:rPr>
          <w:ins w:id="2331" w:author="Sun, Qingyi (EXT) (RC-CN DI FA ST&amp;PM SUP IT&amp;EDGE)" w:date="2022-02-24T13:40:00Z"/>
          <w:rFonts w:ascii="Times New Roman" w:eastAsia="Microsoft YaHei UI" w:hAnsi="Times New Roman" w:cs="Times New Roman"/>
          <w:lang w:eastAsia="zh-CN"/>
        </w:rPr>
      </w:pPr>
      <w:ins w:id="2332" w:author="Sun, Qingyi (EXT) (RC-CN DI FA ST&amp;PM SUP IT&amp;EDGE)" w:date="2022-02-24T13:39:00Z">
        <w:r>
          <w:rPr>
            <w:rFonts w:ascii="Times New Roman" w:eastAsia="Microsoft YaHei UI" w:hAnsi="Times New Roman" w:cs="Times New Roman" w:hint="eastAsia"/>
            <w:lang w:eastAsia="zh-CN"/>
          </w:rPr>
          <w:t>新下单</w:t>
        </w:r>
      </w:ins>
      <w:ins w:id="2333" w:author="Sun, Qingyi (EXT) (RC-CN DI FA ST&amp;PM SUP IT&amp;EDGE)" w:date="2022-02-24T13:40:00Z">
        <w:r>
          <w:rPr>
            <w:rFonts w:ascii="Times New Roman" w:eastAsia="Microsoft YaHei UI" w:hAnsi="Times New Roman" w:cs="Times New Roman" w:hint="eastAsia"/>
            <w:lang w:eastAsia="zh-CN"/>
          </w:rPr>
          <w:t>物品是否有库存</w:t>
        </w:r>
      </w:ins>
    </w:p>
    <w:p w14:paraId="11963A0E" w14:textId="26E67B1B" w:rsidR="00411B90" w:rsidRDefault="00411B90">
      <w:pPr>
        <w:pStyle w:val="ListParagraph"/>
        <w:numPr>
          <w:ilvl w:val="0"/>
          <w:numId w:val="89"/>
        </w:numPr>
        <w:spacing w:after="130"/>
        <w:jc w:val="both"/>
        <w:rPr>
          <w:ins w:id="2334" w:author="Sun, Qingyi (EXT) (RC-CN DI FA ST&amp;PM SUP IT&amp;EDGE)" w:date="2022-02-24T13:40:00Z"/>
          <w:rFonts w:ascii="Times New Roman" w:eastAsia="Microsoft YaHei UI" w:hAnsi="Times New Roman" w:cs="Times New Roman"/>
          <w:lang w:eastAsia="zh-CN"/>
        </w:rPr>
      </w:pPr>
      <w:ins w:id="2335" w:author="Sun, Qingyi (EXT) (RC-CN DI FA ST&amp;PM SUP IT&amp;EDGE)" w:date="2022-02-24T13:40:00Z">
        <w:r>
          <w:rPr>
            <w:rFonts w:ascii="Times New Roman" w:eastAsia="Microsoft YaHei UI" w:hAnsi="Times New Roman" w:cs="Times New Roman" w:hint="eastAsia"/>
            <w:lang w:eastAsia="zh-CN"/>
          </w:rPr>
          <w:t>订单是否成功</w:t>
        </w:r>
      </w:ins>
    </w:p>
    <w:p w14:paraId="47521AF1" w14:textId="73427685" w:rsidR="00411B90" w:rsidRPr="00411B90" w:rsidRDefault="00411B90" w:rsidP="00411B90">
      <w:pPr>
        <w:pStyle w:val="ListParagraph"/>
        <w:numPr>
          <w:ilvl w:val="0"/>
          <w:numId w:val="89"/>
        </w:numPr>
        <w:spacing w:after="130"/>
        <w:jc w:val="both"/>
        <w:rPr>
          <w:ins w:id="2336" w:author="Sun, Qingyi (EXT) (RC-CN DI FA ST&amp;PM SUP IT&amp;EDGE)" w:date="2022-02-24T13:36:00Z"/>
          <w:rFonts w:ascii="Times New Roman" w:eastAsia="Microsoft YaHei UI" w:hAnsi="Times New Roman" w:cs="Times New Roman" w:hint="eastAsia"/>
          <w:lang w:eastAsia="zh-CN"/>
          <w:rPrChange w:id="2337" w:author="Sun, Qingyi (EXT) (RC-CN DI FA ST&amp;PM SUP IT&amp;EDGE)" w:date="2022-02-24T13:40:00Z">
            <w:rPr>
              <w:ins w:id="2338" w:author="Sun, Qingyi (EXT) (RC-CN DI FA ST&amp;PM SUP IT&amp;EDGE)" w:date="2022-02-24T13:36:00Z"/>
              <w:rFonts w:hint="eastAsia"/>
              <w:lang w:eastAsia="zh-CN"/>
            </w:rPr>
          </w:rPrChange>
        </w:rPr>
      </w:pPr>
      <w:ins w:id="2339" w:author="Sun, Qingyi (EXT) (RC-CN DI FA ST&amp;PM SUP IT&amp;EDGE)" w:date="2022-02-24T13:40:00Z">
        <w:r>
          <w:rPr>
            <w:rFonts w:ascii="Times New Roman" w:eastAsia="Microsoft YaHei UI" w:hAnsi="Times New Roman" w:cs="Times New Roman" w:hint="eastAsia"/>
            <w:lang w:eastAsia="zh-CN"/>
          </w:rPr>
          <w:t>判断下单成功后，</w:t>
        </w:r>
        <w:r>
          <w:rPr>
            <w:rFonts w:ascii="Times New Roman" w:eastAsia="Microsoft YaHei UI" w:hAnsi="Times New Roman" w:cs="Times New Roman" w:hint="eastAsia"/>
            <w:lang w:eastAsia="zh-CN"/>
          </w:rPr>
          <w:t xml:space="preserve"> </w:t>
        </w:r>
        <w:r>
          <w:rPr>
            <w:rFonts w:ascii="Times New Roman" w:eastAsia="Microsoft YaHei UI" w:hAnsi="Times New Roman" w:cs="Times New Roman" w:hint="eastAsia"/>
            <w:lang w:eastAsia="zh-CN"/>
          </w:rPr>
          <w:t>自动</w:t>
        </w:r>
      </w:ins>
      <w:ins w:id="2340" w:author="Sun, Qingyi (EXT) (RC-CN DI FA ST&amp;PM SUP IT&amp;EDGE)" w:date="2022-03-01T14:02:00Z">
        <w:r w:rsidR="00736140">
          <w:rPr>
            <w:rFonts w:ascii="Times New Roman" w:eastAsia="Microsoft YaHei UI" w:hAnsi="Times New Roman" w:cs="Times New Roman" w:hint="eastAsia"/>
            <w:lang w:eastAsia="zh-CN"/>
          </w:rPr>
          <w:t>更新</w:t>
        </w:r>
      </w:ins>
      <w:ins w:id="2341" w:author="Sun, Qingyi (EXT) (RC-CN DI FA ST&amp;PM SUP IT&amp;EDGE)" w:date="2022-02-24T13:40:00Z">
        <w:r>
          <w:rPr>
            <w:rFonts w:ascii="Times New Roman" w:eastAsia="Microsoft YaHei UI" w:hAnsi="Times New Roman" w:cs="Times New Roman" w:hint="eastAsia"/>
            <w:lang w:eastAsia="zh-CN"/>
          </w:rPr>
          <w:t>A</w:t>
        </w:r>
        <w:r>
          <w:rPr>
            <w:rFonts w:ascii="Times New Roman" w:eastAsia="Microsoft YaHei UI" w:hAnsi="Times New Roman" w:cs="Times New Roman"/>
            <w:lang w:eastAsia="zh-CN"/>
          </w:rPr>
          <w:t>GV</w:t>
        </w:r>
        <w:r>
          <w:rPr>
            <w:rFonts w:ascii="Times New Roman" w:eastAsia="Microsoft YaHei UI" w:hAnsi="Times New Roman" w:cs="Times New Roman" w:hint="eastAsia"/>
            <w:lang w:eastAsia="zh-CN"/>
          </w:rPr>
          <w:t>信息显示界面</w:t>
        </w:r>
      </w:ins>
    </w:p>
    <w:p w14:paraId="340B84C9" w14:textId="1274EDE8" w:rsidR="009C30D5" w:rsidRPr="00175B6E" w:rsidDel="00411B90" w:rsidRDefault="009C30D5">
      <w:pPr>
        <w:pStyle w:val="ListParagraph"/>
        <w:spacing w:after="130"/>
        <w:ind w:left="720"/>
        <w:jc w:val="both"/>
        <w:rPr>
          <w:ins w:id="2342" w:author="Qiao, Guan Lun (RC-CN DI FA ST&amp;PM SUP IT&amp;EDGE)" w:date="2022-02-21T15:29:00Z"/>
          <w:del w:id="2343" w:author="Sun, Qingyi (EXT) (RC-CN DI FA ST&amp;PM SUP IT&amp;EDGE)" w:date="2022-02-24T13:39:00Z"/>
          <w:rFonts w:ascii="Times New Roman" w:eastAsia="Microsoft YaHei UI" w:hAnsi="Times New Roman" w:cs="Times New Roman"/>
          <w:lang w:eastAsia="zh-CN"/>
        </w:rPr>
        <w:pPrChange w:id="2344" w:author="Sun, Qingyi (EXT) (RC-CN DI FA ST&amp;PM SUP IT&amp;EDGE)" w:date="2022-02-24T13:39:00Z">
          <w:pPr>
            <w:pStyle w:val="ListParagraph"/>
            <w:numPr>
              <w:numId w:val="86"/>
            </w:numPr>
            <w:spacing w:after="130"/>
            <w:ind w:left="720" w:hanging="360"/>
            <w:jc w:val="both"/>
          </w:pPr>
        </w:pPrChange>
      </w:pPr>
    </w:p>
    <w:p w14:paraId="0BD80525" w14:textId="77777777" w:rsidR="00DA57D1" w:rsidRPr="00175B6E" w:rsidRDefault="00DA57D1">
      <w:pPr>
        <w:pStyle w:val="ListParagraph"/>
        <w:numPr>
          <w:ilvl w:val="0"/>
          <w:numId w:val="88"/>
        </w:numPr>
        <w:spacing w:after="130"/>
        <w:jc w:val="both"/>
        <w:rPr>
          <w:ins w:id="2345" w:author="Qiao, Guan Lun (RC-CN DI FA ST&amp;PM SUP IT&amp;EDGE)" w:date="2022-02-21T15:29:00Z"/>
          <w:rFonts w:ascii="Times New Roman" w:eastAsia="Microsoft YaHei UI" w:hAnsi="Times New Roman" w:cs="Times New Roman"/>
          <w:lang w:eastAsia="zh-CN"/>
        </w:rPr>
        <w:pPrChange w:id="2346" w:author="Qiao, Guan Lun (RC-CN DI FA ST&amp;PM SUP IT&amp;EDGE)" w:date="2022-02-21T15:29:00Z">
          <w:pPr>
            <w:pStyle w:val="ListParagraph"/>
            <w:numPr>
              <w:numId w:val="85"/>
            </w:numPr>
            <w:spacing w:after="130"/>
            <w:ind w:left="360" w:hanging="360"/>
            <w:jc w:val="both"/>
          </w:pPr>
        </w:pPrChange>
      </w:pPr>
      <w:ins w:id="2347" w:author="Qiao, Guan Lun (RC-CN DI FA ST&amp;PM SUP IT&amp;EDGE)" w:date="2022-02-21T15:29:00Z">
        <w:r w:rsidRPr="00175B6E">
          <w:rPr>
            <w:rFonts w:ascii="Times New Roman" w:eastAsia="Microsoft YaHei UI" w:hAnsi="Times New Roman" w:cs="Times New Roman" w:hint="eastAsia"/>
            <w:lang w:eastAsia="zh-CN"/>
          </w:rPr>
          <w:t>程序描述</w:t>
        </w:r>
      </w:ins>
    </w:p>
    <w:p w14:paraId="794A184E" w14:textId="09079800" w:rsidR="00DA57D1" w:rsidRDefault="00DA57D1">
      <w:pPr>
        <w:pStyle w:val="ListParagraph"/>
        <w:numPr>
          <w:ilvl w:val="0"/>
          <w:numId w:val="90"/>
        </w:numPr>
        <w:rPr>
          <w:ins w:id="2348" w:author="Sun, Qingyi (EXT) (RC-CN DI FA ST&amp;PM SUP IT&amp;EDGE)" w:date="2022-02-24T13:38:00Z"/>
          <w:rFonts w:ascii="Times New Roman" w:eastAsia="Microsoft YaHei UI" w:hAnsi="Times New Roman" w:cs="Times New Roman"/>
          <w:lang w:eastAsia="zh-CN"/>
        </w:rPr>
      </w:pPr>
      <w:ins w:id="2349" w:author="Qiao, Guan Lun (RC-CN DI FA ST&amp;PM SUP IT&amp;EDGE)" w:date="2022-02-21T15:29:00Z">
        <w:del w:id="2350" w:author="Sun, Qingyi (EXT) (RC-CN DI FA ST&amp;PM SUP IT&amp;EDGE)" w:date="2022-02-24T13:37:00Z">
          <w:r w:rsidDel="00411B90">
            <w:rPr>
              <w:rFonts w:ascii="Times New Roman" w:eastAsia="Microsoft YaHei UI" w:hAnsi="Times New Roman" w:cs="Times New Roman" w:hint="eastAsia"/>
              <w:lang w:eastAsia="zh-CN"/>
            </w:rPr>
            <w:delText>描述</w:delText>
          </w:r>
        </w:del>
      </w:ins>
      <w:ins w:id="2351" w:author="Sun, Qingyi (EXT) (RC-CN DI FA ST&amp;PM SUP IT&amp;EDGE)" w:date="2022-02-24T13:38:00Z">
        <w:r w:rsidR="00411B90">
          <w:rPr>
            <w:rFonts w:ascii="Times New Roman" w:eastAsia="Microsoft YaHei UI" w:hAnsi="Times New Roman" w:cs="Times New Roman" w:hint="eastAsia"/>
            <w:lang w:eastAsia="zh-CN"/>
          </w:rPr>
          <w:t>判断用户当前关联的订单状态是否为</w:t>
        </w:r>
        <w:r w:rsidR="00411B90">
          <w:rPr>
            <w:rFonts w:ascii="Times New Roman" w:eastAsia="Microsoft YaHei UI" w:hAnsi="Times New Roman" w:cs="Times New Roman" w:hint="eastAsia"/>
            <w:lang w:eastAsia="zh-CN"/>
          </w:rPr>
          <w:t>Pe</w:t>
        </w:r>
        <w:r w:rsidR="00411B90">
          <w:rPr>
            <w:rFonts w:ascii="Times New Roman" w:eastAsia="Microsoft YaHei UI" w:hAnsi="Times New Roman" w:cs="Times New Roman"/>
            <w:lang w:eastAsia="zh-CN"/>
          </w:rPr>
          <w:t>nding</w:t>
        </w:r>
        <w:r w:rsidR="00411B90">
          <w:rPr>
            <w:rFonts w:ascii="Times New Roman" w:eastAsia="Microsoft YaHei UI" w:hAnsi="Times New Roman" w:cs="Times New Roman" w:hint="eastAsia"/>
            <w:lang w:eastAsia="zh-CN"/>
          </w:rPr>
          <w:t>。若订单已送出，则拒绝用户修改订单的请求</w:t>
        </w:r>
      </w:ins>
    </w:p>
    <w:p w14:paraId="74F40ABF" w14:textId="3FBEB0EC" w:rsidR="00411B90" w:rsidRPr="00175B6E" w:rsidRDefault="00411B90" w:rsidP="00411B90">
      <w:pPr>
        <w:pStyle w:val="ListParagraph"/>
        <w:numPr>
          <w:ilvl w:val="0"/>
          <w:numId w:val="90"/>
        </w:numPr>
        <w:spacing w:after="130"/>
        <w:jc w:val="both"/>
        <w:rPr>
          <w:ins w:id="2352" w:author="Sun, Qingyi (EXT) (RC-CN DI FA ST&amp;PM SUP IT&amp;EDGE)" w:date="2022-02-24T13:38:00Z"/>
          <w:rFonts w:ascii="Times New Roman" w:eastAsia="Microsoft YaHei UI" w:hAnsi="Times New Roman" w:cs="Times New Roman"/>
          <w:lang w:eastAsia="zh-CN"/>
        </w:rPr>
      </w:pPr>
      <w:ins w:id="2353" w:author="Sun, Qingyi (EXT) (RC-CN DI FA ST&amp;PM SUP IT&amp;EDGE)" w:date="2022-02-24T13:38:00Z">
        <w:r>
          <w:rPr>
            <w:rFonts w:ascii="Times New Roman" w:eastAsia="Microsoft YaHei UI" w:hAnsi="Times New Roman" w:cs="Times New Roman" w:hint="eastAsia"/>
            <w:lang w:eastAsia="zh-CN"/>
          </w:rPr>
          <w:t>当用户能够修改订单时，判断用户提交的新信息是否有效。如用户新订购物品无库存，则判断</w:t>
        </w:r>
      </w:ins>
      <w:ins w:id="2354" w:author="Sun, Qingyi (EXT) (RC-CN DI FA ST&amp;PM SUP IT&amp;EDGE)" w:date="2022-02-24T13:39:00Z">
        <w:r>
          <w:rPr>
            <w:rFonts w:ascii="Times New Roman" w:eastAsia="Microsoft YaHei UI" w:hAnsi="Times New Roman" w:cs="Times New Roman" w:hint="eastAsia"/>
            <w:lang w:eastAsia="zh-CN"/>
          </w:rPr>
          <w:t>修改失败，提示用户相关信息、</w:t>
        </w:r>
      </w:ins>
    </w:p>
    <w:p w14:paraId="292E5E32" w14:textId="16BCFE69" w:rsidR="00411B90" w:rsidRDefault="00411B90" w:rsidP="00411B90">
      <w:pPr>
        <w:pStyle w:val="ListParagraph"/>
        <w:numPr>
          <w:ilvl w:val="0"/>
          <w:numId w:val="90"/>
        </w:numPr>
        <w:rPr>
          <w:ins w:id="2355" w:author="Sun, Qingyi (EXT) (RC-CN DI FA ST&amp;PM SUP IT&amp;EDGE)" w:date="2022-02-24T13:39:00Z"/>
          <w:rFonts w:ascii="Times New Roman" w:eastAsia="Microsoft YaHei UI" w:hAnsi="Times New Roman" w:cs="Times New Roman"/>
          <w:lang w:eastAsia="zh-CN"/>
        </w:rPr>
      </w:pPr>
      <w:ins w:id="2356" w:author="Sun, Qingyi (EXT) (RC-CN DI FA ST&amp;PM SUP IT&amp;EDGE)" w:date="2022-02-24T13:39:00Z">
        <w:r>
          <w:rPr>
            <w:rFonts w:ascii="Times New Roman" w:eastAsia="Microsoft YaHei UI" w:hAnsi="Times New Roman" w:cs="Times New Roman" w:hint="eastAsia"/>
            <w:lang w:eastAsia="zh-CN"/>
          </w:rPr>
          <w:t>如用户下单成功，创建新的订单，</w:t>
        </w:r>
      </w:ins>
      <w:ins w:id="2357" w:author="Sun, Qingyi (EXT) (RC-CN DI FA ST&amp;PM SUP IT&amp;EDGE)" w:date="2022-03-01T14:02:00Z">
        <w:r w:rsidR="00736140">
          <w:rPr>
            <w:rFonts w:ascii="Times New Roman" w:eastAsia="Microsoft YaHei UI" w:hAnsi="Times New Roman" w:cs="Times New Roman" w:hint="eastAsia"/>
            <w:lang w:eastAsia="zh-CN"/>
          </w:rPr>
          <w:t>激活</w:t>
        </w:r>
      </w:ins>
      <w:ins w:id="2358" w:author="Sun, Qingyi (EXT) (RC-CN DI FA ST&amp;PM SUP IT&amp;EDGE)" w:date="2022-02-24T13:39:00Z">
        <w:r>
          <w:rPr>
            <w:rFonts w:ascii="Times New Roman" w:eastAsia="Microsoft YaHei UI" w:hAnsi="Times New Roman" w:cs="Times New Roman" w:hint="eastAsia"/>
            <w:lang w:eastAsia="zh-CN"/>
          </w:rPr>
          <w:t>订单确认</w:t>
        </w:r>
      </w:ins>
      <w:ins w:id="2359" w:author="Sun, Qingyi (EXT) (RC-CN DI FA ST&amp;PM SUP IT&amp;EDGE)" w:date="2022-03-01T14:02:00Z">
        <w:r w:rsidR="00736140">
          <w:rPr>
            <w:rFonts w:ascii="Times New Roman" w:eastAsia="Microsoft YaHei UI" w:hAnsi="Times New Roman" w:cs="Times New Roman" w:hint="eastAsia"/>
            <w:lang w:eastAsia="zh-CN"/>
          </w:rPr>
          <w:t>按钮</w:t>
        </w:r>
      </w:ins>
      <w:ins w:id="2360" w:author="Sun, Qingyi (EXT) (RC-CN DI FA ST&amp;PM SUP IT&amp;EDGE)" w:date="2022-02-24T13:39:00Z">
        <w:r>
          <w:rPr>
            <w:rFonts w:ascii="Times New Roman" w:eastAsia="Microsoft YaHei UI" w:hAnsi="Times New Roman" w:cs="Times New Roman" w:hint="eastAsia"/>
            <w:lang w:eastAsia="zh-CN"/>
          </w:rPr>
          <w:t>，同时显示</w:t>
        </w:r>
        <w:r>
          <w:rPr>
            <w:rFonts w:ascii="Times New Roman" w:eastAsia="Microsoft YaHei UI" w:hAnsi="Times New Roman" w:cs="Times New Roman" w:hint="eastAsia"/>
            <w:lang w:eastAsia="zh-CN"/>
          </w:rPr>
          <w:t>A</w:t>
        </w:r>
        <w:r>
          <w:rPr>
            <w:rFonts w:ascii="Times New Roman" w:eastAsia="Microsoft YaHei UI" w:hAnsi="Times New Roman" w:cs="Times New Roman"/>
            <w:lang w:eastAsia="zh-CN"/>
          </w:rPr>
          <w:t>GV</w:t>
        </w:r>
        <w:r>
          <w:rPr>
            <w:rFonts w:ascii="Times New Roman" w:eastAsia="Microsoft YaHei UI" w:hAnsi="Times New Roman" w:cs="Times New Roman" w:hint="eastAsia"/>
            <w:lang w:eastAsia="zh-CN"/>
          </w:rPr>
          <w:t>的位置页面与预计的订单完成时间</w:t>
        </w:r>
      </w:ins>
    </w:p>
    <w:p w14:paraId="7C2596FB" w14:textId="77777777" w:rsidR="00411B90" w:rsidRDefault="00411B90">
      <w:pPr>
        <w:pStyle w:val="ListParagraph"/>
        <w:ind w:left="720"/>
        <w:rPr>
          <w:ins w:id="2361" w:author="Sun, Qingyi (EXT) (RC-CN DI FA ST&amp;PM SUP IT&amp;EDGE)" w:date="2022-02-24T13:37:00Z"/>
          <w:rFonts w:ascii="Times New Roman" w:eastAsia="Microsoft YaHei UI" w:hAnsi="Times New Roman" w:cs="Times New Roman"/>
          <w:lang w:eastAsia="zh-CN"/>
        </w:rPr>
        <w:pPrChange w:id="2362" w:author="Sun, Qingyi (EXT) (RC-CN DI FA ST&amp;PM SUP IT&amp;EDGE)" w:date="2022-02-24T13:39:00Z">
          <w:pPr>
            <w:pStyle w:val="ListParagraph"/>
            <w:numPr>
              <w:numId w:val="90"/>
            </w:numPr>
            <w:ind w:left="720" w:hanging="360"/>
          </w:pPr>
        </w:pPrChange>
      </w:pPr>
    </w:p>
    <w:p w14:paraId="3431BB60" w14:textId="58536E5C" w:rsidR="0072165B" w:rsidRDefault="0072165B">
      <w:pPr>
        <w:pStyle w:val="ListParagraph"/>
        <w:ind w:left="720"/>
        <w:rPr>
          <w:ins w:id="2363" w:author="Qiao, Guan Lun (RC-CN DI FA ST&amp;PM SUP IT&amp;EDGE)" w:date="2022-02-21T15:29:00Z"/>
          <w:rFonts w:ascii="Times New Roman" w:eastAsia="Microsoft YaHei UI" w:hAnsi="Times New Roman" w:cs="Times New Roman"/>
          <w:lang w:eastAsia="zh-CN"/>
        </w:rPr>
        <w:pPrChange w:id="2364" w:author="Sun, Qingyi (EXT) (RC-CN DI FA ST&amp;PM SUP IT&amp;EDGE)" w:date="2022-02-24T13:37:00Z">
          <w:pPr>
            <w:pStyle w:val="ListParagraph"/>
            <w:numPr>
              <w:numId w:val="87"/>
            </w:numPr>
            <w:ind w:left="720" w:hanging="360"/>
          </w:pPr>
        </w:pPrChange>
      </w:pPr>
    </w:p>
    <w:p w14:paraId="2A936D8F" w14:textId="13BD9871" w:rsidR="00DA57D1" w:rsidRDefault="00C142AB">
      <w:pPr>
        <w:pStyle w:val="ListParagraph"/>
        <w:numPr>
          <w:ilvl w:val="0"/>
          <w:numId w:val="88"/>
        </w:numPr>
        <w:spacing w:after="130"/>
        <w:jc w:val="both"/>
        <w:rPr>
          <w:ins w:id="2365" w:author="Sun, Qingyi (EXT) (RC-CN DI FA ST&amp;PM SUP IT&amp;EDGE)" w:date="2022-03-01T14:06:00Z"/>
          <w:rFonts w:ascii="Times New Roman" w:eastAsia="Microsoft YaHei UI" w:hAnsi="Times New Roman" w:cs="Times New Roman"/>
          <w:lang w:eastAsia="zh-CN"/>
        </w:rPr>
      </w:pPr>
      <w:ins w:id="2366" w:author="Sun, Qingyi (EXT) (RC-CN DI FA ST&amp;PM SUP IT&amp;EDGE)" w:date="2022-03-01T14:08:00Z">
        <w:r>
          <w:rPr>
            <w:noProof/>
          </w:rPr>
          <w:drawing>
            <wp:anchor distT="0" distB="0" distL="114300" distR="114300" simplePos="0" relativeHeight="251660295" behindDoc="0" locked="0" layoutInCell="1" allowOverlap="1" wp14:anchorId="05F5C2FA" wp14:editId="7E6A8F84">
              <wp:simplePos x="0" y="0"/>
              <wp:positionH relativeFrom="column">
                <wp:posOffset>212471</wp:posOffset>
              </wp:positionH>
              <wp:positionV relativeFrom="paragraph">
                <wp:posOffset>330428</wp:posOffset>
              </wp:positionV>
              <wp:extent cx="4701540" cy="3536315"/>
              <wp:effectExtent l="0" t="0" r="3810" b="698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01540" cy="3536315"/>
                      </a:xfrm>
                      <a:prstGeom prst="rect">
                        <a:avLst/>
                      </a:prstGeom>
                    </pic:spPr>
                  </pic:pic>
                </a:graphicData>
              </a:graphic>
              <wp14:sizeRelH relativeFrom="margin">
                <wp14:pctWidth>0</wp14:pctWidth>
              </wp14:sizeRelH>
              <wp14:sizeRelV relativeFrom="margin">
                <wp14:pctHeight>0</wp14:pctHeight>
              </wp14:sizeRelV>
            </wp:anchor>
          </w:drawing>
        </w:r>
      </w:ins>
      <w:ins w:id="2367" w:author="Qiao, Guan Lun (RC-CN DI FA ST&amp;PM SUP IT&amp;EDGE)" w:date="2022-02-21T15:29:00Z">
        <w:r w:rsidR="00DA57D1">
          <w:rPr>
            <w:rFonts w:ascii="Times New Roman" w:eastAsia="Microsoft YaHei UI" w:hAnsi="Times New Roman" w:cs="Times New Roman" w:hint="eastAsia"/>
            <w:lang w:eastAsia="zh-CN"/>
          </w:rPr>
          <w:t>原型设计</w:t>
        </w:r>
      </w:ins>
    </w:p>
    <w:p w14:paraId="39CC8449" w14:textId="637A1793" w:rsidR="00F03463" w:rsidRDefault="00F03463" w:rsidP="00F03463">
      <w:pPr>
        <w:pStyle w:val="ListParagraph"/>
        <w:spacing w:after="130"/>
        <w:ind w:left="360"/>
        <w:jc w:val="both"/>
        <w:rPr>
          <w:ins w:id="2368" w:author="Sun, Qingyi (EXT) (RC-CN DI FA ST&amp;PM SUP IT&amp;EDGE)" w:date="2022-03-01T14:11:00Z"/>
          <w:rFonts w:ascii="Times New Roman" w:eastAsia="Microsoft YaHei UI" w:hAnsi="Times New Roman" w:cs="Times New Roman"/>
          <w:lang w:eastAsia="zh-CN"/>
        </w:rPr>
      </w:pPr>
    </w:p>
    <w:p w14:paraId="3FD8476A" w14:textId="3325627A" w:rsidR="00442114" w:rsidRDefault="00442114">
      <w:pPr>
        <w:rPr>
          <w:ins w:id="2369" w:author="Sun, Qingyi (EXT) (RC-CN DI FA ST&amp;PM SUP IT&amp;EDGE)" w:date="2022-03-01T14:11:00Z"/>
          <w:rFonts w:ascii="Times New Roman" w:eastAsia="Microsoft YaHei UI" w:hAnsi="Times New Roman" w:cs="Times New Roman"/>
          <w:lang w:eastAsia="zh-CN"/>
        </w:rPr>
      </w:pPr>
      <w:ins w:id="2370" w:author="Sun, Qingyi (EXT) (RC-CN DI FA ST&amp;PM SUP IT&amp;EDGE)" w:date="2022-03-01T14:11:00Z">
        <w:r>
          <w:rPr>
            <w:rFonts w:ascii="Times New Roman" w:eastAsia="Microsoft YaHei UI" w:hAnsi="Times New Roman" w:cs="Times New Roman"/>
            <w:lang w:eastAsia="zh-CN"/>
          </w:rPr>
          <w:br w:type="page"/>
        </w:r>
      </w:ins>
    </w:p>
    <w:p w14:paraId="3C3FB498" w14:textId="77777777" w:rsidR="00442114" w:rsidRDefault="00442114" w:rsidP="00F03463">
      <w:pPr>
        <w:pStyle w:val="ListParagraph"/>
        <w:spacing w:after="130"/>
        <w:ind w:left="360"/>
        <w:jc w:val="both"/>
        <w:rPr>
          <w:ins w:id="2371" w:author="Qiao, Guan Lun (RC-CN DI FA ST&amp;PM SUP IT&amp;EDGE)" w:date="2022-02-21T15:29:00Z"/>
          <w:rFonts w:ascii="Times New Roman" w:eastAsia="Microsoft YaHei UI" w:hAnsi="Times New Roman" w:cs="Times New Roman"/>
          <w:lang w:eastAsia="zh-CN"/>
        </w:rPr>
        <w:pPrChange w:id="2372" w:author="Sun, Qingyi (EXT) (RC-CN DI FA ST&amp;PM SUP IT&amp;EDGE)" w:date="2022-03-01T14:06:00Z">
          <w:pPr>
            <w:pStyle w:val="ListParagraph"/>
            <w:numPr>
              <w:numId w:val="85"/>
            </w:numPr>
            <w:spacing w:after="130"/>
            <w:ind w:left="360" w:hanging="360"/>
            <w:jc w:val="both"/>
          </w:pPr>
        </w:pPrChange>
      </w:pPr>
    </w:p>
    <w:p w14:paraId="7ADA9A81" w14:textId="78CF7787" w:rsidR="00DA57D1" w:rsidRPr="00A2596A" w:rsidRDefault="00DA57D1" w:rsidP="00DA57D1">
      <w:pPr>
        <w:pStyle w:val="Heading3"/>
        <w:rPr>
          <w:ins w:id="2373" w:author="Qiao, Guan Lun (RC-CN DI FA ST&amp;PM SUP IT&amp;EDGE)" w:date="2022-02-21T15:30:00Z"/>
          <w:rFonts w:ascii="Times New Roman" w:eastAsia="Microsoft YaHei UI" w:hAnsi="Times New Roman" w:cs="Times New Roman"/>
          <w:lang w:eastAsia="zh-CN"/>
        </w:rPr>
      </w:pPr>
      <w:bookmarkStart w:id="2374" w:name="_Toc96688773"/>
      <w:ins w:id="2375" w:author="Qiao, Guan Lun (RC-CN DI FA ST&amp;PM SUP IT&amp;EDGE)" w:date="2022-02-21T15:30:00Z">
        <w:r>
          <w:rPr>
            <w:rFonts w:ascii="Times New Roman" w:eastAsia="Microsoft YaHei UI" w:hAnsi="Times New Roman" w:cs="Times New Roman" w:hint="eastAsia"/>
            <w:lang w:eastAsia="zh-CN"/>
          </w:rPr>
          <w:t>订单监测</w:t>
        </w:r>
        <w:bookmarkEnd w:id="2374"/>
      </w:ins>
    </w:p>
    <w:p w14:paraId="2F6631CA" w14:textId="56D984CB" w:rsidR="00DA57D1" w:rsidRDefault="00DA57D1" w:rsidP="00DA57D1">
      <w:pPr>
        <w:pStyle w:val="ListParagraph"/>
        <w:numPr>
          <w:ilvl w:val="0"/>
          <w:numId w:val="91"/>
        </w:numPr>
        <w:spacing w:after="130"/>
        <w:jc w:val="both"/>
        <w:rPr>
          <w:ins w:id="2376" w:author="Qiao, Guan Lun (RC-CN DI FA ST&amp;PM SUP IT&amp;EDGE)" w:date="2022-02-21T15:35:00Z"/>
          <w:rFonts w:ascii="Times New Roman" w:eastAsia="Microsoft YaHei UI" w:hAnsi="Times New Roman" w:cs="Times New Roman"/>
          <w:lang w:eastAsia="zh-CN"/>
        </w:rPr>
      </w:pPr>
      <w:ins w:id="2377" w:author="Qiao, Guan Lun (RC-CN DI FA ST&amp;PM SUP IT&amp;EDGE)" w:date="2022-02-21T15:30:00Z">
        <w:r>
          <w:rPr>
            <w:rFonts w:ascii="Times New Roman" w:eastAsia="Microsoft YaHei UI" w:hAnsi="Times New Roman" w:cs="Times New Roman" w:hint="eastAsia"/>
            <w:lang w:eastAsia="zh-CN"/>
          </w:rPr>
          <w:t>流程设计</w:t>
        </w:r>
      </w:ins>
    </w:p>
    <w:p w14:paraId="2BCD365A" w14:textId="28E28319" w:rsidR="00E61639" w:rsidRDefault="00E61639">
      <w:pPr>
        <w:pStyle w:val="ListParagraph"/>
        <w:spacing w:after="130"/>
        <w:ind w:left="360"/>
        <w:jc w:val="both"/>
        <w:rPr>
          <w:ins w:id="2378" w:author="Qiao, Guan Lun (RC-CN DI FA ST&amp;PM SUP IT&amp;EDGE)" w:date="2022-02-21T15:30:00Z"/>
          <w:rFonts w:ascii="Times New Roman" w:eastAsia="Microsoft YaHei UI" w:hAnsi="Times New Roman" w:cs="Times New Roman"/>
          <w:lang w:eastAsia="zh-CN"/>
        </w:rPr>
        <w:pPrChange w:id="2379" w:author="Qiao, Guan Lun (RC-CN DI FA ST&amp;PM SUP IT&amp;EDGE)" w:date="2022-02-21T15:35:00Z">
          <w:pPr>
            <w:pStyle w:val="ListParagraph"/>
            <w:numPr>
              <w:numId w:val="88"/>
            </w:numPr>
            <w:spacing w:after="130"/>
            <w:ind w:left="360" w:hanging="360"/>
            <w:jc w:val="both"/>
          </w:pPr>
        </w:pPrChange>
      </w:pPr>
      <w:ins w:id="2380" w:author="Qiao, Guan Lun (RC-CN DI FA ST&amp;PM SUP IT&amp;EDGE)" w:date="2022-02-21T15:35:00Z">
        <w:r w:rsidRPr="00E61639">
          <w:rPr>
            <w:rFonts w:ascii="Times New Roman" w:eastAsia="Microsoft YaHei UI" w:hAnsi="Times New Roman" w:cs="Times New Roman"/>
            <w:noProof/>
            <w:lang w:eastAsia="zh-CN"/>
          </w:rPr>
          <w:drawing>
            <wp:inline distT="0" distB="0" distL="0" distR="0" wp14:anchorId="14CC30AC" wp14:editId="181AABEF">
              <wp:extent cx="5310505" cy="24917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0505" cy="2491740"/>
                      </a:xfrm>
                      <a:prstGeom prst="rect">
                        <a:avLst/>
                      </a:prstGeom>
                    </pic:spPr>
                  </pic:pic>
                </a:graphicData>
              </a:graphic>
            </wp:inline>
          </w:drawing>
        </w:r>
      </w:ins>
    </w:p>
    <w:p w14:paraId="7E90CDA6" w14:textId="31BC747B" w:rsidR="00DA57D1" w:rsidRDefault="00DA57D1" w:rsidP="00DA57D1">
      <w:pPr>
        <w:pStyle w:val="ListParagraph"/>
        <w:numPr>
          <w:ilvl w:val="0"/>
          <w:numId w:val="91"/>
        </w:numPr>
        <w:spacing w:after="130"/>
        <w:jc w:val="both"/>
        <w:rPr>
          <w:ins w:id="2381" w:author="Qiao, Guan Lun (RC-CN DI FA ST&amp;PM SUP IT&amp;EDGE)" w:date="2022-02-21T15:38:00Z"/>
          <w:rFonts w:ascii="Times New Roman" w:eastAsia="Microsoft YaHei UI" w:hAnsi="Times New Roman" w:cs="Times New Roman"/>
          <w:lang w:eastAsia="zh-CN"/>
        </w:rPr>
      </w:pPr>
      <w:ins w:id="2382" w:author="Qiao, Guan Lun (RC-CN DI FA ST&amp;PM SUP IT&amp;EDGE)" w:date="2022-02-21T15:30:00Z">
        <w:r>
          <w:rPr>
            <w:rFonts w:ascii="Times New Roman" w:eastAsia="Microsoft YaHei UI" w:hAnsi="Times New Roman" w:cs="Times New Roman" w:hint="eastAsia"/>
            <w:lang w:eastAsia="zh-CN"/>
          </w:rPr>
          <w:t>功能说明</w:t>
        </w:r>
      </w:ins>
    </w:p>
    <w:p w14:paraId="25CD5BBE" w14:textId="6CE51B72" w:rsidR="000E4294" w:rsidRDefault="000E4294">
      <w:pPr>
        <w:pStyle w:val="ListParagraph"/>
        <w:spacing w:after="130"/>
        <w:ind w:left="360"/>
        <w:jc w:val="both"/>
        <w:rPr>
          <w:ins w:id="2383" w:author="Qiao, Guan Lun (RC-CN DI FA ST&amp;PM SUP IT&amp;EDGE)" w:date="2022-02-21T15:30:00Z"/>
          <w:rFonts w:ascii="Times New Roman" w:eastAsia="Microsoft YaHei UI" w:hAnsi="Times New Roman" w:cs="Times New Roman"/>
          <w:lang w:eastAsia="zh-CN"/>
        </w:rPr>
        <w:pPrChange w:id="2384" w:author="Qiao, Guan Lun (RC-CN DI FA ST&amp;PM SUP IT&amp;EDGE)" w:date="2022-02-21T15:38:00Z">
          <w:pPr>
            <w:pStyle w:val="ListParagraph"/>
            <w:numPr>
              <w:numId w:val="88"/>
            </w:numPr>
            <w:spacing w:after="130"/>
            <w:ind w:left="360" w:hanging="360"/>
            <w:jc w:val="both"/>
          </w:pPr>
        </w:pPrChange>
      </w:pPr>
      <w:ins w:id="2385" w:author="Qiao, Guan Lun (RC-CN DI FA ST&amp;PM SUP IT&amp;EDGE)" w:date="2022-02-21T15:38:00Z">
        <w:r>
          <w:rPr>
            <w:rFonts w:ascii="Times New Roman" w:eastAsia="Microsoft YaHei UI" w:hAnsi="Times New Roman" w:cs="Times New Roman" w:hint="eastAsia"/>
            <w:lang w:eastAsia="zh-CN"/>
          </w:rPr>
          <w:t>对已经下单的订单进行</w:t>
        </w:r>
        <w:r w:rsidR="00A63AD1">
          <w:rPr>
            <w:rFonts w:ascii="Times New Roman" w:eastAsia="Microsoft YaHei UI" w:hAnsi="Times New Roman" w:cs="Times New Roman" w:hint="eastAsia"/>
            <w:lang w:eastAsia="zh-CN"/>
          </w:rPr>
          <w:t>状态监测</w:t>
        </w:r>
      </w:ins>
    </w:p>
    <w:p w14:paraId="142E4D26" w14:textId="77777777" w:rsidR="00DA57D1" w:rsidRDefault="00DA57D1">
      <w:pPr>
        <w:pStyle w:val="ListParagraph"/>
        <w:numPr>
          <w:ilvl w:val="0"/>
          <w:numId w:val="91"/>
        </w:numPr>
        <w:spacing w:after="130"/>
        <w:jc w:val="both"/>
        <w:rPr>
          <w:ins w:id="2386" w:author="Sun, Qingyi (EXT) (RC-CN DI FA ST&amp;PM SUP IT&amp;EDGE)" w:date="2022-02-24T13:40:00Z"/>
          <w:rFonts w:ascii="Times New Roman" w:eastAsia="Microsoft YaHei UI" w:hAnsi="Times New Roman" w:cs="Times New Roman"/>
          <w:lang w:eastAsia="zh-CN"/>
        </w:rPr>
      </w:pPr>
      <w:ins w:id="2387" w:author="Qiao, Guan Lun (RC-CN DI FA ST&amp;PM SUP IT&amp;EDGE)" w:date="2022-02-21T15:30:00Z">
        <w:r w:rsidRPr="00175B6E">
          <w:rPr>
            <w:rFonts w:ascii="Times New Roman" w:eastAsia="Microsoft YaHei UI" w:hAnsi="Times New Roman" w:cs="Times New Roman" w:hint="eastAsia"/>
            <w:lang w:eastAsia="zh-CN"/>
          </w:rPr>
          <w:t>触发条件</w:t>
        </w:r>
      </w:ins>
    </w:p>
    <w:p w14:paraId="39679796" w14:textId="6E51C602" w:rsidR="00BD52D2" w:rsidRPr="00175B6E" w:rsidRDefault="00BD52D2">
      <w:pPr>
        <w:pStyle w:val="ListParagraph"/>
        <w:spacing w:after="130"/>
        <w:ind w:left="360"/>
        <w:jc w:val="both"/>
        <w:rPr>
          <w:ins w:id="2388" w:author="Qiao, Guan Lun (RC-CN DI FA ST&amp;PM SUP IT&amp;EDGE)" w:date="2022-02-21T15:30:00Z"/>
          <w:rFonts w:ascii="Times New Roman" w:eastAsia="Microsoft YaHei UI" w:hAnsi="Times New Roman" w:cs="Times New Roman"/>
          <w:lang w:eastAsia="zh-CN"/>
        </w:rPr>
        <w:pPrChange w:id="2389" w:author="Sun, Qingyi (EXT) (RC-CN DI FA ST&amp;PM SUP IT&amp;EDGE)" w:date="2022-02-24T13:40:00Z">
          <w:pPr>
            <w:pStyle w:val="ListParagraph"/>
            <w:numPr>
              <w:numId w:val="88"/>
            </w:numPr>
            <w:spacing w:after="130"/>
            <w:ind w:left="360" w:hanging="360"/>
            <w:jc w:val="both"/>
          </w:pPr>
        </w:pPrChange>
      </w:pPr>
      <w:ins w:id="2390" w:author="Sun, Qingyi (EXT) (RC-CN DI FA ST&amp;PM SUP IT&amp;EDGE)" w:date="2022-02-24T13:41:00Z">
        <w:r>
          <w:rPr>
            <w:rFonts w:ascii="Times New Roman" w:eastAsia="Microsoft YaHei UI" w:hAnsi="Times New Roman" w:cs="Times New Roman" w:hint="eastAsia"/>
            <w:lang w:eastAsia="zh-CN"/>
          </w:rPr>
          <w:t>用户下单成功后自动触发</w:t>
        </w:r>
      </w:ins>
    </w:p>
    <w:p w14:paraId="4F525763" w14:textId="77777777" w:rsidR="00DA57D1" w:rsidRPr="00175B6E" w:rsidRDefault="00DA57D1">
      <w:pPr>
        <w:pStyle w:val="ListParagraph"/>
        <w:numPr>
          <w:ilvl w:val="0"/>
          <w:numId w:val="91"/>
        </w:numPr>
        <w:spacing w:after="130"/>
        <w:jc w:val="both"/>
        <w:rPr>
          <w:ins w:id="2391" w:author="Qiao, Guan Lun (RC-CN DI FA ST&amp;PM SUP IT&amp;EDGE)" w:date="2022-02-21T15:30:00Z"/>
          <w:rFonts w:ascii="Times New Roman" w:eastAsia="Microsoft YaHei UI" w:hAnsi="Times New Roman" w:cs="Times New Roman"/>
          <w:lang w:eastAsia="zh-CN"/>
        </w:rPr>
        <w:pPrChange w:id="2392" w:author="Qiao, Guan Lun (RC-CN DI FA ST&amp;PM SUP IT&amp;EDGE)" w:date="2022-02-21T15:30:00Z">
          <w:pPr>
            <w:pStyle w:val="ListParagraph"/>
            <w:numPr>
              <w:numId w:val="88"/>
            </w:numPr>
            <w:spacing w:after="130"/>
            <w:ind w:left="360" w:hanging="360"/>
            <w:jc w:val="both"/>
          </w:pPr>
        </w:pPrChange>
      </w:pPr>
      <w:ins w:id="2393" w:author="Qiao, Guan Lun (RC-CN DI FA ST&amp;PM SUP IT&amp;EDGE)" w:date="2022-02-21T15:30:00Z">
        <w:r w:rsidRPr="00175B6E">
          <w:rPr>
            <w:rFonts w:ascii="Times New Roman" w:eastAsia="Microsoft YaHei UI" w:hAnsi="Times New Roman" w:cs="Times New Roman" w:hint="eastAsia"/>
            <w:lang w:eastAsia="zh-CN"/>
          </w:rPr>
          <w:t>输入项</w:t>
        </w:r>
      </w:ins>
    </w:p>
    <w:tbl>
      <w:tblPr>
        <w:tblStyle w:val="ABBTableStyle"/>
        <w:tblW w:w="5000" w:type="pct"/>
        <w:tblLook w:val="04A0" w:firstRow="1" w:lastRow="0" w:firstColumn="1" w:lastColumn="0" w:noHBand="0" w:noVBand="1"/>
      </w:tblPr>
      <w:tblGrid>
        <w:gridCol w:w="990"/>
        <w:gridCol w:w="1800"/>
        <w:gridCol w:w="1709"/>
        <w:gridCol w:w="1442"/>
        <w:gridCol w:w="2422"/>
      </w:tblGrid>
      <w:tr w:rsidR="00DA57D1" w:rsidRPr="00C06C30" w:rsidDel="004719B3" w14:paraId="776BAF10" w14:textId="7755003C" w:rsidTr="00127B11">
        <w:trPr>
          <w:cnfStyle w:val="100000000000" w:firstRow="1" w:lastRow="0" w:firstColumn="0" w:lastColumn="0" w:oddVBand="0" w:evenVBand="0" w:oddHBand="0" w:evenHBand="0" w:firstRowFirstColumn="0" w:firstRowLastColumn="0" w:lastRowFirstColumn="0" w:lastRowLastColumn="0"/>
          <w:tblHeader/>
          <w:ins w:id="2394" w:author="Qiao, Guan Lun (RC-CN DI FA ST&amp;PM SUP IT&amp;EDGE)" w:date="2022-02-21T15:30:00Z"/>
          <w:del w:id="2395" w:author="Sun, Qingyi (EXT) (RC-CN DI FA ST&amp;PM SUP IT&amp;EDGE)" w:date="2022-03-01T14:00:00Z"/>
        </w:trPr>
        <w:tc>
          <w:tcPr>
            <w:cnfStyle w:val="001000000000" w:firstRow="0" w:lastRow="0" w:firstColumn="1" w:lastColumn="0" w:oddVBand="0" w:evenVBand="0" w:oddHBand="0" w:evenHBand="0" w:firstRowFirstColumn="0" w:firstRowLastColumn="0" w:lastRowFirstColumn="0" w:lastRowLastColumn="0"/>
            <w:tcW w:w="592" w:type="pct"/>
            <w:hideMark/>
          </w:tcPr>
          <w:p w14:paraId="24EF4DBA" w14:textId="43EAC8BC" w:rsidR="00DA57D1" w:rsidRPr="00175B6E" w:rsidDel="004719B3" w:rsidRDefault="00DA57D1" w:rsidP="00127B11">
            <w:pPr>
              <w:pStyle w:val="TableText"/>
              <w:keepLines w:val="0"/>
              <w:rPr>
                <w:ins w:id="2396" w:author="Qiao, Guan Lun (RC-CN DI FA ST&amp;PM SUP IT&amp;EDGE)" w:date="2022-02-21T15:30:00Z"/>
                <w:del w:id="2397" w:author="Sun, Qingyi (EXT) (RC-CN DI FA ST&amp;PM SUP IT&amp;EDGE)" w:date="2022-03-01T14:00:00Z"/>
                <w:rFonts w:ascii="Times New Roman" w:eastAsia="Microsoft YaHei UI" w:hAnsi="Times New Roman" w:cs="Times New Roman"/>
                <w:lang w:val="de-DE" w:eastAsia="zh-CN"/>
              </w:rPr>
            </w:pPr>
            <w:ins w:id="2398" w:author="Qiao, Guan Lun (RC-CN DI FA ST&amp;PM SUP IT&amp;EDGE)" w:date="2022-02-21T15:30:00Z">
              <w:del w:id="2399" w:author="Sun, Qingyi (EXT) (RC-CN DI FA ST&amp;PM SUP IT&amp;EDGE)" w:date="2022-03-01T14:00:00Z">
                <w:r w:rsidRPr="00175B6E" w:rsidDel="004719B3">
                  <w:rPr>
                    <w:rFonts w:ascii="Times New Roman" w:eastAsia="Microsoft YaHei UI" w:hAnsi="Times New Roman" w:cs="Times New Roman" w:hint="eastAsia"/>
                    <w:lang w:val="de-DE" w:eastAsia="zh-CN"/>
                  </w:rPr>
                  <w:delText>编号</w:delText>
                </w:r>
              </w:del>
            </w:ins>
          </w:p>
        </w:tc>
        <w:tc>
          <w:tcPr>
            <w:tcW w:w="1076" w:type="pct"/>
            <w:hideMark/>
          </w:tcPr>
          <w:p w14:paraId="0B85AD78" w14:textId="70638BD1" w:rsidR="00DA57D1" w:rsidRPr="00175B6E" w:rsidDel="004719B3"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400" w:author="Qiao, Guan Lun (RC-CN DI FA ST&amp;PM SUP IT&amp;EDGE)" w:date="2022-02-21T15:30:00Z"/>
                <w:del w:id="2401" w:author="Sun, Qingyi (EXT) (RC-CN DI FA ST&amp;PM SUP IT&amp;EDGE)" w:date="2022-03-01T14:00:00Z"/>
                <w:rFonts w:ascii="Times New Roman" w:eastAsia="Microsoft YaHei UI" w:hAnsi="Times New Roman" w:cs="Times New Roman"/>
                <w:lang w:val="de-DE" w:eastAsia="zh-CN"/>
              </w:rPr>
            </w:pPr>
            <w:ins w:id="2402" w:author="Qiao, Guan Lun (RC-CN DI FA ST&amp;PM SUP IT&amp;EDGE)" w:date="2022-02-21T15:30:00Z">
              <w:del w:id="2403" w:author="Sun, Qingyi (EXT) (RC-CN DI FA ST&amp;PM SUP IT&amp;EDGE)" w:date="2022-03-01T14:00:00Z">
                <w:r w:rsidDel="004719B3">
                  <w:rPr>
                    <w:rFonts w:ascii="Times New Roman" w:eastAsia="Microsoft YaHei UI" w:hAnsi="Times New Roman" w:cs="Times New Roman" w:hint="eastAsia"/>
                    <w:lang w:val="de-DE" w:eastAsia="zh-CN"/>
                  </w:rPr>
                  <w:delText>数据字段</w:delText>
                </w:r>
              </w:del>
            </w:ins>
          </w:p>
        </w:tc>
        <w:tc>
          <w:tcPr>
            <w:tcW w:w="1022" w:type="pct"/>
            <w:hideMark/>
          </w:tcPr>
          <w:p w14:paraId="225C805B" w14:textId="7C3ED1D7" w:rsidR="00DA57D1" w:rsidRPr="00175B6E" w:rsidDel="004719B3"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404" w:author="Qiao, Guan Lun (RC-CN DI FA ST&amp;PM SUP IT&amp;EDGE)" w:date="2022-02-21T15:30:00Z"/>
                <w:del w:id="2405" w:author="Sun, Qingyi (EXT) (RC-CN DI FA ST&amp;PM SUP IT&amp;EDGE)" w:date="2022-03-01T14:00:00Z"/>
                <w:rFonts w:ascii="Times New Roman" w:eastAsia="Microsoft YaHei UI" w:hAnsi="Times New Roman" w:cs="Times New Roman"/>
                <w:lang w:val="de-DE" w:eastAsia="zh-CN"/>
              </w:rPr>
            </w:pPr>
            <w:ins w:id="2406" w:author="Qiao, Guan Lun (RC-CN DI FA ST&amp;PM SUP IT&amp;EDGE)" w:date="2022-02-21T15:30:00Z">
              <w:del w:id="2407" w:author="Sun, Qingyi (EXT) (RC-CN DI FA ST&amp;PM SUP IT&amp;EDGE)" w:date="2022-03-01T14:00:00Z">
                <w:r w:rsidRPr="00175B6E" w:rsidDel="004719B3">
                  <w:rPr>
                    <w:rFonts w:ascii="Times New Roman" w:eastAsia="Microsoft YaHei UI" w:hAnsi="Times New Roman" w:cs="Times New Roman" w:hint="eastAsia"/>
                    <w:lang w:val="de-DE" w:eastAsia="zh-CN"/>
                  </w:rPr>
                  <w:delText>类型</w:delText>
                </w:r>
              </w:del>
            </w:ins>
          </w:p>
        </w:tc>
        <w:tc>
          <w:tcPr>
            <w:tcW w:w="862" w:type="pct"/>
            <w:hideMark/>
          </w:tcPr>
          <w:p w14:paraId="51B4D988" w14:textId="0B8F4F61" w:rsidR="00DA57D1" w:rsidRPr="00175B6E" w:rsidDel="004719B3"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408" w:author="Qiao, Guan Lun (RC-CN DI FA ST&amp;PM SUP IT&amp;EDGE)" w:date="2022-02-21T15:30:00Z"/>
                <w:del w:id="2409" w:author="Sun, Qingyi (EXT) (RC-CN DI FA ST&amp;PM SUP IT&amp;EDGE)" w:date="2022-03-01T14:00:00Z"/>
                <w:rFonts w:ascii="Times New Roman" w:eastAsia="Microsoft YaHei UI" w:hAnsi="Times New Roman" w:cs="Times New Roman"/>
                <w:lang w:val="de-DE" w:eastAsia="zh-CN"/>
              </w:rPr>
            </w:pPr>
            <w:ins w:id="2410" w:author="Qiao, Guan Lun (RC-CN DI FA ST&amp;PM SUP IT&amp;EDGE)" w:date="2022-02-21T15:30:00Z">
              <w:del w:id="2411" w:author="Sun, Qingyi (EXT) (RC-CN DI FA ST&amp;PM SUP IT&amp;EDGE)" w:date="2022-03-01T14:00:00Z">
                <w:r w:rsidDel="004719B3">
                  <w:rPr>
                    <w:rFonts w:ascii="Times New Roman" w:eastAsia="Microsoft YaHei UI" w:hAnsi="Times New Roman" w:cs="Times New Roman" w:hint="eastAsia"/>
                    <w:lang w:val="de-DE" w:eastAsia="zh-CN"/>
                  </w:rPr>
                  <w:delText>数据表</w:delText>
                </w:r>
              </w:del>
            </w:ins>
          </w:p>
        </w:tc>
        <w:tc>
          <w:tcPr>
            <w:tcW w:w="1449" w:type="pct"/>
            <w:hideMark/>
          </w:tcPr>
          <w:p w14:paraId="220A1245" w14:textId="53B58FA8" w:rsidR="00DA57D1" w:rsidRPr="00175B6E" w:rsidDel="004719B3"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412" w:author="Qiao, Guan Lun (RC-CN DI FA ST&amp;PM SUP IT&amp;EDGE)" w:date="2022-02-21T15:30:00Z"/>
                <w:del w:id="2413" w:author="Sun, Qingyi (EXT) (RC-CN DI FA ST&amp;PM SUP IT&amp;EDGE)" w:date="2022-03-01T14:00:00Z"/>
                <w:rFonts w:ascii="Times New Roman" w:eastAsia="Microsoft YaHei UI" w:hAnsi="Times New Roman" w:cs="Times New Roman"/>
                <w:lang w:val="de-DE" w:eastAsia="zh-CN"/>
              </w:rPr>
            </w:pPr>
            <w:ins w:id="2414" w:author="Qiao, Guan Lun (RC-CN DI FA ST&amp;PM SUP IT&amp;EDGE)" w:date="2022-02-21T15:30:00Z">
              <w:del w:id="2415" w:author="Sun, Qingyi (EXT) (RC-CN DI FA ST&amp;PM SUP IT&amp;EDGE)" w:date="2022-03-01T14:00:00Z">
                <w:r w:rsidRPr="00175B6E" w:rsidDel="004719B3">
                  <w:rPr>
                    <w:rFonts w:ascii="Times New Roman" w:eastAsia="Microsoft YaHei UI" w:hAnsi="Times New Roman" w:cs="Times New Roman" w:hint="eastAsia"/>
                    <w:lang w:val="de-DE" w:eastAsia="zh-CN"/>
                  </w:rPr>
                  <w:delText>示例</w:delText>
                </w:r>
              </w:del>
            </w:ins>
          </w:p>
        </w:tc>
      </w:tr>
      <w:tr w:rsidR="00DA57D1" w:rsidRPr="00C06C30" w:rsidDel="004719B3" w14:paraId="643A80C6" w14:textId="47844385" w:rsidTr="00127B11">
        <w:trPr>
          <w:ins w:id="2416" w:author="Qiao, Guan Lun (RC-CN DI FA ST&amp;PM SUP IT&amp;EDGE)" w:date="2022-02-21T15:30:00Z"/>
          <w:del w:id="2417" w:author="Sun, Qingyi (EXT) (RC-CN DI FA ST&amp;PM SUP IT&amp;EDGE)" w:date="2022-03-01T14:00: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4" w:space="0" w:color="A9A9A9" w:themeColor="accent3"/>
              <w:right w:val="nil"/>
            </w:tcBorders>
          </w:tcPr>
          <w:p w14:paraId="7927FC62" w14:textId="12F706B2" w:rsidR="00DA57D1" w:rsidRPr="00175B6E" w:rsidDel="004719B3" w:rsidRDefault="00DA57D1" w:rsidP="00127B11">
            <w:pPr>
              <w:pStyle w:val="TableText"/>
              <w:rPr>
                <w:ins w:id="2418" w:author="Qiao, Guan Lun (RC-CN DI FA ST&amp;PM SUP IT&amp;EDGE)" w:date="2022-02-21T15:30:00Z"/>
                <w:del w:id="2419" w:author="Sun, Qingyi (EXT) (RC-CN DI FA ST&amp;PM SUP IT&amp;EDGE)" w:date="2022-03-01T14:00:00Z"/>
                <w:rFonts w:ascii="Times New Roman" w:eastAsia="Microsoft YaHei UI" w:hAnsi="Times New Roman" w:cs="Times New Roman"/>
                <w:lang w:val="de-DE"/>
              </w:rPr>
            </w:pPr>
          </w:p>
        </w:tc>
        <w:tc>
          <w:tcPr>
            <w:tcW w:w="0" w:type="pct"/>
            <w:tcBorders>
              <w:top w:val="single" w:sz="4" w:space="0" w:color="A9A9A9" w:themeColor="accent3"/>
              <w:left w:val="nil"/>
              <w:bottom w:val="single" w:sz="4" w:space="0" w:color="A9A9A9" w:themeColor="accent3"/>
              <w:right w:val="nil"/>
            </w:tcBorders>
          </w:tcPr>
          <w:p w14:paraId="0E0A3A4F" w14:textId="29C888BF"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20" w:author="Qiao, Guan Lun (RC-CN DI FA ST&amp;PM SUP IT&amp;EDGE)" w:date="2022-02-21T15:30:00Z"/>
                <w:del w:id="2421" w:author="Sun, Qingyi (EXT) (RC-CN DI FA ST&amp;PM SUP IT&amp;EDGE)" w:date="2022-03-01T14:00:00Z"/>
                <w:rFonts w:ascii="Times New Roman" w:eastAsia="Microsoft YaHei UI" w:hAnsi="Times New Roman" w:cs="Times New Roman"/>
                <w:lang w:val="de-DE"/>
              </w:rPr>
            </w:pPr>
          </w:p>
        </w:tc>
        <w:tc>
          <w:tcPr>
            <w:tcW w:w="0" w:type="pct"/>
            <w:tcBorders>
              <w:top w:val="single" w:sz="4" w:space="0" w:color="A9A9A9" w:themeColor="accent3"/>
              <w:left w:val="nil"/>
              <w:bottom w:val="single" w:sz="4" w:space="0" w:color="A9A9A9" w:themeColor="accent3"/>
              <w:right w:val="nil"/>
            </w:tcBorders>
          </w:tcPr>
          <w:p w14:paraId="396BA22C" w14:textId="0D32D611"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22" w:author="Qiao, Guan Lun (RC-CN DI FA ST&amp;PM SUP IT&amp;EDGE)" w:date="2022-02-21T15:30:00Z"/>
                <w:del w:id="2423" w:author="Sun, Qingyi (EXT) (RC-CN DI FA ST&amp;PM SUP IT&amp;EDGE)" w:date="2022-03-01T14:00:00Z"/>
                <w:rFonts w:ascii="Times New Roman" w:eastAsia="Microsoft YaHei UI" w:hAnsi="Times New Roman" w:cs="Times New Roman"/>
                <w:lang w:val="de-DE"/>
              </w:rPr>
            </w:pPr>
          </w:p>
        </w:tc>
        <w:tc>
          <w:tcPr>
            <w:tcW w:w="862" w:type="pct"/>
            <w:tcBorders>
              <w:top w:val="single" w:sz="4" w:space="0" w:color="A9A9A9" w:themeColor="accent3"/>
              <w:left w:val="nil"/>
              <w:bottom w:val="single" w:sz="4" w:space="0" w:color="A9A9A9" w:themeColor="accent3"/>
              <w:right w:val="nil"/>
            </w:tcBorders>
          </w:tcPr>
          <w:p w14:paraId="713931AC" w14:textId="724AF302"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24" w:author="Qiao, Guan Lun (RC-CN DI FA ST&amp;PM SUP IT&amp;EDGE)" w:date="2022-02-21T15:30:00Z"/>
                <w:del w:id="2425" w:author="Sun, Qingyi (EXT) (RC-CN DI FA ST&amp;PM SUP IT&amp;EDGE)" w:date="2022-03-01T14:00:00Z"/>
                <w:rFonts w:ascii="Times New Roman" w:eastAsia="Microsoft YaHei UI" w:hAnsi="Times New Roman" w:cs="Times New Roman"/>
                <w:lang w:val="de-DE"/>
              </w:rPr>
            </w:pPr>
          </w:p>
        </w:tc>
        <w:tc>
          <w:tcPr>
            <w:tcW w:w="1449" w:type="pct"/>
            <w:tcBorders>
              <w:top w:val="single" w:sz="4" w:space="0" w:color="A9A9A9" w:themeColor="accent3"/>
              <w:left w:val="nil"/>
              <w:bottom w:val="single" w:sz="4" w:space="0" w:color="A9A9A9" w:themeColor="accent3"/>
              <w:right w:val="nil"/>
            </w:tcBorders>
          </w:tcPr>
          <w:p w14:paraId="3A337C76" w14:textId="405993B4"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26" w:author="Qiao, Guan Lun (RC-CN DI FA ST&amp;PM SUP IT&amp;EDGE)" w:date="2022-02-21T15:30:00Z"/>
                <w:del w:id="2427" w:author="Sun, Qingyi (EXT) (RC-CN DI FA ST&amp;PM SUP IT&amp;EDGE)" w:date="2022-03-01T14:00:00Z"/>
                <w:rFonts w:ascii="Times New Roman" w:eastAsia="Microsoft YaHei UI" w:hAnsi="Times New Roman" w:cs="Times New Roman"/>
                <w:lang w:val="de-DE"/>
              </w:rPr>
            </w:pPr>
          </w:p>
        </w:tc>
      </w:tr>
      <w:tr w:rsidR="00DA57D1" w:rsidRPr="00C06C30" w:rsidDel="004719B3" w14:paraId="28D7F4D6" w14:textId="79C0BB28" w:rsidTr="00127B11">
        <w:trPr>
          <w:ins w:id="2428" w:author="Qiao, Guan Lun (RC-CN DI FA ST&amp;PM SUP IT&amp;EDGE)" w:date="2022-02-21T15:30:00Z"/>
          <w:del w:id="2429" w:author="Sun, Qingyi (EXT) (RC-CN DI FA ST&amp;PM SUP IT&amp;EDGE)" w:date="2022-03-01T14:00: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4" w:space="0" w:color="A9A9A9" w:themeColor="accent3"/>
              <w:right w:val="nil"/>
            </w:tcBorders>
          </w:tcPr>
          <w:p w14:paraId="336B17D4" w14:textId="381F2B12" w:rsidR="00DA57D1" w:rsidRPr="00175B6E" w:rsidDel="004719B3" w:rsidRDefault="00DA57D1" w:rsidP="00127B11">
            <w:pPr>
              <w:pStyle w:val="TableText"/>
              <w:rPr>
                <w:ins w:id="2430" w:author="Qiao, Guan Lun (RC-CN DI FA ST&amp;PM SUP IT&amp;EDGE)" w:date="2022-02-21T15:30:00Z"/>
                <w:del w:id="2431" w:author="Sun, Qingyi (EXT) (RC-CN DI FA ST&amp;PM SUP IT&amp;EDGE)" w:date="2022-03-01T14:00:00Z"/>
                <w:rFonts w:ascii="Times New Roman" w:eastAsia="Microsoft YaHei UI" w:hAnsi="Times New Roman" w:cs="Times New Roman"/>
                <w:lang w:val="de-DE"/>
              </w:rPr>
            </w:pPr>
          </w:p>
        </w:tc>
        <w:tc>
          <w:tcPr>
            <w:tcW w:w="0" w:type="pct"/>
            <w:tcBorders>
              <w:top w:val="single" w:sz="4" w:space="0" w:color="A9A9A9" w:themeColor="accent3"/>
              <w:left w:val="nil"/>
              <w:bottom w:val="single" w:sz="4" w:space="0" w:color="A9A9A9" w:themeColor="accent3"/>
              <w:right w:val="nil"/>
            </w:tcBorders>
          </w:tcPr>
          <w:p w14:paraId="2E7DE912" w14:textId="1EC41EA5"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32" w:author="Qiao, Guan Lun (RC-CN DI FA ST&amp;PM SUP IT&amp;EDGE)" w:date="2022-02-21T15:30:00Z"/>
                <w:del w:id="2433" w:author="Sun, Qingyi (EXT) (RC-CN DI FA ST&amp;PM SUP IT&amp;EDGE)" w:date="2022-03-01T14:00:00Z"/>
                <w:rFonts w:ascii="Times New Roman" w:eastAsia="Microsoft YaHei UI" w:hAnsi="Times New Roman" w:cs="Times New Roman"/>
                <w:lang w:val="de-DE"/>
              </w:rPr>
            </w:pPr>
          </w:p>
        </w:tc>
        <w:tc>
          <w:tcPr>
            <w:tcW w:w="0" w:type="pct"/>
            <w:tcBorders>
              <w:top w:val="single" w:sz="4" w:space="0" w:color="A9A9A9" w:themeColor="accent3"/>
              <w:left w:val="nil"/>
              <w:bottom w:val="single" w:sz="4" w:space="0" w:color="A9A9A9" w:themeColor="accent3"/>
              <w:right w:val="nil"/>
            </w:tcBorders>
          </w:tcPr>
          <w:p w14:paraId="2F633533" w14:textId="64D84FE5"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34" w:author="Qiao, Guan Lun (RC-CN DI FA ST&amp;PM SUP IT&amp;EDGE)" w:date="2022-02-21T15:30:00Z"/>
                <w:del w:id="2435" w:author="Sun, Qingyi (EXT) (RC-CN DI FA ST&amp;PM SUP IT&amp;EDGE)" w:date="2022-03-01T14:00:00Z"/>
                <w:rFonts w:ascii="Times New Roman" w:eastAsia="Microsoft YaHei UI" w:hAnsi="Times New Roman" w:cs="Times New Roman"/>
                <w:lang w:val="de-DE"/>
              </w:rPr>
            </w:pPr>
          </w:p>
        </w:tc>
        <w:tc>
          <w:tcPr>
            <w:tcW w:w="862" w:type="pct"/>
            <w:tcBorders>
              <w:top w:val="single" w:sz="4" w:space="0" w:color="A9A9A9" w:themeColor="accent3"/>
              <w:left w:val="nil"/>
              <w:bottom w:val="single" w:sz="4" w:space="0" w:color="A9A9A9" w:themeColor="accent3"/>
              <w:right w:val="nil"/>
            </w:tcBorders>
          </w:tcPr>
          <w:p w14:paraId="0BFCC151" w14:textId="597DE79F"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36" w:author="Qiao, Guan Lun (RC-CN DI FA ST&amp;PM SUP IT&amp;EDGE)" w:date="2022-02-21T15:30:00Z"/>
                <w:del w:id="2437" w:author="Sun, Qingyi (EXT) (RC-CN DI FA ST&amp;PM SUP IT&amp;EDGE)" w:date="2022-03-01T14:00:00Z"/>
                <w:rFonts w:ascii="Times New Roman" w:eastAsia="Microsoft YaHei UI" w:hAnsi="Times New Roman" w:cs="Times New Roman"/>
                <w:lang w:val="de-DE"/>
              </w:rPr>
            </w:pPr>
          </w:p>
        </w:tc>
        <w:tc>
          <w:tcPr>
            <w:tcW w:w="1449" w:type="pct"/>
            <w:tcBorders>
              <w:top w:val="single" w:sz="4" w:space="0" w:color="A9A9A9" w:themeColor="accent3"/>
              <w:left w:val="nil"/>
              <w:bottom w:val="single" w:sz="4" w:space="0" w:color="A9A9A9" w:themeColor="accent3"/>
              <w:right w:val="nil"/>
            </w:tcBorders>
          </w:tcPr>
          <w:p w14:paraId="7A910774" w14:textId="4E2B9A06"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38" w:author="Qiao, Guan Lun (RC-CN DI FA ST&amp;PM SUP IT&amp;EDGE)" w:date="2022-02-21T15:30:00Z"/>
                <w:del w:id="2439" w:author="Sun, Qingyi (EXT) (RC-CN DI FA ST&amp;PM SUP IT&amp;EDGE)" w:date="2022-03-01T14:00:00Z"/>
                <w:rFonts w:ascii="Times New Roman" w:eastAsia="Microsoft YaHei UI" w:hAnsi="Times New Roman" w:cs="Times New Roman"/>
                <w:lang w:val="de-DE"/>
              </w:rPr>
            </w:pPr>
          </w:p>
        </w:tc>
      </w:tr>
      <w:tr w:rsidR="00DA57D1" w:rsidRPr="00C06C30" w:rsidDel="004719B3" w14:paraId="6B92A898" w14:textId="44115DDB" w:rsidTr="00127B11">
        <w:trPr>
          <w:ins w:id="2440" w:author="Qiao, Guan Lun (RC-CN DI FA ST&amp;PM SUP IT&amp;EDGE)" w:date="2022-02-21T15:30:00Z"/>
          <w:del w:id="2441" w:author="Sun, Qingyi (EXT) (RC-CN DI FA ST&amp;PM SUP IT&amp;EDGE)" w:date="2022-03-01T14:00: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8" w:space="0" w:color="auto"/>
              <w:right w:val="nil"/>
            </w:tcBorders>
          </w:tcPr>
          <w:p w14:paraId="7FD88DC8" w14:textId="71D8EBB5" w:rsidR="00DA57D1" w:rsidRPr="00175B6E" w:rsidDel="004719B3" w:rsidRDefault="00DA57D1" w:rsidP="00127B11">
            <w:pPr>
              <w:pStyle w:val="TableText"/>
              <w:rPr>
                <w:ins w:id="2442" w:author="Qiao, Guan Lun (RC-CN DI FA ST&amp;PM SUP IT&amp;EDGE)" w:date="2022-02-21T15:30:00Z"/>
                <w:del w:id="2443" w:author="Sun, Qingyi (EXT) (RC-CN DI FA ST&amp;PM SUP IT&amp;EDGE)" w:date="2022-03-01T14:00:00Z"/>
                <w:rFonts w:ascii="Times New Roman" w:eastAsia="Microsoft YaHei UI" w:hAnsi="Times New Roman" w:cs="Times New Roman"/>
                <w:lang w:val="de-DE"/>
              </w:rPr>
            </w:pPr>
          </w:p>
        </w:tc>
        <w:tc>
          <w:tcPr>
            <w:tcW w:w="0" w:type="pct"/>
            <w:tcBorders>
              <w:top w:val="single" w:sz="4" w:space="0" w:color="A9A9A9" w:themeColor="accent3"/>
              <w:left w:val="nil"/>
              <w:bottom w:val="single" w:sz="8" w:space="0" w:color="auto"/>
              <w:right w:val="nil"/>
            </w:tcBorders>
          </w:tcPr>
          <w:p w14:paraId="31C41BE8" w14:textId="29D77A76"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44" w:author="Qiao, Guan Lun (RC-CN DI FA ST&amp;PM SUP IT&amp;EDGE)" w:date="2022-02-21T15:30:00Z"/>
                <w:del w:id="2445" w:author="Sun, Qingyi (EXT) (RC-CN DI FA ST&amp;PM SUP IT&amp;EDGE)" w:date="2022-03-01T14:00:00Z"/>
                <w:rFonts w:ascii="Times New Roman" w:eastAsia="Microsoft YaHei UI" w:hAnsi="Times New Roman" w:cs="Times New Roman"/>
                <w:lang w:val="de-DE"/>
              </w:rPr>
            </w:pPr>
          </w:p>
        </w:tc>
        <w:tc>
          <w:tcPr>
            <w:tcW w:w="0" w:type="pct"/>
            <w:tcBorders>
              <w:top w:val="single" w:sz="4" w:space="0" w:color="A9A9A9" w:themeColor="accent3"/>
              <w:left w:val="nil"/>
              <w:bottom w:val="single" w:sz="8" w:space="0" w:color="auto"/>
              <w:right w:val="nil"/>
            </w:tcBorders>
          </w:tcPr>
          <w:p w14:paraId="4B6F5CA3" w14:textId="4A81D683"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46" w:author="Qiao, Guan Lun (RC-CN DI FA ST&amp;PM SUP IT&amp;EDGE)" w:date="2022-02-21T15:30:00Z"/>
                <w:del w:id="2447" w:author="Sun, Qingyi (EXT) (RC-CN DI FA ST&amp;PM SUP IT&amp;EDGE)" w:date="2022-03-01T14:00:00Z"/>
                <w:rFonts w:ascii="Times New Roman" w:eastAsia="Microsoft YaHei UI" w:hAnsi="Times New Roman" w:cs="Times New Roman"/>
                <w:lang w:val="de-DE"/>
              </w:rPr>
            </w:pPr>
          </w:p>
        </w:tc>
        <w:tc>
          <w:tcPr>
            <w:tcW w:w="862" w:type="pct"/>
            <w:tcBorders>
              <w:top w:val="single" w:sz="4" w:space="0" w:color="A9A9A9" w:themeColor="accent3"/>
              <w:left w:val="nil"/>
              <w:bottom w:val="single" w:sz="8" w:space="0" w:color="auto"/>
              <w:right w:val="nil"/>
            </w:tcBorders>
          </w:tcPr>
          <w:p w14:paraId="0A41AC64" w14:textId="720F2AAA"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48" w:author="Qiao, Guan Lun (RC-CN DI FA ST&amp;PM SUP IT&amp;EDGE)" w:date="2022-02-21T15:30:00Z"/>
                <w:del w:id="2449" w:author="Sun, Qingyi (EXT) (RC-CN DI FA ST&amp;PM SUP IT&amp;EDGE)" w:date="2022-03-01T14:00:00Z"/>
                <w:rFonts w:ascii="Times New Roman" w:eastAsia="Microsoft YaHei UI" w:hAnsi="Times New Roman" w:cs="Times New Roman"/>
                <w:lang w:val="de-DE"/>
              </w:rPr>
            </w:pPr>
          </w:p>
        </w:tc>
        <w:tc>
          <w:tcPr>
            <w:tcW w:w="1449" w:type="pct"/>
            <w:tcBorders>
              <w:top w:val="single" w:sz="4" w:space="0" w:color="A9A9A9" w:themeColor="accent3"/>
              <w:left w:val="nil"/>
              <w:bottom w:val="single" w:sz="8" w:space="0" w:color="auto"/>
              <w:right w:val="nil"/>
            </w:tcBorders>
          </w:tcPr>
          <w:p w14:paraId="147F1D45" w14:textId="4AE4BC1C" w:rsidR="00DA57D1" w:rsidRPr="00175B6E" w:rsidDel="004719B3" w:rsidRDefault="00DA57D1" w:rsidP="00127B11">
            <w:pPr>
              <w:pStyle w:val="TableText"/>
              <w:cnfStyle w:val="000000000000" w:firstRow="0" w:lastRow="0" w:firstColumn="0" w:lastColumn="0" w:oddVBand="0" w:evenVBand="0" w:oddHBand="0" w:evenHBand="0" w:firstRowFirstColumn="0" w:firstRowLastColumn="0" w:lastRowFirstColumn="0" w:lastRowLastColumn="0"/>
              <w:rPr>
                <w:ins w:id="2450" w:author="Qiao, Guan Lun (RC-CN DI FA ST&amp;PM SUP IT&amp;EDGE)" w:date="2022-02-21T15:30:00Z"/>
                <w:del w:id="2451" w:author="Sun, Qingyi (EXT) (RC-CN DI FA ST&amp;PM SUP IT&amp;EDGE)" w:date="2022-03-01T14:00:00Z"/>
                <w:rFonts w:ascii="Times New Roman" w:eastAsia="Microsoft YaHei UI" w:hAnsi="Times New Roman" w:cs="Times New Roman"/>
                <w:lang w:val="de-DE" w:eastAsia="zh-CN"/>
              </w:rPr>
            </w:pPr>
          </w:p>
        </w:tc>
      </w:tr>
    </w:tbl>
    <w:p w14:paraId="745AC8D3" w14:textId="77777777" w:rsidR="00DA57D1" w:rsidRDefault="00DA57D1">
      <w:pPr>
        <w:pStyle w:val="ListParagraph"/>
        <w:numPr>
          <w:ilvl w:val="0"/>
          <w:numId w:val="91"/>
        </w:numPr>
        <w:spacing w:after="130"/>
        <w:jc w:val="both"/>
        <w:rPr>
          <w:ins w:id="2452" w:author="Qiao, Guan Lun (RC-CN DI FA ST&amp;PM SUP IT&amp;EDGE)" w:date="2022-02-21T15:30:00Z"/>
          <w:rFonts w:ascii="Times New Roman" w:eastAsia="Microsoft YaHei UI" w:hAnsi="Times New Roman" w:cs="Times New Roman"/>
          <w:lang w:eastAsia="zh-CN"/>
        </w:rPr>
        <w:pPrChange w:id="2453" w:author="Qiao, Guan Lun (RC-CN DI FA ST&amp;PM SUP IT&amp;EDGE)" w:date="2022-02-21T15:30:00Z">
          <w:pPr>
            <w:pStyle w:val="ListParagraph"/>
            <w:numPr>
              <w:numId w:val="88"/>
            </w:numPr>
            <w:spacing w:after="130"/>
            <w:ind w:left="360" w:hanging="360"/>
            <w:jc w:val="both"/>
          </w:pPr>
        </w:pPrChange>
      </w:pPr>
      <w:ins w:id="2454" w:author="Qiao, Guan Lun (RC-CN DI FA ST&amp;PM SUP IT&amp;EDGE)" w:date="2022-02-21T15:30:00Z">
        <w:r w:rsidRPr="00175B6E">
          <w:rPr>
            <w:rFonts w:ascii="Times New Roman" w:eastAsia="Microsoft YaHei UI" w:hAnsi="Times New Roman" w:cs="Times New Roman" w:hint="eastAsia"/>
            <w:lang w:eastAsia="zh-CN"/>
          </w:rPr>
          <w:t>输出项</w:t>
        </w:r>
      </w:ins>
    </w:p>
    <w:p w14:paraId="6BC03330" w14:textId="345829FC" w:rsidR="002361C0" w:rsidRDefault="00DA57D1" w:rsidP="00612E1D">
      <w:pPr>
        <w:pStyle w:val="ListParagraph"/>
        <w:numPr>
          <w:ilvl w:val="0"/>
          <w:numId w:val="92"/>
        </w:numPr>
        <w:spacing w:after="130"/>
        <w:jc w:val="both"/>
        <w:rPr>
          <w:ins w:id="2455" w:author="Sun, Qingyi (EXT) (RC-CN DI FA ST&amp;PM SUP IT&amp;EDGE)" w:date="2022-02-24T14:38:00Z"/>
          <w:rFonts w:ascii="Times New Roman" w:eastAsia="Microsoft YaHei UI" w:hAnsi="Times New Roman" w:cs="Times New Roman"/>
          <w:lang w:eastAsia="zh-CN"/>
        </w:rPr>
      </w:pPr>
      <w:ins w:id="2456" w:author="Qiao, Guan Lun (RC-CN DI FA ST&amp;PM SUP IT&amp;EDGE)" w:date="2022-02-21T15:30:00Z">
        <w:del w:id="2457" w:author="Sun, Qingyi (EXT) (RC-CN DI FA ST&amp;PM SUP IT&amp;EDGE)" w:date="2022-02-24T14:37:00Z">
          <w:r w:rsidDel="002361C0">
            <w:rPr>
              <w:rFonts w:ascii="Times New Roman" w:eastAsia="Microsoft YaHei UI" w:hAnsi="Times New Roman" w:cs="Times New Roman" w:hint="eastAsia"/>
              <w:lang w:eastAsia="zh-CN"/>
            </w:rPr>
            <w:delText>描述</w:delText>
          </w:r>
        </w:del>
      </w:ins>
      <w:ins w:id="2458" w:author="Sun, Qingyi (EXT) (RC-CN DI FA ST&amp;PM SUP IT&amp;EDGE)" w:date="2022-02-24T14:37:00Z">
        <w:r w:rsidR="002361C0">
          <w:rPr>
            <w:rFonts w:ascii="Times New Roman" w:eastAsia="Microsoft YaHei UI" w:hAnsi="Times New Roman" w:cs="Times New Roman" w:hint="eastAsia"/>
            <w:lang w:eastAsia="zh-CN"/>
          </w:rPr>
          <w:t xml:space="preserve"> </w:t>
        </w:r>
        <w:r w:rsidR="002361C0">
          <w:rPr>
            <w:rFonts w:ascii="Times New Roman" w:eastAsia="Microsoft YaHei UI" w:hAnsi="Times New Roman" w:cs="Times New Roman" w:hint="eastAsia"/>
            <w:lang w:eastAsia="zh-CN"/>
          </w:rPr>
          <w:t>当前订单</w:t>
        </w:r>
      </w:ins>
      <w:ins w:id="2459" w:author="Sun, Qingyi (EXT) (RC-CN DI FA ST&amp;PM SUP IT&amp;EDGE)" w:date="2022-02-24T14:38:00Z">
        <w:r w:rsidR="002361C0">
          <w:rPr>
            <w:rFonts w:ascii="Times New Roman" w:eastAsia="Microsoft YaHei UI" w:hAnsi="Times New Roman" w:cs="Times New Roman" w:hint="eastAsia"/>
            <w:lang w:eastAsia="zh-CN"/>
          </w:rPr>
          <w:t>状态</w:t>
        </w:r>
      </w:ins>
    </w:p>
    <w:p w14:paraId="508508DE" w14:textId="46E67831" w:rsidR="00612E1D" w:rsidRPr="00612E1D" w:rsidRDefault="00612E1D">
      <w:pPr>
        <w:pStyle w:val="ListParagraph"/>
        <w:numPr>
          <w:ilvl w:val="0"/>
          <w:numId w:val="92"/>
        </w:numPr>
        <w:spacing w:after="130"/>
        <w:jc w:val="both"/>
        <w:rPr>
          <w:ins w:id="2460" w:author="Qiao, Guan Lun (RC-CN DI FA ST&amp;PM SUP IT&amp;EDGE)" w:date="2022-02-21T15:30:00Z"/>
          <w:rFonts w:ascii="Times New Roman" w:eastAsia="Microsoft YaHei UI" w:hAnsi="Times New Roman" w:cs="Times New Roman" w:hint="eastAsia"/>
          <w:lang w:eastAsia="zh-CN"/>
          <w:rPrChange w:id="2461" w:author="Sun, Qingyi (EXT) (RC-CN DI FA ST&amp;PM SUP IT&amp;EDGE)" w:date="2022-02-24T14:38:00Z">
            <w:rPr>
              <w:ins w:id="2462" w:author="Qiao, Guan Lun (RC-CN DI FA ST&amp;PM SUP IT&amp;EDGE)" w:date="2022-02-21T15:30:00Z"/>
              <w:rFonts w:hint="eastAsia"/>
              <w:lang w:eastAsia="zh-CN"/>
            </w:rPr>
          </w:rPrChange>
        </w:rPr>
        <w:pPrChange w:id="2463" w:author="Sun, Qingyi (EXT) (RC-CN DI FA ST&amp;PM SUP IT&amp;EDGE)" w:date="2022-02-24T14:38:00Z">
          <w:pPr>
            <w:pStyle w:val="ListParagraph"/>
            <w:numPr>
              <w:numId w:val="89"/>
            </w:numPr>
            <w:spacing w:after="130"/>
            <w:ind w:left="720" w:hanging="360"/>
            <w:jc w:val="both"/>
          </w:pPr>
        </w:pPrChange>
      </w:pPr>
      <w:ins w:id="2464" w:author="Sun, Qingyi (EXT) (RC-CN DI FA ST&amp;PM SUP IT&amp;EDGE)" w:date="2022-02-24T14:38:00Z">
        <w:r>
          <w:rPr>
            <w:rFonts w:ascii="Times New Roman" w:eastAsia="Microsoft YaHei UI" w:hAnsi="Times New Roman" w:cs="Times New Roman" w:hint="eastAsia"/>
            <w:lang w:eastAsia="zh-CN"/>
          </w:rPr>
          <w:t>订单派送等待时长</w:t>
        </w:r>
      </w:ins>
    </w:p>
    <w:p w14:paraId="31A69E3D" w14:textId="77777777" w:rsidR="00DA57D1" w:rsidRPr="00175B6E" w:rsidRDefault="00DA57D1">
      <w:pPr>
        <w:pStyle w:val="ListParagraph"/>
        <w:numPr>
          <w:ilvl w:val="0"/>
          <w:numId w:val="91"/>
        </w:numPr>
        <w:spacing w:after="130"/>
        <w:jc w:val="both"/>
        <w:rPr>
          <w:ins w:id="2465" w:author="Qiao, Guan Lun (RC-CN DI FA ST&amp;PM SUP IT&amp;EDGE)" w:date="2022-02-21T15:30:00Z"/>
          <w:rFonts w:ascii="Times New Roman" w:eastAsia="Microsoft YaHei UI" w:hAnsi="Times New Roman" w:cs="Times New Roman"/>
          <w:lang w:eastAsia="zh-CN"/>
        </w:rPr>
        <w:pPrChange w:id="2466" w:author="Qiao, Guan Lun (RC-CN DI FA ST&amp;PM SUP IT&amp;EDGE)" w:date="2022-02-21T15:30:00Z">
          <w:pPr>
            <w:pStyle w:val="ListParagraph"/>
            <w:numPr>
              <w:numId w:val="88"/>
            </w:numPr>
            <w:spacing w:after="130"/>
            <w:ind w:left="360" w:hanging="360"/>
            <w:jc w:val="both"/>
          </w:pPr>
        </w:pPrChange>
      </w:pPr>
      <w:ins w:id="2467" w:author="Qiao, Guan Lun (RC-CN DI FA ST&amp;PM SUP IT&amp;EDGE)" w:date="2022-02-21T15:30:00Z">
        <w:r w:rsidRPr="00175B6E">
          <w:rPr>
            <w:rFonts w:ascii="Times New Roman" w:eastAsia="Microsoft YaHei UI" w:hAnsi="Times New Roman" w:cs="Times New Roman" w:hint="eastAsia"/>
            <w:lang w:eastAsia="zh-CN"/>
          </w:rPr>
          <w:t>程序描述</w:t>
        </w:r>
      </w:ins>
    </w:p>
    <w:p w14:paraId="7D5EAD4F" w14:textId="4F99ACFE" w:rsidR="00736140" w:rsidRPr="00736140" w:rsidRDefault="00DA57D1" w:rsidP="00736140">
      <w:pPr>
        <w:pStyle w:val="ListParagraph"/>
        <w:numPr>
          <w:ilvl w:val="0"/>
          <w:numId w:val="93"/>
        </w:numPr>
        <w:rPr>
          <w:ins w:id="2468" w:author="Qiao, Guan Lun (RC-CN DI FA ST&amp;PM SUP IT&amp;EDGE)" w:date="2022-02-21T15:30:00Z"/>
          <w:rFonts w:ascii="Times New Roman" w:eastAsia="Microsoft YaHei UI" w:hAnsi="Times New Roman" w:cs="Times New Roman"/>
          <w:lang w:eastAsia="zh-CN"/>
          <w:rPrChange w:id="2469" w:author="Sun, Qingyi (EXT) (RC-CN DI FA ST&amp;PM SUP IT&amp;EDGE)" w:date="2022-03-01T14:00:00Z">
            <w:rPr>
              <w:ins w:id="2470" w:author="Qiao, Guan Lun (RC-CN DI FA ST&amp;PM SUP IT&amp;EDGE)" w:date="2022-02-21T15:30:00Z"/>
              <w:lang w:eastAsia="zh-CN"/>
            </w:rPr>
          </w:rPrChange>
        </w:rPr>
        <w:pPrChange w:id="2471" w:author="Sun, Qingyi (EXT) (RC-CN DI FA ST&amp;PM SUP IT&amp;EDGE)" w:date="2022-03-01T14:00:00Z">
          <w:pPr>
            <w:pStyle w:val="ListParagraph"/>
            <w:numPr>
              <w:numId w:val="90"/>
            </w:numPr>
            <w:ind w:left="720" w:hanging="360"/>
          </w:pPr>
        </w:pPrChange>
      </w:pPr>
      <w:ins w:id="2472" w:author="Qiao, Guan Lun (RC-CN DI FA ST&amp;PM SUP IT&amp;EDGE)" w:date="2022-02-21T15:30:00Z">
        <w:del w:id="2473" w:author="Sun, Qingyi (EXT) (RC-CN DI FA ST&amp;PM SUP IT&amp;EDGE)" w:date="2022-03-01T14:00:00Z">
          <w:r w:rsidDel="00736140">
            <w:rPr>
              <w:rFonts w:ascii="Times New Roman" w:eastAsia="Microsoft YaHei UI" w:hAnsi="Times New Roman" w:cs="Times New Roman" w:hint="eastAsia"/>
              <w:lang w:eastAsia="zh-CN"/>
            </w:rPr>
            <w:delText>描述</w:delText>
          </w:r>
        </w:del>
      </w:ins>
      <w:ins w:id="2474" w:author="Sun, Qingyi (EXT) (RC-CN DI FA ST&amp;PM SUP IT&amp;EDGE)" w:date="2022-03-01T14:01:00Z">
        <w:r w:rsidR="00736140">
          <w:rPr>
            <w:rFonts w:ascii="Times New Roman" w:eastAsia="Microsoft YaHei UI" w:hAnsi="Times New Roman" w:cs="Times New Roman" w:hint="eastAsia"/>
            <w:lang w:eastAsia="zh-CN"/>
          </w:rPr>
          <w:t>在用户下单后，</w:t>
        </w:r>
        <w:r w:rsidR="00736140">
          <w:rPr>
            <w:rFonts w:ascii="Times New Roman" w:eastAsia="Microsoft YaHei UI" w:hAnsi="Times New Roman" w:cs="Times New Roman" w:hint="eastAsia"/>
            <w:lang w:eastAsia="zh-CN"/>
          </w:rPr>
          <w:t>A</w:t>
        </w:r>
        <w:r w:rsidR="00736140">
          <w:rPr>
            <w:rFonts w:ascii="Times New Roman" w:eastAsia="Microsoft YaHei UI" w:hAnsi="Times New Roman" w:cs="Times New Roman"/>
            <w:lang w:eastAsia="zh-CN"/>
          </w:rPr>
          <w:t xml:space="preserve">GV </w:t>
        </w:r>
        <w:r w:rsidR="00736140">
          <w:rPr>
            <w:rFonts w:ascii="Times New Roman" w:eastAsia="Microsoft YaHei UI" w:hAnsi="Times New Roman" w:cs="Times New Roman" w:hint="eastAsia"/>
            <w:lang w:eastAsia="zh-CN"/>
          </w:rPr>
          <w:t>状态页面更新</w:t>
        </w:r>
        <w:r w:rsidR="00736140">
          <w:rPr>
            <w:rFonts w:ascii="Times New Roman" w:eastAsia="Microsoft YaHei UI" w:hAnsi="Times New Roman" w:cs="Times New Roman" w:hint="eastAsia"/>
            <w:lang w:eastAsia="zh-CN"/>
          </w:rPr>
          <w:t>A</w:t>
        </w:r>
        <w:r w:rsidR="00736140">
          <w:rPr>
            <w:rFonts w:ascii="Times New Roman" w:eastAsia="Microsoft YaHei UI" w:hAnsi="Times New Roman" w:cs="Times New Roman"/>
            <w:lang w:eastAsia="zh-CN"/>
          </w:rPr>
          <w:t>GV</w:t>
        </w:r>
        <w:r w:rsidR="00736140">
          <w:rPr>
            <w:rFonts w:ascii="Times New Roman" w:eastAsia="Microsoft YaHei UI" w:hAnsi="Times New Roman" w:cs="Times New Roman" w:hint="eastAsia"/>
            <w:lang w:eastAsia="zh-CN"/>
          </w:rPr>
          <w:t>状态信息。在订单状态栏内显示订单的等待时长与订单状态</w:t>
        </w:r>
      </w:ins>
    </w:p>
    <w:p w14:paraId="15B4CB7F" w14:textId="77777777" w:rsidR="00DA57D1" w:rsidRDefault="00DA57D1">
      <w:pPr>
        <w:pStyle w:val="ListParagraph"/>
        <w:numPr>
          <w:ilvl w:val="0"/>
          <w:numId w:val="91"/>
        </w:numPr>
        <w:spacing w:after="130"/>
        <w:jc w:val="both"/>
        <w:rPr>
          <w:ins w:id="2475" w:author="Sun, Qingyi (EXT) (RC-CN DI FA ST&amp;PM SUP IT&amp;EDGE)" w:date="2022-03-01T14:09:00Z"/>
          <w:rFonts w:ascii="Times New Roman" w:eastAsia="Microsoft YaHei UI" w:hAnsi="Times New Roman" w:cs="Times New Roman"/>
          <w:lang w:eastAsia="zh-CN"/>
        </w:rPr>
      </w:pPr>
      <w:ins w:id="2476" w:author="Qiao, Guan Lun (RC-CN DI FA ST&amp;PM SUP IT&amp;EDGE)" w:date="2022-02-21T15:30:00Z">
        <w:r>
          <w:rPr>
            <w:rFonts w:ascii="Times New Roman" w:eastAsia="Microsoft YaHei UI" w:hAnsi="Times New Roman" w:cs="Times New Roman" w:hint="eastAsia"/>
            <w:lang w:eastAsia="zh-CN"/>
          </w:rPr>
          <w:t>原型设计</w:t>
        </w:r>
      </w:ins>
    </w:p>
    <w:p w14:paraId="4FAD4668" w14:textId="2BC5774B" w:rsidR="00C142AB" w:rsidRDefault="009D70D8" w:rsidP="00C142AB">
      <w:pPr>
        <w:pStyle w:val="ListParagraph"/>
        <w:spacing w:after="130"/>
        <w:ind w:left="360"/>
        <w:jc w:val="both"/>
        <w:rPr>
          <w:ins w:id="2477" w:author="Qiao, Guan Lun (RC-CN DI FA ST&amp;PM SUP IT&amp;EDGE)" w:date="2022-02-21T15:30:00Z"/>
          <w:rFonts w:ascii="Times New Roman" w:eastAsia="Microsoft YaHei UI" w:hAnsi="Times New Roman" w:cs="Times New Roman"/>
          <w:lang w:eastAsia="zh-CN"/>
        </w:rPr>
        <w:pPrChange w:id="2478" w:author="Sun, Qingyi (EXT) (RC-CN DI FA ST&amp;PM SUP IT&amp;EDGE)" w:date="2022-03-01T14:09:00Z">
          <w:pPr>
            <w:pStyle w:val="ListParagraph"/>
            <w:numPr>
              <w:numId w:val="88"/>
            </w:numPr>
            <w:spacing w:after="130"/>
            <w:ind w:left="360" w:hanging="360"/>
            <w:jc w:val="both"/>
          </w:pPr>
        </w:pPrChange>
      </w:pPr>
      <w:ins w:id="2479" w:author="Sun, Qingyi (EXT) (RC-CN DI FA ST&amp;PM SUP IT&amp;EDGE)" w:date="2022-03-01T14:10:00Z">
        <w:r>
          <w:rPr>
            <w:noProof/>
          </w:rPr>
          <w:drawing>
            <wp:anchor distT="0" distB="0" distL="114300" distR="114300" simplePos="0" relativeHeight="251661319" behindDoc="0" locked="0" layoutInCell="1" allowOverlap="1" wp14:anchorId="517E37DC" wp14:editId="2E829AA6">
              <wp:simplePos x="0" y="0"/>
              <wp:positionH relativeFrom="column">
                <wp:posOffset>227330</wp:posOffset>
              </wp:positionH>
              <wp:positionV relativeFrom="paragraph">
                <wp:posOffset>52705</wp:posOffset>
              </wp:positionV>
              <wp:extent cx="4864100" cy="364680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4100" cy="3646805"/>
                      </a:xfrm>
                      <a:prstGeom prst="rect">
                        <a:avLst/>
                      </a:prstGeom>
                    </pic:spPr>
                  </pic:pic>
                </a:graphicData>
              </a:graphic>
              <wp14:sizeRelH relativeFrom="margin">
                <wp14:pctWidth>0</wp14:pctWidth>
              </wp14:sizeRelH>
              <wp14:sizeRelV relativeFrom="margin">
                <wp14:pctHeight>0</wp14:pctHeight>
              </wp14:sizeRelV>
            </wp:anchor>
          </w:drawing>
        </w:r>
      </w:ins>
    </w:p>
    <w:p w14:paraId="4680A466" w14:textId="712754DA" w:rsidR="00DA57D1" w:rsidRPr="00A2596A" w:rsidRDefault="00DA57D1" w:rsidP="00DA57D1">
      <w:pPr>
        <w:pStyle w:val="Heading3"/>
        <w:rPr>
          <w:ins w:id="2480" w:author="Qiao, Guan Lun (RC-CN DI FA ST&amp;PM SUP IT&amp;EDGE)" w:date="2022-02-21T15:30:00Z"/>
          <w:rFonts w:ascii="Times New Roman" w:eastAsia="Microsoft YaHei UI" w:hAnsi="Times New Roman" w:cs="Times New Roman"/>
          <w:lang w:eastAsia="zh-CN"/>
        </w:rPr>
      </w:pPr>
      <w:bookmarkStart w:id="2481" w:name="_Toc96688774"/>
      <w:ins w:id="2482" w:author="Qiao, Guan Lun (RC-CN DI FA ST&amp;PM SUP IT&amp;EDGE)" w:date="2022-02-21T15:30:00Z">
        <w:r>
          <w:rPr>
            <w:rFonts w:ascii="Times New Roman" w:eastAsia="Microsoft YaHei UI" w:hAnsi="Times New Roman" w:cs="Times New Roman" w:hint="eastAsia"/>
            <w:lang w:eastAsia="zh-CN"/>
          </w:rPr>
          <w:t>订单完成</w:t>
        </w:r>
        <w:bookmarkEnd w:id="2481"/>
      </w:ins>
    </w:p>
    <w:p w14:paraId="502FBB2A" w14:textId="26C173FA" w:rsidR="00DA57D1" w:rsidRDefault="00DA57D1" w:rsidP="00DA57D1">
      <w:pPr>
        <w:pStyle w:val="ListParagraph"/>
        <w:numPr>
          <w:ilvl w:val="0"/>
          <w:numId w:val="94"/>
        </w:numPr>
        <w:spacing w:after="130"/>
        <w:jc w:val="both"/>
        <w:rPr>
          <w:ins w:id="2483" w:author="Qiao, Guan Lun (RC-CN DI FA ST&amp;PM SUP IT&amp;EDGE)" w:date="2022-02-21T15:35:00Z"/>
          <w:rFonts w:ascii="Times New Roman" w:eastAsia="Microsoft YaHei UI" w:hAnsi="Times New Roman" w:cs="Times New Roman"/>
          <w:lang w:eastAsia="zh-CN"/>
        </w:rPr>
      </w:pPr>
      <w:ins w:id="2484" w:author="Qiao, Guan Lun (RC-CN DI FA ST&amp;PM SUP IT&amp;EDGE)" w:date="2022-02-21T15:30:00Z">
        <w:r>
          <w:rPr>
            <w:rFonts w:ascii="Times New Roman" w:eastAsia="Microsoft YaHei UI" w:hAnsi="Times New Roman" w:cs="Times New Roman" w:hint="eastAsia"/>
            <w:lang w:eastAsia="zh-CN"/>
          </w:rPr>
          <w:t>流程设计</w:t>
        </w:r>
      </w:ins>
    </w:p>
    <w:p w14:paraId="668AF69D" w14:textId="3FF584DF" w:rsidR="00E61639" w:rsidRDefault="00E61639">
      <w:pPr>
        <w:pStyle w:val="ListParagraph"/>
        <w:spacing w:after="130"/>
        <w:ind w:left="360"/>
        <w:jc w:val="both"/>
        <w:rPr>
          <w:ins w:id="2485" w:author="Qiao, Guan Lun (RC-CN DI FA ST&amp;PM SUP IT&amp;EDGE)" w:date="2022-02-21T15:30:00Z"/>
          <w:rFonts w:ascii="Times New Roman" w:eastAsia="Microsoft YaHei UI" w:hAnsi="Times New Roman" w:cs="Times New Roman"/>
          <w:lang w:eastAsia="zh-CN"/>
        </w:rPr>
        <w:pPrChange w:id="2486" w:author="Qiao, Guan Lun (RC-CN DI FA ST&amp;PM SUP IT&amp;EDGE)" w:date="2022-02-21T15:35:00Z">
          <w:pPr>
            <w:pStyle w:val="ListParagraph"/>
            <w:numPr>
              <w:numId w:val="91"/>
            </w:numPr>
            <w:spacing w:after="130"/>
            <w:ind w:left="360" w:hanging="360"/>
            <w:jc w:val="both"/>
          </w:pPr>
        </w:pPrChange>
      </w:pPr>
      <w:ins w:id="2487" w:author="Qiao, Guan Lun (RC-CN DI FA ST&amp;PM SUP IT&amp;EDGE)" w:date="2022-02-21T15:35:00Z">
        <w:r w:rsidRPr="00E61639">
          <w:rPr>
            <w:rFonts w:ascii="Times New Roman" w:eastAsia="Microsoft YaHei UI" w:hAnsi="Times New Roman" w:cs="Times New Roman"/>
            <w:noProof/>
            <w:lang w:eastAsia="zh-CN"/>
          </w:rPr>
          <w:drawing>
            <wp:inline distT="0" distB="0" distL="0" distR="0" wp14:anchorId="48F744FD" wp14:editId="5411B873">
              <wp:extent cx="5310505" cy="2491740"/>
              <wp:effectExtent l="0" t="0" r="444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0505" cy="2491740"/>
                      </a:xfrm>
                      <a:prstGeom prst="rect">
                        <a:avLst/>
                      </a:prstGeom>
                    </pic:spPr>
                  </pic:pic>
                </a:graphicData>
              </a:graphic>
            </wp:inline>
          </w:drawing>
        </w:r>
      </w:ins>
    </w:p>
    <w:p w14:paraId="522C197E" w14:textId="6534C73F" w:rsidR="00DA57D1" w:rsidRDefault="00DA57D1" w:rsidP="00DA57D1">
      <w:pPr>
        <w:pStyle w:val="ListParagraph"/>
        <w:numPr>
          <w:ilvl w:val="0"/>
          <w:numId w:val="94"/>
        </w:numPr>
        <w:spacing w:after="130"/>
        <w:jc w:val="both"/>
        <w:rPr>
          <w:ins w:id="2488" w:author="Qiao, Guan Lun (RC-CN DI FA ST&amp;PM SUP IT&amp;EDGE)" w:date="2022-02-21T15:38:00Z"/>
          <w:rFonts w:ascii="Times New Roman" w:eastAsia="Microsoft YaHei UI" w:hAnsi="Times New Roman" w:cs="Times New Roman"/>
          <w:lang w:eastAsia="zh-CN"/>
        </w:rPr>
      </w:pPr>
      <w:ins w:id="2489" w:author="Qiao, Guan Lun (RC-CN DI FA ST&amp;PM SUP IT&amp;EDGE)" w:date="2022-02-21T15:30:00Z">
        <w:r>
          <w:rPr>
            <w:rFonts w:ascii="Times New Roman" w:eastAsia="Microsoft YaHei UI" w:hAnsi="Times New Roman" w:cs="Times New Roman" w:hint="eastAsia"/>
            <w:lang w:eastAsia="zh-CN"/>
          </w:rPr>
          <w:t>功能说明</w:t>
        </w:r>
      </w:ins>
    </w:p>
    <w:p w14:paraId="34CCACF4" w14:textId="589236DF" w:rsidR="00A63AD1" w:rsidRDefault="00A63AD1">
      <w:pPr>
        <w:pStyle w:val="ListParagraph"/>
        <w:spacing w:after="130"/>
        <w:ind w:left="360"/>
        <w:jc w:val="both"/>
        <w:rPr>
          <w:ins w:id="2490" w:author="Qiao, Guan Lun (RC-CN DI FA ST&amp;PM SUP IT&amp;EDGE)" w:date="2022-02-21T15:30:00Z"/>
          <w:rFonts w:ascii="Times New Roman" w:eastAsia="Microsoft YaHei UI" w:hAnsi="Times New Roman" w:cs="Times New Roman"/>
          <w:lang w:eastAsia="zh-CN"/>
        </w:rPr>
        <w:pPrChange w:id="2491" w:author="Qiao, Guan Lun (RC-CN DI FA ST&amp;PM SUP IT&amp;EDGE)" w:date="2022-02-21T15:38:00Z">
          <w:pPr>
            <w:pStyle w:val="ListParagraph"/>
            <w:numPr>
              <w:numId w:val="91"/>
            </w:numPr>
            <w:spacing w:after="130"/>
            <w:ind w:left="360" w:hanging="360"/>
            <w:jc w:val="both"/>
          </w:pPr>
        </w:pPrChange>
      </w:pPr>
      <w:ins w:id="2492" w:author="Qiao, Guan Lun (RC-CN DI FA ST&amp;PM SUP IT&amp;EDGE)" w:date="2022-02-21T15:38:00Z">
        <w:r>
          <w:rPr>
            <w:rFonts w:ascii="Times New Roman" w:eastAsia="Microsoft YaHei UI" w:hAnsi="Times New Roman" w:cs="Times New Roman" w:hint="eastAsia"/>
            <w:lang w:eastAsia="zh-CN"/>
          </w:rPr>
          <w:t>对</w:t>
        </w:r>
      </w:ins>
      <w:ins w:id="2493" w:author="Qiao, Guan Lun (RC-CN DI FA ST&amp;PM SUP IT&amp;EDGE)" w:date="2022-02-21T15:39:00Z">
        <w:r w:rsidR="00157FEB">
          <w:rPr>
            <w:rFonts w:ascii="Times New Roman" w:eastAsia="Microsoft YaHei UI" w:hAnsi="Times New Roman" w:cs="Times New Roman" w:hint="eastAsia"/>
            <w:lang w:eastAsia="zh-CN"/>
          </w:rPr>
          <w:t>订单进行完成确认，查看历史订单信息</w:t>
        </w:r>
      </w:ins>
    </w:p>
    <w:p w14:paraId="00DACB72" w14:textId="77777777" w:rsidR="00DA57D1" w:rsidRDefault="00DA57D1">
      <w:pPr>
        <w:pStyle w:val="ListParagraph"/>
        <w:numPr>
          <w:ilvl w:val="0"/>
          <w:numId w:val="94"/>
        </w:numPr>
        <w:spacing w:after="130"/>
        <w:jc w:val="both"/>
        <w:rPr>
          <w:ins w:id="2494" w:author="Sun, Qingyi (EXT) (RC-CN DI FA ST&amp;PM SUP IT&amp;EDGE)" w:date="2022-02-24T13:41:00Z"/>
          <w:rFonts w:ascii="Times New Roman" w:eastAsia="Microsoft YaHei UI" w:hAnsi="Times New Roman" w:cs="Times New Roman"/>
          <w:lang w:eastAsia="zh-CN"/>
        </w:rPr>
      </w:pPr>
      <w:ins w:id="2495" w:author="Qiao, Guan Lun (RC-CN DI FA ST&amp;PM SUP IT&amp;EDGE)" w:date="2022-02-21T15:30:00Z">
        <w:r w:rsidRPr="00175B6E">
          <w:rPr>
            <w:rFonts w:ascii="Times New Roman" w:eastAsia="Microsoft YaHei UI" w:hAnsi="Times New Roman" w:cs="Times New Roman" w:hint="eastAsia"/>
            <w:lang w:eastAsia="zh-CN"/>
          </w:rPr>
          <w:t>触发条件</w:t>
        </w:r>
      </w:ins>
    </w:p>
    <w:p w14:paraId="5D6B9A43" w14:textId="525C3896" w:rsidR="00AB24BF" w:rsidRPr="00175B6E" w:rsidRDefault="00AB24BF">
      <w:pPr>
        <w:pStyle w:val="ListParagraph"/>
        <w:spacing w:after="130"/>
        <w:ind w:left="360"/>
        <w:jc w:val="both"/>
        <w:rPr>
          <w:ins w:id="2496" w:author="Qiao, Guan Lun (RC-CN DI FA ST&amp;PM SUP IT&amp;EDGE)" w:date="2022-02-21T15:30:00Z"/>
          <w:rFonts w:ascii="Times New Roman" w:eastAsia="Microsoft YaHei UI" w:hAnsi="Times New Roman" w:cs="Times New Roman"/>
          <w:lang w:eastAsia="zh-CN"/>
        </w:rPr>
        <w:pPrChange w:id="2497" w:author="Sun, Qingyi (EXT) (RC-CN DI FA ST&amp;PM SUP IT&amp;EDGE)" w:date="2022-02-24T13:41:00Z">
          <w:pPr>
            <w:pStyle w:val="ListParagraph"/>
            <w:numPr>
              <w:numId w:val="91"/>
            </w:numPr>
            <w:spacing w:after="130"/>
            <w:ind w:left="360" w:hanging="360"/>
            <w:jc w:val="both"/>
          </w:pPr>
        </w:pPrChange>
      </w:pPr>
      <w:ins w:id="2498" w:author="Sun, Qingyi (EXT) (RC-CN DI FA ST&amp;PM SUP IT&amp;EDGE)" w:date="2022-02-24T13:41:00Z">
        <w:r>
          <w:rPr>
            <w:rFonts w:ascii="Times New Roman" w:eastAsia="Microsoft YaHei UI" w:hAnsi="Times New Roman" w:cs="Times New Roman" w:hint="eastAsia"/>
            <w:lang w:eastAsia="zh-CN"/>
          </w:rPr>
          <w:t>订单修改为派送</w:t>
        </w:r>
      </w:ins>
      <w:ins w:id="2499" w:author="Sun, Qingyi (EXT) (RC-CN DI FA ST&amp;PM SUP IT&amp;EDGE)" w:date="2022-02-24T13:42:00Z">
        <w:r>
          <w:rPr>
            <w:rFonts w:ascii="Times New Roman" w:eastAsia="Microsoft YaHei UI" w:hAnsi="Times New Roman" w:cs="Times New Roman" w:hint="eastAsia"/>
            <w:lang w:eastAsia="zh-CN"/>
          </w:rPr>
          <w:t>状态后</w:t>
        </w:r>
        <w:r w:rsidR="00FA0831">
          <w:rPr>
            <w:rFonts w:ascii="Times New Roman" w:eastAsia="Microsoft YaHei UI" w:hAnsi="Times New Roman" w:cs="Times New Roman" w:hint="eastAsia"/>
            <w:lang w:eastAsia="zh-CN"/>
          </w:rPr>
          <w:t>自动触发</w:t>
        </w:r>
      </w:ins>
    </w:p>
    <w:p w14:paraId="64BB91A1" w14:textId="77777777" w:rsidR="00DA57D1" w:rsidRPr="00175B6E" w:rsidRDefault="00DA57D1">
      <w:pPr>
        <w:pStyle w:val="ListParagraph"/>
        <w:numPr>
          <w:ilvl w:val="0"/>
          <w:numId w:val="94"/>
        </w:numPr>
        <w:spacing w:after="130"/>
        <w:jc w:val="both"/>
        <w:rPr>
          <w:ins w:id="2500" w:author="Qiao, Guan Lun (RC-CN DI FA ST&amp;PM SUP IT&amp;EDGE)" w:date="2022-02-21T15:30:00Z"/>
          <w:rFonts w:ascii="Times New Roman" w:eastAsia="Microsoft YaHei UI" w:hAnsi="Times New Roman" w:cs="Times New Roman"/>
          <w:lang w:eastAsia="zh-CN"/>
        </w:rPr>
        <w:pPrChange w:id="2501" w:author="Qiao, Guan Lun (RC-CN DI FA ST&amp;PM SUP IT&amp;EDGE)" w:date="2022-02-21T15:30:00Z">
          <w:pPr>
            <w:pStyle w:val="ListParagraph"/>
            <w:numPr>
              <w:numId w:val="91"/>
            </w:numPr>
            <w:spacing w:after="130"/>
            <w:ind w:left="360" w:hanging="360"/>
            <w:jc w:val="both"/>
          </w:pPr>
        </w:pPrChange>
      </w:pPr>
      <w:ins w:id="2502" w:author="Qiao, Guan Lun (RC-CN DI FA ST&amp;PM SUP IT&amp;EDGE)" w:date="2022-02-21T15:30:00Z">
        <w:r w:rsidRPr="00175B6E">
          <w:rPr>
            <w:rFonts w:ascii="Times New Roman" w:eastAsia="Microsoft YaHei UI" w:hAnsi="Times New Roman" w:cs="Times New Roman" w:hint="eastAsia"/>
            <w:lang w:eastAsia="zh-CN"/>
          </w:rPr>
          <w:t>输入项</w:t>
        </w:r>
      </w:ins>
    </w:p>
    <w:tbl>
      <w:tblPr>
        <w:tblStyle w:val="ABBTableStyle"/>
        <w:tblW w:w="5000" w:type="pct"/>
        <w:tblLook w:val="04A0" w:firstRow="1" w:lastRow="0" w:firstColumn="1" w:lastColumn="0" w:noHBand="0" w:noVBand="1"/>
      </w:tblPr>
      <w:tblGrid>
        <w:gridCol w:w="990"/>
        <w:gridCol w:w="1800"/>
        <w:gridCol w:w="1709"/>
        <w:gridCol w:w="1442"/>
        <w:gridCol w:w="2422"/>
      </w:tblGrid>
      <w:tr w:rsidR="00DA57D1" w:rsidRPr="00C06C30" w14:paraId="20AAD90D" w14:textId="77777777" w:rsidTr="00127B11">
        <w:trPr>
          <w:cnfStyle w:val="100000000000" w:firstRow="1" w:lastRow="0" w:firstColumn="0" w:lastColumn="0" w:oddVBand="0" w:evenVBand="0" w:oddHBand="0" w:evenHBand="0" w:firstRowFirstColumn="0" w:firstRowLastColumn="0" w:lastRowFirstColumn="0" w:lastRowLastColumn="0"/>
          <w:tblHeader/>
          <w:ins w:id="2503" w:author="Qiao, Guan Lun (RC-CN DI FA ST&amp;PM SUP IT&amp;EDGE)" w:date="2022-02-21T15:30:00Z"/>
        </w:trPr>
        <w:tc>
          <w:tcPr>
            <w:cnfStyle w:val="001000000000" w:firstRow="0" w:lastRow="0" w:firstColumn="1" w:lastColumn="0" w:oddVBand="0" w:evenVBand="0" w:oddHBand="0" w:evenHBand="0" w:firstRowFirstColumn="0" w:firstRowLastColumn="0" w:lastRowFirstColumn="0" w:lastRowLastColumn="0"/>
            <w:tcW w:w="592" w:type="pct"/>
            <w:hideMark/>
          </w:tcPr>
          <w:p w14:paraId="0ACEB6B1" w14:textId="77777777" w:rsidR="00DA57D1" w:rsidRPr="00175B6E" w:rsidRDefault="00DA57D1" w:rsidP="00127B11">
            <w:pPr>
              <w:pStyle w:val="TableText"/>
              <w:keepLines w:val="0"/>
              <w:rPr>
                <w:ins w:id="2504" w:author="Qiao, Guan Lun (RC-CN DI FA ST&amp;PM SUP IT&amp;EDGE)" w:date="2022-02-21T15:30:00Z"/>
                <w:rFonts w:ascii="Times New Roman" w:eastAsia="Microsoft YaHei UI" w:hAnsi="Times New Roman" w:cs="Times New Roman"/>
                <w:lang w:val="de-DE" w:eastAsia="zh-CN"/>
              </w:rPr>
            </w:pPr>
            <w:ins w:id="2505" w:author="Qiao, Guan Lun (RC-CN DI FA ST&amp;PM SUP IT&amp;EDGE)" w:date="2022-02-21T15:30:00Z">
              <w:r w:rsidRPr="00175B6E">
                <w:rPr>
                  <w:rFonts w:ascii="Times New Roman" w:eastAsia="Microsoft YaHei UI" w:hAnsi="Times New Roman" w:cs="Times New Roman" w:hint="eastAsia"/>
                  <w:lang w:val="de-DE" w:eastAsia="zh-CN"/>
                </w:rPr>
                <w:t>编号</w:t>
              </w:r>
            </w:ins>
          </w:p>
        </w:tc>
        <w:tc>
          <w:tcPr>
            <w:tcW w:w="1076" w:type="pct"/>
            <w:hideMark/>
          </w:tcPr>
          <w:p w14:paraId="37436424" w14:textId="77777777" w:rsidR="00DA57D1" w:rsidRPr="00175B6E"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506" w:author="Qiao, Guan Lun (RC-CN DI FA ST&amp;PM SUP IT&amp;EDGE)" w:date="2022-02-21T15:30:00Z"/>
                <w:rFonts w:ascii="Times New Roman" w:eastAsia="Microsoft YaHei UI" w:hAnsi="Times New Roman" w:cs="Times New Roman"/>
                <w:lang w:val="de-DE" w:eastAsia="zh-CN"/>
              </w:rPr>
            </w:pPr>
            <w:ins w:id="2507" w:author="Qiao, Guan Lun (RC-CN DI FA ST&amp;PM SUP IT&amp;EDGE)" w:date="2022-02-21T15:30:00Z">
              <w:r>
                <w:rPr>
                  <w:rFonts w:ascii="Times New Roman" w:eastAsia="Microsoft YaHei UI" w:hAnsi="Times New Roman" w:cs="Times New Roman" w:hint="eastAsia"/>
                  <w:lang w:val="de-DE" w:eastAsia="zh-CN"/>
                </w:rPr>
                <w:t>数据字段</w:t>
              </w:r>
            </w:ins>
          </w:p>
        </w:tc>
        <w:tc>
          <w:tcPr>
            <w:tcW w:w="1022" w:type="pct"/>
            <w:hideMark/>
          </w:tcPr>
          <w:p w14:paraId="2F6589A1" w14:textId="77777777" w:rsidR="00DA57D1" w:rsidRPr="00175B6E"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508" w:author="Qiao, Guan Lun (RC-CN DI FA ST&amp;PM SUP IT&amp;EDGE)" w:date="2022-02-21T15:30:00Z"/>
                <w:rFonts w:ascii="Times New Roman" w:eastAsia="Microsoft YaHei UI" w:hAnsi="Times New Roman" w:cs="Times New Roman"/>
                <w:lang w:val="de-DE" w:eastAsia="zh-CN"/>
              </w:rPr>
            </w:pPr>
            <w:ins w:id="2509" w:author="Qiao, Guan Lun (RC-CN DI FA ST&amp;PM SUP IT&amp;EDGE)" w:date="2022-02-21T15:30:00Z">
              <w:r w:rsidRPr="00175B6E">
                <w:rPr>
                  <w:rFonts w:ascii="Times New Roman" w:eastAsia="Microsoft YaHei UI" w:hAnsi="Times New Roman" w:cs="Times New Roman" w:hint="eastAsia"/>
                  <w:lang w:val="de-DE" w:eastAsia="zh-CN"/>
                </w:rPr>
                <w:t>类型</w:t>
              </w:r>
            </w:ins>
          </w:p>
        </w:tc>
        <w:tc>
          <w:tcPr>
            <w:tcW w:w="862" w:type="pct"/>
            <w:hideMark/>
          </w:tcPr>
          <w:p w14:paraId="655DA314" w14:textId="77777777" w:rsidR="00DA57D1" w:rsidRPr="00175B6E"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510" w:author="Qiao, Guan Lun (RC-CN DI FA ST&amp;PM SUP IT&amp;EDGE)" w:date="2022-02-21T15:30:00Z"/>
                <w:rFonts w:ascii="Times New Roman" w:eastAsia="Microsoft YaHei UI" w:hAnsi="Times New Roman" w:cs="Times New Roman"/>
                <w:lang w:val="de-DE" w:eastAsia="zh-CN"/>
              </w:rPr>
            </w:pPr>
            <w:ins w:id="2511" w:author="Qiao, Guan Lun (RC-CN DI FA ST&amp;PM SUP IT&amp;EDGE)" w:date="2022-02-21T15:30:00Z">
              <w:r>
                <w:rPr>
                  <w:rFonts w:ascii="Times New Roman" w:eastAsia="Microsoft YaHei UI" w:hAnsi="Times New Roman" w:cs="Times New Roman" w:hint="eastAsia"/>
                  <w:lang w:val="de-DE" w:eastAsia="zh-CN"/>
                </w:rPr>
                <w:t>数据表</w:t>
              </w:r>
            </w:ins>
          </w:p>
        </w:tc>
        <w:tc>
          <w:tcPr>
            <w:tcW w:w="1449" w:type="pct"/>
            <w:hideMark/>
          </w:tcPr>
          <w:p w14:paraId="54461BF1" w14:textId="77777777" w:rsidR="00DA57D1" w:rsidRPr="00175B6E" w:rsidRDefault="00DA57D1" w:rsidP="00127B11">
            <w:pPr>
              <w:pStyle w:val="TableText"/>
              <w:keepLines w:val="0"/>
              <w:cnfStyle w:val="100000000000" w:firstRow="1" w:lastRow="0" w:firstColumn="0" w:lastColumn="0" w:oddVBand="0" w:evenVBand="0" w:oddHBand="0" w:evenHBand="0" w:firstRowFirstColumn="0" w:firstRowLastColumn="0" w:lastRowFirstColumn="0" w:lastRowLastColumn="0"/>
              <w:rPr>
                <w:ins w:id="2512" w:author="Qiao, Guan Lun (RC-CN DI FA ST&amp;PM SUP IT&amp;EDGE)" w:date="2022-02-21T15:30:00Z"/>
                <w:rFonts w:ascii="Times New Roman" w:eastAsia="Microsoft YaHei UI" w:hAnsi="Times New Roman" w:cs="Times New Roman"/>
                <w:lang w:val="de-DE" w:eastAsia="zh-CN"/>
              </w:rPr>
            </w:pPr>
            <w:ins w:id="2513" w:author="Qiao, Guan Lun (RC-CN DI FA ST&amp;PM SUP IT&amp;EDGE)" w:date="2022-02-21T15:30:00Z">
              <w:r w:rsidRPr="00175B6E">
                <w:rPr>
                  <w:rFonts w:ascii="Times New Roman" w:eastAsia="Microsoft YaHei UI" w:hAnsi="Times New Roman" w:cs="Times New Roman" w:hint="eastAsia"/>
                  <w:lang w:val="de-DE" w:eastAsia="zh-CN"/>
                </w:rPr>
                <w:t>示例</w:t>
              </w:r>
            </w:ins>
          </w:p>
        </w:tc>
      </w:tr>
      <w:tr w:rsidR="00DA57D1" w:rsidRPr="00C06C30" w14:paraId="16D48E79" w14:textId="77777777" w:rsidTr="00127B11">
        <w:trPr>
          <w:ins w:id="2514" w:author="Qiao, Guan Lun (RC-CN DI FA ST&amp;PM SUP IT&amp;EDGE)" w:date="2022-02-21T15:30: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4" w:space="0" w:color="A9A9A9" w:themeColor="accent3"/>
              <w:right w:val="nil"/>
            </w:tcBorders>
          </w:tcPr>
          <w:p w14:paraId="55557BCC" w14:textId="155CE7EF" w:rsidR="00DA57D1" w:rsidRPr="00175B6E" w:rsidRDefault="00FA0831" w:rsidP="00127B11">
            <w:pPr>
              <w:pStyle w:val="TableText"/>
              <w:rPr>
                <w:ins w:id="2515" w:author="Qiao, Guan Lun (RC-CN DI FA ST&amp;PM SUP IT&amp;EDGE)" w:date="2022-02-21T15:30:00Z"/>
                <w:rFonts w:ascii="Times New Roman" w:eastAsia="Microsoft YaHei UI" w:hAnsi="Times New Roman" w:cs="Times New Roman"/>
                <w:lang w:val="de-DE"/>
              </w:rPr>
            </w:pPr>
            <w:ins w:id="2516" w:author="Sun, Qingyi (EXT) (RC-CN DI FA ST&amp;PM SUP IT&amp;EDGE)" w:date="2022-02-24T13:42:00Z">
              <w:r>
                <w:rPr>
                  <w:rFonts w:ascii="Times New Roman" w:eastAsia="Microsoft YaHei UI" w:hAnsi="Times New Roman" w:cs="Times New Roman"/>
                  <w:lang w:val="de-DE"/>
                </w:rPr>
                <w:t>1</w:t>
              </w:r>
            </w:ins>
          </w:p>
        </w:tc>
        <w:tc>
          <w:tcPr>
            <w:tcW w:w="0" w:type="pct"/>
            <w:tcBorders>
              <w:top w:val="single" w:sz="4" w:space="0" w:color="A9A9A9" w:themeColor="accent3"/>
              <w:left w:val="nil"/>
              <w:bottom w:val="single" w:sz="4" w:space="0" w:color="A9A9A9" w:themeColor="accent3"/>
              <w:right w:val="nil"/>
            </w:tcBorders>
          </w:tcPr>
          <w:p w14:paraId="4B7B242A" w14:textId="6EF636B2"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17" w:author="Qiao, Guan Lun (RC-CN DI FA ST&amp;PM SUP IT&amp;EDGE)" w:date="2022-02-21T15:30:00Z"/>
                <w:rFonts w:ascii="Times New Roman" w:eastAsia="Microsoft YaHei UI" w:hAnsi="Times New Roman" w:cs="Times New Roman"/>
                <w:lang w:val="de-DE"/>
              </w:rPr>
            </w:pPr>
            <w:ins w:id="2518" w:author="Sun, Qingyi (EXT) (RC-CN DI FA ST&amp;PM SUP IT&amp;EDGE)" w:date="2022-02-24T13:42:00Z">
              <w:r>
                <w:rPr>
                  <w:rFonts w:ascii="Times New Roman" w:eastAsia="Microsoft YaHei UI" w:hAnsi="Times New Roman" w:cs="Times New Roman"/>
                  <w:lang w:val="de-DE"/>
                </w:rPr>
                <w:t>O</w:t>
              </w:r>
              <w:r>
                <w:rPr>
                  <w:rFonts w:ascii="Times New Roman" w:eastAsia="Microsoft YaHei UI" w:hAnsi="Times New Roman" w:cs="Times New Roman" w:hint="eastAsia"/>
                  <w:lang w:val="de-DE" w:eastAsia="zh-CN"/>
                </w:rPr>
                <w:t>r</w:t>
              </w:r>
              <w:r>
                <w:rPr>
                  <w:rFonts w:ascii="Times New Roman" w:eastAsia="Microsoft YaHei UI" w:hAnsi="Times New Roman" w:cs="Times New Roman"/>
                  <w:lang w:val="de-DE"/>
                </w:rPr>
                <w:t>der ID</w:t>
              </w:r>
            </w:ins>
          </w:p>
        </w:tc>
        <w:tc>
          <w:tcPr>
            <w:tcW w:w="0" w:type="pct"/>
            <w:tcBorders>
              <w:top w:val="single" w:sz="4" w:space="0" w:color="A9A9A9" w:themeColor="accent3"/>
              <w:left w:val="nil"/>
              <w:bottom w:val="single" w:sz="4" w:space="0" w:color="A9A9A9" w:themeColor="accent3"/>
              <w:right w:val="nil"/>
            </w:tcBorders>
          </w:tcPr>
          <w:p w14:paraId="4E273E0B" w14:textId="6958613B"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19" w:author="Qiao, Guan Lun (RC-CN DI FA ST&amp;PM SUP IT&amp;EDGE)" w:date="2022-02-21T15:30:00Z"/>
                <w:rFonts w:ascii="Times New Roman" w:eastAsia="Microsoft YaHei UI" w:hAnsi="Times New Roman" w:cs="Times New Roman"/>
                <w:lang w:val="de-DE"/>
              </w:rPr>
            </w:pPr>
            <w:ins w:id="2520" w:author="Sun, Qingyi (EXT) (RC-CN DI FA ST&amp;PM SUP IT&amp;EDGE)" w:date="2022-02-24T13:42:00Z">
              <w:r>
                <w:rPr>
                  <w:rFonts w:ascii="Times New Roman" w:eastAsia="Microsoft YaHei UI" w:hAnsi="Times New Roman" w:cs="Times New Roman"/>
                  <w:lang w:val="de-DE"/>
                </w:rPr>
                <w:t xml:space="preserve">Int </w:t>
              </w:r>
            </w:ins>
          </w:p>
        </w:tc>
        <w:tc>
          <w:tcPr>
            <w:tcW w:w="862" w:type="pct"/>
            <w:tcBorders>
              <w:top w:val="single" w:sz="4" w:space="0" w:color="A9A9A9" w:themeColor="accent3"/>
              <w:left w:val="nil"/>
              <w:bottom w:val="single" w:sz="4" w:space="0" w:color="A9A9A9" w:themeColor="accent3"/>
              <w:right w:val="nil"/>
            </w:tcBorders>
          </w:tcPr>
          <w:p w14:paraId="5283FD38" w14:textId="7D822195"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21" w:author="Qiao, Guan Lun (RC-CN DI FA ST&amp;PM SUP IT&amp;EDGE)" w:date="2022-02-21T15:30:00Z"/>
                <w:rFonts w:ascii="Times New Roman" w:eastAsia="Microsoft YaHei UI" w:hAnsi="Times New Roman" w:cs="Times New Roman"/>
                <w:lang w:val="de-DE"/>
              </w:rPr>
            </w:pPr>
            <w:ins w:id="2522" w:author="Sun, Qingyi (EXT) (RC-CN DI FA ST&amp;PM SUP IT&amp;EDGE)" w:date="2022-02-24T13:42:00Z">
              <w:r>
                <w:rPr>
                  <w:rFonts w:ascii="Times New Roman" w:eastAsia="Microsoft YaHei UI" w:hAnsi="Times New Roman" w:cs="Times New Roman"/>
                  <w:lang w:val="de-DE"/>
                </w:rPr>
                <w:t xml:space="preserve">Order Sheet </w:t>
              </w:r>
            </w:ins>
          </w:p>
        </w:tc>
        <w:tc>
          <w:tcPr>
            <w:tcW w:w="1449" w:type="pct"/>
            <w:tcBorders>
              <w:top w:val="single" w:sz="4" w:space="0" w:color="A9A9A9" w:themeColor="accent3"/>
              <w:left w:val="nil"/>
              <w:bottom w:val="single" w:sz="4" w:space="0" w:color="A9A9A9" w:themeColor="accent3"/>
              <w:right w:val="nil"/>
            </w:tcBorders>
          </w:tcPr>
          <w:p w14:paraId="2C96234A" w14:textId="7CD3A589"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23" w:author="Qiao, Guan Lun (RC-CN DI FA ST&amp;PM SUP IT&amp;EDGE)" w:date="2022-02-21T15:30:00Z"/>
                <w:rFonts w:ascii="Times New Roman" w:eastAsia="Microsoft YaHei UI" w:hAnsi="Times New Roman" w:cs="Times New Roman"/>
                <w:lang w:val="de-DE"/>
              </w:rPr>
            </w:pPr>
            <w:ins w:id="2524" w:author="Sun, Qingyi (EXT) (RC-CN DI FA ST&amp;PM SUP IT&amp;EDGE)" w:date="2022-02-24T13:42:00Z">
              <w:r>
                <w:rPr>
                  <w:rFonts w:ascii="Times New Roman" w:eastAsia="Microsoft YaHei UI" w:hAnsi="Times New Roman" w:cs="Times New Roman"/>
                  <w:lang w:val="de-DE"/>
                </w:rPr>
                <w:t>1</w:t>
              </w:r>
            </w:ins>
          </w:p>
        </w:tc>
      </w:tr>
      <w:tr w:rsidR="00DA57D1" w:rsidRPr="00C06C30" w14:paraId="37AF8501" w14:textId="77777777" w:rsidTr="00127B11">
        <w:trPr>
          <w:ins w:id="2525" w:author="Qiao, Guan Lun (RC-CN DI FA ST&amp;PM SUP IT&amp;EDGE)" w:date="2022-02-21T15:30: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4" w:space="0" w:color="A9A9A9" w:themeColor="accent3"/>
              <w:right w:val="nil"/>
            </w:tcBorders>
          </w:tcPr>
          <w:p w14:paraId="736A8175" w14:textId="3A2F1492" w:rsidR="00DA57D1" w:rsidRPr="00175B6E" w:rsidRDefault="00FA0831" w:rsidP="00127B11">
            <w:pPr>
              <w:pStyle w:val="TableText"/>
              <w:rPr>
                <w:ins w:id="2526" w:author="Qiao, Guan Lun (RC-CN DI FA ST&amp;PM SUP IT&amp;EDGE)" w:date="2022-02-21T15:30:00Z"/>
                <w:rFonts w:ascii="Times New Roman" w:eastAsia="Microsoft YaHei UI" w:hAnsi="Times New Roman" w:cs="Times New Roman"/>
                <w:lang w:val="de-DE"/>
              </w:rPr>
            </w:pPr>
            <w:ins w:id="2527" w:author="Sun, Qingyi (EXT) (RC-CN DI FA ST&amp;PM SUP IT&amp;EDGE)" w:date="2022-02-24T13:42:00Z">
              <w:r>
                <w:rPr>
                  <w:rFonts w:ascii="Times New Roman" w:eastAsia="Microsoft YaHei UI" w:hAnsi="Times New Roman" w:cs="Times New Roman"/>
                  <w:lang w:val="de-DE"/>
                </w:rPr>
                <w:t>2</w:t>
              </w:r>
            </w:ins>
          </w:p>
        </w:tc>
        <w:tc>
          <w:tcPr>
            <w:tcW w:w="0" w:type="pct"/>
            <w:tcBorders>
              <w:top w:val="single" w:sz="4" w:space="0" w:color="A9A9A9" w:themeColor="accent3"/>
              <w:left w:val="nil"/>
              <w:bottom w:val="single" w:sz="4" w:space="0" w:color="A9A9A9" w:themeColor="accent3"/>
              <w:right w:val="nil"/>
            </w:tcBorders>
          </w:tcPr>
          <w:p w14:paraId="57F56CF9" w14:textId="0293B34C"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28" w:author="Qiao, Guan Lun (RC-CN DI FA ST&amp;PM SUP IT&amp;EDGE)" w:date="2022-02-21T15:30:00Z"/>
                <w:rFonts w:ascii="Times New Roman" w:eastAsia="Microsoft YaHei UI" w:hAnsi="Times New Roman" w:cs="Times New Roman"/>
                <w:lang w:val="de-DE"/>
              </w:rPr>
            </w:pPr>
            <w:ins w:id="2529" w:author="Sun, Qingyi (EXT) (RC-CN DI FA ST&amp;PM SUP IT&amp;EDGE)" w:date="2022-02-24T13:42:00Z">
              <w:r>
                <w:rPr>
                  <w:rFonts w:ascii="Times New Roman" w:eastAsia="Microsoft YaHei UI" w:hAnsi="Times New Roman" w:cs="Times New Roman"/>
                  <w:lang w:val="de-DE"/>
                </w:rPr>
                <w:t>Order Status</w:t>
              </w:r>
            </w:ins>
          </w:p>
        </w:tc>
        <w:tc>
          <w:tcPr>
            <w:tcW w:w="0" w:type="pct"/>
            <w:tcBorders>
              <w:top w:val="single" w:sz="4" w:space="0" w:color="A9A9A9" w:themeColor="accent3"/>
              <w:left w:val="nil"/>
              <w:bottom w:val="single" w:sz="4" w:space="0" w:color="A9A9A9" w:themeColor="accent3"/>
              <w:right w:val="nil"/>
            </w:tcBorders>
          </w:tcPr>
          <w:p w14:paraId="7D6275E1" w14:textId="3820F5B8"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30" w:author="Qiao, Guan Lun (RC-CN DI FA ST&amp;PM SUP IT&amp;EDGE)" w:date="2022-02-21T15:30:00Z"/>
                <w:rFonts w:ascii="Times New Roman" w:eastAsia="Microsoft YaHei UI" w:hAnsi="Times New Roman" w:cs="Times New Roman"/>
                <w:lang w:val="de-DE"/>
              </w:rPr>
            </w:pPr>
            <w:ins w:id="2531" w:author="Sun, Qingyi (EXT) (RC-CN DI FA ST&amp;PM SUP IT&amp;EDGE)" w:date="2022-02-24T13:42:00Z">
              <w:r>
                <w:rPr>
                  <w:rFonts w:ascii="Times New Roman" w:eastAsia="Microsoft YaHei UI" w:hAnsi="Times New Roman" w:cs="Times New Roman"/>
                  <w:lang w:val="de-DE"/>
                </w:rPr>
                <w:t xml:space="preserve">String </w:t>
              </w:r>
            </w:ins>
          </w:p>
        </w:tc>
        <w:tc>
          <w:tcPr>
            <w:tcW w:w="862" w:type="pct"/>
            <w:tcBorders>
              <w:top w:val="single" w:sz="4" w:space="0" w:color="A9A9A9" w:themeColor="accent3"/>
              <w:left w:val="nil"/>
              <w:bottom w:val="single" w:sz="4" w:space="0" w:color="A9A9A9" w:themeColor="accent3"/>
              <w:right w:val="nil"/>
            </w:tcBorders>
          </w:tcPr>
          <w:p w14:paraId="45512862" w14:textId="4139131B"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32" w:author="Qiao, Guan Lun (RC-CN DI FA ST&amp;PM SUP IT&amp;EDGE)" w:date="2022-02-21T15:30:00Z"/>
                <w:rFonts w:ascii="Times New Roman" w:eastAsia="Microsoft YaHei UI" w:hAnsi="Times New Roman" w:cs="Times New Roman"/>
                <w:lang w:val="de-DE"/>
              </w:rPr>
            </w:pPr>
            <w:ins w:id="2533" w:author="Sun, Qingyi (EXT) (RC-CN DI FA ST&amp;PM SUP IT&amp;EDGE)" w:date="2022-02-24T13:42:00Z">
              <w:r>
                <w:rPr>
                  <w:rFonts w:ascii="Times New Roman" w:eastAsia="Microsoft YaHei UI" w:hAnsi="Times New Roman" w:cs="Times New Roman"/>
                  <w:lang w:val="de-DE"/>
                </w:rPr>
                <w:t>Order Sheet</w:t>
              </w:r>
            </w:ins>
          </w:p>
        </w:tc>
        <w:tc>
          <w:tcPr>
            <w:tcW w:w="1449" w:type="pct"/>
            <w:tcBorders>
              <w:top w:val="single" w:sz="4" w:space="0" w:color="A9A9A9" w:themeColor="accent3"/>
              <w:left w:val="nil"/>
              <w:bottom w:val="single" w:sz="4" w:space="0" w:color="A9A9A9" w:themeColor="accent3"/>
              <w:right w:val="nil"/>
            </w:tcBorders>
          </w:tcPr>
          <w:p w14:paraId="36DB7DCC" w14:textId="77777777" w:rsidR="00FA0831" w:rsidRDefault="00FA0831" w:rsidP="00FA0831">
            <w:pPr>
              <w:pStyle w:val="TableText"/>
              <w:cnfStyle w:val="000000000000" w:firstRow="0" w:lastRow="0" w:firstColumn="0" w:lastColumn="0" w:oddVBand="0" w:evenVBand="0" w:oddHBand="0" w:evenHBand="0" w:firstRowFirstColumn="0" w:firstRowLastColumn="0" w:lastRowFirstColumn="0" w:lastRowLastColumn="0"/>
              <w:rPr>
                <w:ins w:id="2534" w:author="Sun, Qingyi (EXT) (RC-CN DI FA ST&amp;PM SUP IT&amp;EDGE)" w:date="2022-02-24T13:43:00Z"/>
                <w:rFonts w:ascii="Times New Roman" w:eastAsia="Microsoft YaHei UI" w:hAnsi="Times New Roman" w:cs="Times New Roman"/>
                <w:lang w:val="de-DE"/>
              </w:rPr>
            </w:pPr>
            <w:ins w:id="2535" w:author="Sun, Qingyi (EXT) (RC-CN DI FA ST&amp;PM SUP IT&amp;EDGE)" w:date="2022-02-24T13:43:00Z">
              <w:r>
                <w:rPr>
                  <w:rFonts w:ascii="Times New Roman" w:eastAsia="Microsoft YaHei UI" w:hAnsi="Times New Roman" w:cs="Times New Roman" w:hint="eastAsia"/>
                  <w:lang w:val="de-DE" w:eastAsia="zh-CN"/>
                </w:rPr>
                <w:t>有且仅有四类</w:t>
              </w:r>
            </w:ins>
          </w:p>
          <w:p w14:paraId="1D75C896" w14:textId="77777777" w:rsidR="00FA0831" w:rsidRDefault="00FA0831" w:rsidP="00FA0831">
            <w:pPr>
              <w:pStyle w:val="TableText"/>
              <w:cnfStyle w:val="000000000000" w:firstRow="0" w:lastRow="0" w:firstColumn="0" w:lastColumn="0" w:oddVBand="0" w:evenVBand="0" w:oddHBand="0" w:evenHBand="0" w:firstRowFirstColumn="0" w:firstRowLastColumn="0" w:lastRowFirstColumn="0" w:lastRowLastColumn="0"/>
              <w:rPr>
                <w:ins w:id="2536" w:author="Sun, Qingyi (EXT) (RC-CN DI FA ST&amp;PM SUP IT&amp;EDGE)" w:date="2022-02-24T13:43:00Z"/>
                <w:rFonts w:ascii="Times New Roman" w:eastAsia="Microsoft YaHei UI" w:hAnsi="Times New Roman" w:cs="Times New Roman"/>
                <w:lang w:val="de-DE"/>
              </w:rPr>
            </w:pPr>
            <w:ins w:id="2537" w:author="Sun, Qingyi (EXT) (RC-CN DI FA ST&amp;PM SUP IT&amp;EDGE)" w:date="2022-02-24T13:43:00Z">
              <w:r>
                <w:rPr>
                  <w:rFonts w:ascii="Times New Roman" w:eastAsia="Microsoft YaHei UI" w:hAnsi="Times New Roman" w:cs="Times New Roman"/>
                  <w:lang w:val="de-DE"/>
                </w:rPr>
                <w:t>Pending</w:t>
              </w:r>
            </w:ins>
          </w:p>
          <w:p w14:paraId="4A9CF54A" w14:textId="77777777" w:rsidR="00FA0831" w:rsidRDefault="00FA0831" w:rsidP="00FA0831">
            <w:pPr>
              <w:pStyle w:val="TableText"/>
              <w:cnfStyle w:val="000000000000" w:firstRow="0" w:lastRow="0" w:firstColumn="0" w:lastColumn="0" w:oddVBand="0" w:evenVBand="0" w:oddHBand="0" w:evenHBand="0" w:firstRowFirstColumn="0" w:firstRowLastColumn="0" w:lastRowFirstColumn="0" w:lastRowLastColumn="0"/>
              <w:rPr>
                <w:ins w:id="2538" w:author="Sun, Qingyi (EXT) (RC-CN DI FA ST&amp;PM SUP IT&amp;EDGE)" w:date="2022-02-24T13:43:00Z"/>
                <w:rFonts w:ascii="Times New Roman" w:eastAsia="Microsoft YaHei UI" w:hAnsi="Times New Roman" w:cs="Times New Roman"/>
                <w:lang w:val="de-DE"/>
              </w:rPr>
            </w:pPr>
            <w:ins w:id="2539" w:author="Sun, Qingyi (EXT) (RC-CN DI FA ST&amp;PM SUP IT&amp;EDGE)" w:date="2022-02-24T13:43:00Z">
              <w:r>
                <w:rPr>
                  <w:rFonts w:ascii="Times New Roman" w:eastAsia="Microsoft YaHei UI" w:hAnsi="Times New Roman" w:cs="Times New Roman"/>
                  <w:lang w:val="de-DE"/>
                </w:rPr>
                <w:t>Delivering</w:t>
              </w:r>
            </w:ins>
          </w:p>
          <w:p w14:paraId="027AE6B6" w14:textId="77777777" w:rsidR="00FA0831" w:rsidRDefault="00FA0831" w:rsidP="00FA0831">
            <w:pPr>
              <w:pStyle w:val="TableText"/>
              <w:cnfStyle w:val="000000000000" w:firstRow="0" w:lastRow="0" w:firstColumn="0" w:lastColumn="0" w:oddVBand="0" w:evenVBand="0" w:oddHBand="0" w:evenHBand="0" w:firstRowFirstColumn="0" w:firstRowLastColumn="0" w:lastRowFirstColumn="0" w:lastRowLastColumn="0"/>
              <w:rPr>
                <w:ins w:id="2540" w:author="Sun, Qingyi (EXT) (RC-CN DI FA ST&amp;PM SUP IT&amp;EDGE)" w:date="2022-02-24T13:43:00Z"/>
                <w:rFonts w:ascii="Times New Roman" w:eastAsia="Microsoft YaHei UI" w:hAnsi="Times New Roman" w:cs="Times New Roman"/>
                <w:lang w:val="de-DE"/>
              </w:rPr>
            </w:pPr>
            <w:ins w:id="2541" w:author="Sun, Qingyi (EXT) (RC-CN DI FA ST&amp;PM SUP IT&amp;EDGE)" w:date="2022-02-24T13:43:00Z">
              <w:r>
                <w:rPr>
                  <w:rFonts w:ascii="Times New Roman" w:eastAsia="Microsoft YaHei UI" w:hAnsi="Times New Roman" w:cs="Times New Roman"/>
                  <w:lang w:val="de-DE"/>
                </w:rPr>
                <w:t>Completed</w:t>
              </w:r>
            </w:ins>
          </w:p>
          <w:p w14:paraId="558703F4" w14:textId="3FF18AE4" w:rsidR="00DA57D1" w:rsidRPr="00175B6E" w:rsidRDefault="00FA0831" w:rsidP="00FA0831">
            <w:pPr>
              <w:pStyle w:val="TableText"/>
              <w:cnfStyle w:val="000000000000" w:firstRow="0" w:lastRow="0" w:firstColumn="0" w:lastColumn="0" w:oddVBand="0" w:evenVBand="0" w:oddHBand="0" w:evenHBand="0" w:firstRowFirstColumn="0" w:firstRowLastColumn="0" w:lastRowFirstColumn="0" w:lastRowLastColumn="0"/>
              <w:rPr>
                <w:ins w:id="2542" w:author="Qiao, Guan Lun (RC-CN DI FA ST&amp;PM SUP IT&amp;EDGE)" w:date="2022-02-21T15:30:00Z"/>
                <w:rFonts w:ascii="Times New Roman" w:eastAsia="Microsoft YaHei UI" w:hAnsi="Times New Roman" w:cs="Times New Roman"/>
                <w:lang w:val="de-DE"/>
              </w:rPr>
            </w:pPr>
            <w:ins w:id="2543" w:author="Sun, Qingyi (EXT) (RC-CN DI FA ST&amp;PM SUP IT&amp;EDGE)" w:date="2022-02-24T13:43:00Z">
              <w:r>
                <w:rPr>
                  <w:rFonts w:ascii="Times New Roman" w:eastAsia="Microsoft YaHei UI" w:hAnsi="Times New Roman" w:cs="Times New Roman"/>
                  <w:lang w:val="de-DE"/>
                </w:rPr>
                <w:t>F</w:t>
              </w:r>
              <w:r>
                <w:rPr>
                  <w:rFonts w:ascii="Times New Roman" w:eastAsia="Microsoft YaHei UI" w:hAnsi="Times New Roman" w:cs="Times New Roman"/>
                  <w:lang w:val="de-DE" w:eastAsia="zh-CN"/>
                </w:rPr>
                <w:t>ailed</w:t>
              </w:r>
            </w:ins>
          </w:p>
        </w:tc>
      </w:tr>
      <w:tr w:rsidR="00DA57D1" w:rsidRPr="00C06C30" w14:paraId="16E0E485" w14:textId="77777777" w:rsidTr="00127B11">
        <w:trPr>
          <w:ins w:id="2544" w:author="Qiao, Guan Lun (RC-CN DI FA ST&amp;PM SUP IT&amp;EDGE)" w:date="2022-02-21T15:30:00Z"/>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9A9A9" w:themeColor="accent3"/>
              <w:left w:val="nil"/>
              <w:bottom w:val="single" w:sz="8" w:space="0" w:color="auto"/>
              <w:right w:val="nil"/>
            </w:tcBorders>
          </w:tcPr>
          <w:p w14:paraId="638E3746" w14:textId="5B44B12B" w:rsidR="00DA57D1" w:rsidRPr="00175B6E" w:rsidRDefault="00FA0831" w:rsidP="00127B11">
            <w:pPr>
              <w:pStyle w:val="TableText"/>
              <w:rPr>
                <w:ins w:id="2545" w:author="Qiao, Guan Lun (RC-CN DI FA ST&amp;PM SUP IT&amp;EDGE)" w:date="2022-02-21T15:30:00Z"/>
                <w:rFonts w:ascii="Times New Roman" w:eastAsia="Microsoft YaHei UI" w:hAnsi="Times New Roman" w:cs="Times New Roman"/>
                <w:lang w:val="de-DE"/>
              </w:rPr>
            </w:pPr>
            <w:ins w:id="2546" w:author="Sun, Qingyi (EXT) (RC-CN DI FA ST&amp;PM SUP IT&amp;EDGE)" w:date="2022-02-24T13:43:00Z">
              <w:r>
                <w:rPr>
                  <w:rFonts w:ascii="Times New Roman" w:eastAsia="Microsoft YaHei UI" w:hAnsi="Times New Roman" w:cs="Times New Roman"/>
                  <w:lang w:val="de-DE"/>
                </w:rPr>
                <w:t>3</w:t>
              </w:r>
            </w:ins>
          </w:p>
        </w:tc>
        <w:tc>
          <w:tcPr>
            <w:tcW w:w="0" w:type="pct"/>
            <w:tcBorders>
              <w:top w:val="single" w:sz="4" w:space="0" w:color="A9A9A9" w:themeColor="accent3"/>
              <w:left w:val="nil"/>
              <w:bottom w:val="single" w:sz="8" w:space="0" w:color="auto"/>
              <w:right w:val="nil"/>
            </w:tcBorders>
          </w:tcPr>
          <w:p w14:paraId="61EB764F" w14:textId="5B9520AA"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47" w:author="Qiao, Guan Lun (RC-CN DI FA ST&amp;PM SUP IT&amp;EDGE)" w:date="2022-02-21T15:30:00Z"/>
                <w:rFonts w:ascii="Times New Roman" w:eastAsia="Microsoft YaHei UI" w:hAnsi="Times New Roman" w:cs="Times New Roman"/>
                <w:lang w:val="de-DE"/>
              </w:rPr>
            </w:pPr>
            <w:ins w:id="2548" w:author="Sun, Qingyi (EXT) (RC-CN DI FA ST&amp;PM SUP IT&amp;EDGE)" w:date="2022-02-24T13:43:00Z">
              <w:r>
                <w:rPr>
                  <w:rFonts w:ascii="Times New Roman" w:eastAsia="Microsoft YaHei UI" w:hAnsi="Times New Roman" w:cs="Times New Roman"/>
                  <w:lang w:val="de-DE"/>
                </w:rPr>
                <w:t>User Confirmed</w:t>
              </w:r>
            </w:ins>
          </w:p>
        </w:tc>
        <w:tc>
          <w:tcPr>
            <w:tcW w:w="0" w:type="pct"/>
            <w:tcBorders>
              <w:top w:val="single" w:sz="4" w:space="0" w:color="A9A9A9" w:themeColor="accent3"/>
              <w:left w:val="nil"/>
              <w:bottom w:val="single" w:sz="8" w:space="0" w:color="auto"/>
              <w:right w:val="nil"/>
            </w:tcBorders>
          </w:tcPr>
          <w:p w14:paraId="21269489" w14:textId="5903411B"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49" w:author="Qiao, Guan Lun (RC-CN DI FA ST&amp;PM SUP IT&amp;EDGE)" w:date="2022-02-21T15:30:00Z"/>
                <w:rFonts w:ascii="Times New Roman" w:eastAsia="Microsoft YaHei UI" w:hAnsi="Times New Roman" w:cs="Times New Roman"/>
                <w:lang w:val="de-DE"/>
              </w:rPr>
            </w:pPr>
            <w:ins w:id="2550" w:author="Sun, Qingyi (EXT) (RC-CN DI FA ST&amp;PM SUP IT&amp;EDGE)" w:date="2022-02-24T13:43:00Z">
              <w:r>
                <w:rPr>
                  <w:rFonts w:ascii="Times New Roman" w:eastAsia="Microsoft YaHei UI" w:hAnsi="Times New Roman" w:cs="Times New Roman"/>
                  <w:lang w:val="de-DE"/>
                </w:rPr>
                <w:t>Boolean</w:t>
              </w:r>
            </w:ins>
          </w:p>
        </w:tc>
        <w:tc>
          <w:tcPr>
            <w:tcW w:w="862" w:type="pct"/>
            <w:tcBorders>
              <w:top w:val="single" w:sz="4" w:space="0" w:color="A9A9A9" w:themeColor="accent3"/>
              <w:left w:val="nil"/>
              <w:bottom w:val="single" w:sz="8" w:space="0" w:color="auto"/>
              <w:right w:val="nil"/>
            </w:tcBorders>
          </w:tcPr>
          <w:p w14:paraId="601D0B75" w14:textId="4D5C2BD8"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51" w:author="Qiao, Guan Lun (RC-CN DI FA ST&amp;PM SUP IT&amp;EDGE)" w:date="2022-02-21T15:30:00Z"/>
                <w:rFonts w:ascii="Times New Roman" w:eastAsia="Microsoft YaHei UI" w:hAnsi="Times New Roman" w:cs="Times New Roman"/>
                <w:lang w:val="de-DE"/>
              </w:rPr>
            </w:pPr>
            <w:ins w:id="2552" w:author="Sun, Qingyi (EXT) (RC-CN DI FA ST&amp;PM SUP IT&amp;EDGE)" w:date="2022-02-24T13:43:00Z">
              <w:r>
                <w:rPr>
                  <w:rFonts w:ascii="Times New Roman" w:eastAsia="Microsoft YaHei UI" w:hAnsi="Times New Roman" w:cs="Times New Roman"/>
                  <w:lang w:val="de-DE"/>
                </w:rPr>
                <w:t>Order Sheet</w:t>
              </w:r>
            </w:ins>
          </w:p>
        </w:tc>
        <w:tc>
          <w:tcPr>
            <w:tcW w:w="1449" w:type="pct"/>
            <w:tcBorders>
              <w:top w:val="single" w:sz="4" w:space="0" w:color="A9A9A9" w:themeColor="accent3"/>
              <w:left w:val="nil"/>
              <w:bottom w:val="single" w:sz="8" w:space="0" w:color="auto"/>
              <w:right w:val="nil"/>
            </w:tcBorders>
          </w:tcPr>
          <w:p w14:paraId="554D707A" w14:textId="44FEEB30" w:rsidR="00DA57D1" w:rsidRPr="00175B6E" w:rsidRDefault="00FA0831" w:rsidP="00127B11">
            <w:pPr>
              <w:pStyle w:val="TableText"/>
              <w:cnfStyle w:val="000000000000" w:firstRow="0" w:lastRow="0" w:firstColumn="0" w:lastColumn="0" w:oddVBand="0" w:evenVBand="0" w:oddHBand="0" w:evenHBand="0" w:firstRowFirstColumn="0" w:firstRowLastColumn="0" w:lastRowFirstColumn="0" w:lastRowLastColumn="0"/>
              <w:rPr>
                <w:ins w:id="2553" w:author="Qiao, Guan Lun (RC-CN DI FA ST&amp;PM SUP IT&amp;EDGE)" w:date="2022-02-21T15:30:00Z"/>
                <w:rFonts w:ascii="Times New Roman" w:eastAsia="Microsoft YaHei UI" w:hAnsi="Times New Roman" w:cs="Times New Roman"/>
                <w:lang w:val="de-DE" w:eastAsia="zh-CN"/>
              </w:rPr>
            </w:pPr>
            <w:ins w:id="2554" w:author="Sun, Qingyi (EXT) (RC-CN DI FA ST&amp;PM SUP IT&amp;EDGE)" w:date="2022-02-24T13:43:00Z">
              <w:r>
                <w:rPr>
                  <w:rFonts w:ascii="Times New Roman" w:eastAsia="Microsoft YaHei UI" w:hAnsi="Times New Roman" w:cs="Times New Roman"/>
                  <w:lang w:val="de-DE" w:eastAsia="zh-CN"/>
                </w:rPr>
                <w:t>False</w:t>
              </w:r>
            </w:ins>
          </w:p>
        </w:tc>
      </w:tr>
    </w:tbl>
    <w:p w14:paraId="4CAB80E2" w14:textId="77777777" w:rsidR="00DA57D1" w:rsidRDefault="00DA57D1">
      <w:pPr>
        <w:pStyle w:val="ListParagraph"/>
        <w:numPr>
          <w:ilvl w:val="0"/>
          <w:numId w:val="94"/>
        </w:numPr>
        <w:spacing w:after="130"/>
        <w:jc w:val="both"/>
        <w:rPr>
          <w:ins w:id="2555" w:author="Qiao, Guan Lun (RC-CN DI FA ST&amp;PM SUP IT&amp;EDGE)" w:date="2022-02-21T15:30:00Z"/>
          <w:rFonts w:ascii="Times New Roman" w:eastAsia="Microsoft YaHei UI" w:hAnsi="Times New Roman" w:cs="Times New Roman"/>
          <w:lang w:eastAsia="zh-CN"/>
        </w:rPr>
        <w:pPrChange w:id="2556" w:author="Qiao, Guan Lun (RC-CN DI FA ST&amp;PM SUP IT&amp;EDGE)" w:date="2022-02-21T15:30:00Z">
          <w:pPr>
            <w:pStyle w:val="ListParagraph"/>
            <w:numPr>
              <w:numId w:val="91"/>
            </w:numPr>
            <w:spacing w:after="130"/>
            <w:ind w:left="360" w:hanging="360"/>
            <w:jc w:val="both"/>
          </w:pPr>
        </w:pPrChange>
      </w:pPr>
      <w:ins w:id="2557" w:author="Qiao, Guan Lun (RC-CN DI FA ST&amp;PM SUP IT&amp;EDGE)" w:date="2022-02-21T15:30:00Z">
        <w:r w:rsidRPr="00175B6E">
          <w:rPr>
            <w:rFonts w:ascii="Times New Roman" w:eastAsia="Microsoft YaHei UI" w:hAnsi="Times New Roman" w:cs="Times New Roman" w:hint="eastAsia"/>
            <w:lang w:eastAsia="zh-CN"/>
          </w:rPr>
          <w:t>输出项</w:t>
        </w:r>
      </w:ins>
    </w:p>
    <w:p w14:paraId="6A7C2B47" w14:textId="77777777" w:rsidR="00DA57D1" w:rsidRPr="00175B6E" w:rsidRDefault="00DA57D1">
      <w:pPr>
        <w:pStyle w:val="ListParagraph"/>
        <w:numPr>
          <w:ilvl w:val="0"/>
          <w:numId w:val="95"/>
        </w:numPr>
        <w:spacing w:after="130"/>
        <w:jc w:val="both"/>
        <w:rPr>
          <w:ins w:id="2558" w:author="Qiao, Guan Lun (RC-CN DI FA ST&amp;PM SUP IT&amp;EDGE)" w:date="2022-02-21T15:30:00Z"/>
          <w:rFonts w:ascii="Times New Roman" w:eastAsia="Microsoft YaHei UI" w:hAnsi="Times New Roman" w:cs="Times New Roman"/>
          <w:lang w:eastAsia="zh-CN"/>
        </w:rPr>
        <w:pPrChange w:id="2559" w:author="Qiao, Guan Lun (RC-CN DI FA ST&amp;PM SUP IT&amp;EDGE)" w:date="2022-02-21T15:30:00Z">
          <w:pPr>
            <w:pStyle w:val="ListParagraph"/>
            <w:numPr>
              <w:numId w:val="92"/>
            </w:numPr>
            <w:spacing w:after="130"/>
            <w:ind w:left="720" w:hanging="360"/>
            <w:jc w:val="both"/>
          </w:pPr>
        </w:pPrChange>
      </w:pPr>
      <w:ins w:id="2560" w:author="Qiao, Guan Lun (RC-CN DI FA ST&amp;PM SUP IT&amp;EDGE)" w:date="2022-02-21T15:30:00Z">
        <w:r>
          <w:rPr>
            <w:rFonts w:ascii="Times New Roman" w:eastAsia="Microsoft YaHei UI" w:hAnsi="Times New Roman" w:cs="Times New Roman" w:hint="eastAsia"/>
            <w:lang w:eastAsia="zh-CN"/>
          </w:rPr>
          <w:t>描述</w:t>
        </w:r>
      </w:ins>
    </w:p>
    <w:p w14:paraId="38952014" w14:textId="77777777" w:rsidR="00DA57D1" w:rsidRPr="00175B6E" w:rsidRDefault="00DA57D1">
      <w:pPr>
        <w:pStyle w:val="ListParagraph"/>
        <w:numPr>
          <w:ilvl w:val="0"/>
          <w:numId w:val="94"/>
        </w:numPr>
        <w:spacing w:after="130"/>
        <w:jc w:val="both"/>
        <w:rPr>
          <w:ins w:id="2561" w:author="Qiao, Guan Lun (RC-CN DI FA ST&amp;PM SUP IT&amp;EDGE)" w:date="2022-02-21T15:30:00Z"/>
          <w:rFonts w:ascii="Times New Roman" w:eastAsia="Microsoft YaHei UI" w:hAnsi="Times New Roman" w:cs="Times New Roman"/>
          <w:lang w:eastAsia="zh-CN"/>
        </w:rPr>
        <w:pPrChange w:id="2562" w:author="Qiao, Guan Lun (RC-CN DI FA ST&amp;PM SUP IT&amp;EDGE)" w:date="2022-02-21T15:30:00Z">
          <w:pPr>
            <w:pStyle w:val="ListParagraph"/>
            <w:numPr>
              <w:numId w:val="91"/>
            </w:numPr>
            <w:spacing w:after="130"/>
            <w:ind w:left="360" w:hanging="360"/>
            <w:jc w:val="both"/>
          </w:pPr>
        </w:pPrChange>
      </w:pPr>
      <w:ins w:id="2563" w:author="Qiao, Guan Lun (RC-CN DI FA ST&amp;PM SUP IT&amp;EDGE)" w:date="2022-02-21T15:30:00Z">
        <w:r w:rsidRPr="00175B6E">
          <w:rPr>
            <w:rFonts w:ascii="Times New Roman" w:eastAsia="Microsoft YaHei UI" w:hAnsi="Times New Roman" w:cs="Times New Roman" w:hint="eastAsia"/>
            <w:lang w:eastAsia="zh-CN"/>
          </w:rPr>
          <w:t>程序描述</w:t>
        </w:r>
      </w:ins>
    </w:p>
    <w:p w14:paraId="4BFC7E93" w14:textId="0E4699E1" w:rsidR="00DA57D1" w:rsidRDefault="00DA57D1">
      <w:pPr>
        <w:pStyle w:val="ListParagraph"/>
        <w:numPr>
          <w:ilvl w:val="0"/>
          <w:numId w:val="96"/>
        </w:numPr>
        <w:rPr>
          <w:ins w:id="2564" w:author="Sun, Qingyi (EXT) (RC-CN DI FA ST&amp;PM SUP IT&amp;EDGE)" w:date="2022-02-24T13:44:00Z"/>
          <w:rFonts w:ascii="Times New Roman" w:eastAsia="Microsoft YaHei UI" w:hAnsi="Times New Roman" w:cs="Times New Roman"/>
          <w:lang w:eastAsia="zh-CN"/>
        </w:rPr>
      </w:pPr>
      <w:ins w:id="2565" w:author="Qiao, Guan Lun (RC-CN DI FA ST&amp;PM SUP IT&amp;EDGE)" w:date="2022-02-21T15:30:00Z">
        <w:del w:id="2566" w:author="Sun, Qingyi (EXT) (RC-CN DI FA ST&amp;PM SUP IT&amp;EDGE)" w:date="2022-02-24T13:43:00Z">
          <w:r w:rsidDel="00FA0831">
            <w:rPr>
              <w:rFonts w:ascii="Times New Roman" w:eastAsia="Microsoft YaHei UI" w:hAnsi="Times New Roman" w:cs="Times New Roman" w:hint="eastAsia"/>
              <w:lang w:eastAsia="zh-CN"/>
            </w:rPr>
            <w:delText>描述</w:delText>
          </w:r>
        </w:del>
      </w:ins>
      <w:ins w:id="2567" w:author="Sun, Qingyi (EXT) (RC-CN DI FA ST&amp;PM SUP IT&amp;EDGE)" w:date="2022-02-24T13:44:00Z">
        <w:r w:rsidR="00FA0831">
          <w:rPr>
            <w:rFonts w:ascii="Times New Roman" w:eastAsia="Microsoft YaHei UI" w:hAnsi="Times New Roman" w:cs="Times New Roman" w:hint="eastAsia"/>
            <w:lang w:eastAsia="zh-CN"/>
          </w:rPr>
          <w:t>在订单成为队列中第一位时，将订单状态修改为派送中。</w:t>
        </w:r>
      </w:ins>
    </w:p>
    <w:p w14:paraId="4247819C" w14:textId="06AC7696" w:rsidR="00FA0831" w:rsidRDefault="00FA0831">
      <w:pPr>
        <w:pStyle w:val="ListParagraph"/>
        <w:numPr>
          <w:ilvl w:val="0"/>
          <w:numId w:val="96"/>
        </w:numPr>
        <w:rPr>
          <w:ins w:id="2568" w:author="Qiao, Guan Lun (RC-CN DI FA ST&amp;PM SUP IT&amp;EDGE)" w:date="2022-02-21T15:30:00Z"/>
          <w:rFonts w:ascii="Times New Roman" w:eastAsia="Microsoft YaHei UI" w:hAnsi="Times New Roman" w:cs="Times New Roman"/>
          <w:lang w:eastAsia="zh-CN"/>
        </w:rPr>
        <w:pPrChange w:id="2569" w:author="Qiao, Guan Lun (RC-CN DI FA ST&amp;PM SUP IT&amp;EDGE)" w:date="2022-02-21T15:30:00Z">
          <w:pPr>
            <w:pStyle w:val="ListParagraph"/>
            <w:numPr>
              <w:numId w:val="93"/>
            </w:numPr>
            <w:ind w:left="720" w:hanging="360"/>
          </w:pPr>
        </w:pPrChange>
      </w:pPr>
      <w:ins w:id="2570" w:author="Sun, Qingyi (EXT) (RC-CN DI FA ST&amp;PM SUP IT&amp;EDGE)" w:date="2022-02-24T13:44:00Z">
        <w:r>
          <w:rPr>
            <w:rFonts w:ascii="Times New Roman" w:eastAsia="Microsoft YaHei UI" w:hAnsi="Times New Roman" w:cs="Times New Roman" w:hint="eastAsia"/>
            <w:lang w:eastAsia="zh-CN"/>
          </w:rPr>
          <w:t>在</w:t>
        </w:r>
        <w:r>
          <w:rPr>
            <w:rFonts w:ascii="Times New Roman" w:eastAsia="Microsoft YaHei UI" w:hAnsi="Times New Roman" w:cs="Times New Roman" w:hint="eastAsia"/>
            <w:lang w:eastAsia="zh-CN"/>
          </w:rPr>
          <w:t>A</w:t>
        </w:r>
        <w:r>
          <w:rPr>
            <w:rFonts w:ascii="Times New Roman" w:eastAsia="Microsoft YaHei UI" w:hAnsi="Times New Roman" w:cs="Times New Roman"/>
            <w:lang w:eastAsia="zh-CN"/>
          </w:rPr>
          <w:t>GV</w:t>
        </w:r>
        <w:r>
          <w:rPr>
            <w:rFonts w:ascii="Times New Roman" w:eastAsia="Microsoft YaHei UI" w:hAnsi="Times New Roman" w:cs="Times New Roman" w:hint="eastAsia"/>
            <w:lang w:eastAsia="zh-CN"/>
          </w:rPr>
          <w:t>到达用户工位后，等待五分钟。如用户点击确认按钮，则修改订单状态为完成。若五分钟内用户未确认，则修改订单为失败，</w:t>
        </w:r>
        <w:r>
          <w:rPr>
            <w:rFonts w:ascii="Times New Roman" w:eastAsia="Microsoft YaHei UI" w:hAnsi="Times New Roman" w:cs="Times New Roman" w:hint="eastAsia"/>
            <w:lang w:eastAsia="zh-CN"/>
          </w:rPr>
          <w:t>A</w:t>
        </w:r>
        <w:r>
          <w:rPr>
            <w:rFonts w:ascii="Times New Roman" w:eastAsia="Microsoft YaHei UI" w:hAnsi="Times New Roman" w:cs="Times New Roman"/>
            <w:lang w:eastAsia="zh-CN"/>
          </w:rPr>
          <w:t>GV</w:t>
        </w:r>
      </w:ins>
      <w:ins w:id="2571" w:author="Sun, Qingyi (EXT) (RC-CN DI FA ST&amp;PM SUP IT&amp;EDGE)" w:date="2022-02-24T13:45:00Z">
        <w:r>
          <w:rPr>
            <w:rFonts w:ascii="Times New Roman" w:eastAsia="Microsoft YaHei UI" w:hAnsi="Times New Roman" w:cs="Times New Roman" w:hint="eastAsia"/>
            <w:lang w:eastAsia="zh-CN"/>
          </w:rPr>
          <w:t>自动返航。</w:t>
        </w:r>
      </w:ins>
    </w:p>
    <w:p w14:paraId="045F76F4" w14:textId="63772BFA" w:rsidR="00DD51FD" w:rsidRDefault="00DA57D1">
      <w:pPr>
        <w:pStyle w:val="ListParagraph"/>
        <w:numPr>
          <w:ilvl w:val="0"/>
          <w:numId w:val="94"/>
        </w:numPr>
        <w:spacing w:after="130"/>
        <w:jc w:val="both"/>
        <w:rPr>
          <w:ins w:id="2572" w:author="Sun, Qingyi (EXT) (RC-CN DI FA ST&amp;PM SUP IT&amp;EDGE)" w:date="2022-03-01T14:11:00Z"/>
          <w:rFonts w:ascii="Times New Roman" w:eastAsia="Microsoft YaHei UI" w:hAnsi="Times New Roman" w:cs="Times New Roman"/>
          <w:lang w:eastAsia="zh-CN"/>
        </w:rPr>
      </w:pPr>
      <w:ins w:id="2573" w:author="Qiao, Guan Lun (RC-CN DI FA ST&amp;PM SUP IT&amp;EDGE)" w:date="2022-02-21T15:30:00Z">
        <w:r>
          <w:rPr>
            <w:rFonts w:ascii="Times New Roman" w:eastAsia="Microsoft YaHei UI" w:hAnsi="Times New Roman" w:cs="Times New Roman" w:hint="eastAsia"/>
            <w:lang w:eastAsia="zh-CN"/>
          </w:rPr>
          <w:t>原型设计</w:t>
        </w:r>
      </w:ins>
    </w:p>
    <w:p w14:paraId="6E8857E9" w14:textId="14767464" w:rsidR="00442114" w:rsidRPr="00DA57D1" w:rsidRDefault="00545F63" w:rsidP="00442114">
      <w:pPr>
        <w:pStyle w:val="ListParagraph"/>
        <w:spacing w:after="130"/>
        <w:ind w:left="360"/>
        <w:jc w:val="both"/>
        <w:rPr>
          <w:ins w:id="2574" w:author="Qiao, Guan Lun (RC-CN DI FA ST&amp;PM SUP IT&amp;EDGE)" w:date="2022-02-21T15:25:00Z"/>
          <w:rFonts w:ascii="Times New Roman" w:eastAsia="Microsoft YaHei UI" w:hAnsi="Times New Roman" w:cs="Times New Roman" w:hint="eastAsia"/>
          <w:lang w:eastAsia="zh-CN"/>
          <w:rPrChange w:id="2575" w:author="Qiao, Guan Lun (RC-CN DI FA ST&amp;PM SUP IT&amp;EDGE)" w:date="2022-02-21T15:30:00Z">
            <w:rPr>
              <w:ins w:id="2576" w:author="Qiao, Guan Lun (RC-CN DI FA ST&amp;PM SUP IT&amp;EDGE)" w:date="2022-02-21T15:25:00Z"/>
              <w:rFonts w:hint="eastAsia"/>
              <w:lang w:eastAsia="zh-CN"/>
            </w:rPr>
          </w:rPrChange>
        </w:rPr>
        <w:pPrChange w:id="2577" w:author="Sun, Qingyi (EXT) (RC-CN DI FA ST&amp;PM SUP IT&amp;EDGE)" w:date="2022-03-01T14:11:00Z">
          <w:pPr>
            <w:spacing w:after="130"/>
            <w:jc w:val="both"/>
          </w:pPr>
        </w:pPrChange>
      </w:pPr>
      <w:ins w:id="2578" w:author="Sun, Qingyi (EXT) (RC-CN DI FA ST&amp;PM SUP IT&amp;EDGE)" w:date="2022-03-01T14:12:00Z">
        <w:r>
          <w:rPr>
            <w:noProof/>
          </w:rPr>
          <w:drawing>
            <wp:inline distT="0" distB="0" distL="0" distR="0" wp14:anchorId="1F5BDC46" wp14:editId="4C5752B5">
              <wp:extent cx="5310505" cy="3997325"/>
              <wp:effectExtent l="0" t="0" r="444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0505" cy="3997325"/>
                      </a:xfrm>
                      <a:prstGeom prst="rect">
                        <a:avLst/>
                      </a:prstGeom>
                    </pic:spPr>
                  </pic:pic>
                </a:graphicData>
              </a:graphic>
            </wp:inline>
          </w:drawing>
        </w:r>
      </w:ins>
    </w:p>
    <w:p w14:paraId="17EAAB91" w14:textId="536E9567" w:rsidR="002C0809" w:rsidRPr="00A2596A" w:rsidRDefault="002C0809">
      <w:pPr>
        <w:rPr>
          <w:del w:id="2579" w:author="Qiao, Guan Lun (RC-CN DI FA ST&amp;PM SUP IT&amp;EDGE)" w:date="2022-02-21T15:25:00Z"/>
          <w:rFonts w:ascii="Times New Roman" w:eastAsia="Microsoft YaHei UI" w:hAnsi="Times New Roman" w:cs="Times New Roman"/>
          <w:bCs/>
          <w:lang w:eastAsia="zh-CN"/>
        </w:rPr>
        <w:pPrChange w:id="2580" w:author="Qiao, Guan Lun (RC-CN DI FA ST&amp;PM SUP IT&amp;EDGE)" w:date="2022-01-25T14:41:00Z">
          <w:pPr>
            <w:pStyle w:val="Heading2"/>
          </w:pPr>
        </w:pPrChange>
      </w:pPr>
    </w:p>
    <w:p w14:paraId="7FC75C0E" w14:textId="481DA37F" w:rsidR="00184CE2" w:rsidRPr="00A2596A" w:rsidDel="002C0809" w:rsidRDefault="00184CE2">
      <w:pPr>
        <w:rPr>
          <w:del w:id="2581" w:author="Qiao, Guan Lun (RC-CN DI FA ST&amp;PM SUP IT&amp;EDGE)" w:date="2022-01-25T14:27:00Z"/>
          <w:rFonts w:ascii="Times New Roman" w:eastAsia="Microsoft YaHei UI" w:hAnsi="Times New Roman" w:cs="Times New Roman"/>
          <w:bCs/>
          <w:lang w:eastAsia="zh-CN"/>
        </w:rPr>
        <w:pPrChange w:id="2582" w:author="Qiao, Guan Lun (RC-CN DI FA ST&amp;PM SUP IT&amp;EDGE)" w:date="2022-01-25T14:28:00Z">
          <w:pPr>
            <w:pStyle w:val="Heading3"/>
          </w:pPr>
        </w:pPrChange>
      </w:pPr>
      <w:del w:id="2583" w:author="Qiao, Guan Lun (RC-CN DI FA ST&amp;PM SUP IT&amp;EDGE)" w:date="2022-01-25T14:28:00Z">
        <w:r w:rsidRPr="00A2596A" w:rsidDel="002C0809">
          <w:rPr>
            <w:rFonts w:ascii="Times New Roman" w:eastAsia="Microsoft YaHei UI" w:hAnsi="Times New Roman" w:cs="Times New Roman"/>
            <w:bCs/>
            <w:lang w:eastAsia="zh-CN"/>
          </w:rPr>
          <w:delText>场景示意</w:delText>
        </w:r>
      </w:del>
    </w:p>
    <w:p w14:paraId="165CF9A9" w14:textId="1790CF51" w:rsidR="00577177" w:rsidRPr="00A2596A" w:rsidDel="002C0809" w:rsidRDefault="00577177" w:rsidP="002C0809">
      <w:pPr>
        <w:pStyle w:val="Heading3"/>
        <w:numPr>
          <w:ilvl w:val="0"/>
          <w:numId w:val="0"/>
        </w:numPr>
        <w:rPr>
          <w:del w:id="2584" w:author="Qiao, Guan Lun (RC-CN DI FA ST&amp;PM SUP IT&amp;EDGE)" w:date="2022-01-25T14:28:00Z"/>
          <w:rFonts w:ascii="Times New Roman" w:eastAsia="Microsoft YaHei UI" w:hAnsi="Times New Roman" w:cs="Times New Roman"/>
          <w:lang w:eastAsia="zh-CN"/>
        </w:rPr>
      </w:pPr>
    </w:p>
    <w:p w14:paraId="20481219" w14:textId="5E348C68" w:rsidR="00577177" w:rsidRPr="00A2596A" w:rsidDel="002C0809" w:rsidRDefault="002C23A6">
      <w:pPr>
        <w:rPr>
          <w:del w:id="2585" w:author="Qiao, Guan Lun (RC-CN DI FA ST&amp;PM SUP IT&amp;EDGE)" w:date="2022-01-25T14:27:00Z"/>
          <w:rFonts w:ascii="Times New Roman" w:eastAsia="Microsoft YaHei UI" w:hAnsi="Times New Roman" w:cs="Times New Roman"/>
          <w:lang w:eastAsia="zh-CN"/>
        </w:rPr>
        <w:pPrChange w:id="2586" w:author="Qiao, Guan Lun (RC-CN DI FA ST&amp;PM SUP IT&amp;EDGE)" w:date="2022-01-25T14:28:00Z">
          <w:pPr>
            <w:pStyle w:val="Heading3"/>
            <w:numPr>
              <w:ilvl w:val="0"/>
              <w:numId w:val="0"/>
            </w:numPr>
            <w:ind w:firstLine="0"/>
          </w:pPr>
        </w:pPrChange>
      </w:pPr>
      <w:bookmarkStart w:id="2587" w:name="_Toc93664009"/>
      <w:bookmarkStart w:id="2588" w:name="_Toc93666346"/>
      <w:del w:id="2589" w:author="Qiao, Guan Lun (RC-CN DI FA ST&amp;PM SUP IT&amp;EDGE)" w:date="2022-02-21T15:25:00Z">
        <w:r w:rsidRPr="00A2596A">
          <w:rPr>
            <w:rFonts w:ascii="Times New Roman" w:eastAsia="Microsoft YaHei UI" w:hAnsi="Times New Roman" w:cs="Times New Roman"/>
            <w:noProof/>
            <w:lang w:eastAsia="zh-CN"/>
          </w:rPr>
          <mc:AlternateContent>
            <mc:Choice Requires="wps">
              <w:drawing>
                <wp:anchor distT="0" distB="0" distL="114300" distR="114300" simplePos="0" relativeHeight="251658245" behindDoc="0" locked="0" layoutInCell="1" allowOverlap="1" wp14:anchorId="13BC0FB1" wp14:editId="61E52E95">
                  <wp:simplePos x="0" y="0"/>
                  <wp:positionH relativeFrom="column">
                    <wp:posOffset>224790</wp:posOffset>
                  </wp:positionH>
                  <wp:positionV relativeFrom="paragraph">
                    <wp:posOffset>4008120</wp:posOffset>
                  </wp:positionV>
                  <wp:extent cx="3307080" cy="299720"/>
                  <wp:effectExtent l="0" t="0" r="26670" b="24130"/>
                  <wp:wrapTopAndBottom/>
                  <wp:docPr id="35" name="Rectangle 35"/>
                  <wp:cNvGraphicFramePr/>
                  <a:graphic xmlns:a="http://schemas.openxmlformats.org/drawingml/2006/main">
                    <a:graphicData uri="http://schemas.microsoft.com/office/word/2010/wordprocessingShape">
                      <wps:wsp>
                        <wps:cNvSpPr/>
                        <wps:spPr bwMode="gray">
                          <a:xfrm>
                            <a:off x="0" y="0"/>
                            <a:ext cx="3307080" cy="299720"/>
                          </a:xfrm>
                          <a:prstGeom prst="rect">
                            <a:avLst/>
                          </a:prstGeom>
                          <a:solidFill>
                            <a:srgbClr val="D2D2D2"/>
                          </a:solidFill>
                          <a:ln w="25400" cap="flat" cmpd="sng" algn="ctr">
                            <a:solidFill>
                              <a:srgbClr val="D2D2D2">
                                <a:shade val="50000"/>
                              </a:srgbClr>
                            </a:solidFill>
                            <a:prstDash val="solid"/>
                          </a:ln>
                          <a:effectLst/>
                        </wps:spPr>
                        <wps:txbx>
                          <w:txbxContent>
                            <w:p w14:paraId="6F42016B" w14:textId="475497FE" w:rsidR="002C23A6" w:rsidRDefault="002C23A6" w:rsidP="002C23A6">
                              <w:pPr>
                                <w:jc w:val="center"/>
                                <w:rPr>
                                  <w:rFonts w:hint="eastAsia"/>
                                  <w:lang w:eastAsia="zh-CN"/>
                                </w:rPr>
                              </w:pPr>
                              <w:r>
                                <w:rPr>
                                  <w:rFonts w:hint="eastAsia"/>
                                  <w:lang w:eastAsia="zh-CN"/>
                                </w:rPr>
                                <w:t>订单状态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C0FB1" id="Rectangle 35" o:spid="_x0000_s1030" style="position:absolute;margin-left:17.7pt;margin-top:315.6pt;width:260.4pt;height:23.6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" fillcolor="#d2d2d2" strokecolor="#9a9a9a" strokeweight="2pt">
                  <v:textbox>
                    <w:txbxContent>
                      <w:p w14:paraId="6F42016B" w14:textId="475497FE" w:rsidR="002C23A6" w:rsidRDefault="002C23A6" w:rsidP="002C23A6">
                        <w:pPr>
                          <w:jc w:val="center"/>
                          <w:rPr>
                            <w:rFonts w:hint="eastAsia"/>
                            <w:lang w:eastAsia="zh-CN"/>
                          </w:rPr>
                        </w:pPr>
                        <w:r>
                          <w:rPr>
                            <w:rFonts w:hint="eastAsia"/>
                            <w:lang w:eastAsia="zh-CN"/>
                          </w:rPr>
                          <w:t>订单状态</w:t>
                        </w:r>
                      </w:p>
                    </w:txbxContent>
                  </v:textbox>
                  <w10:wrap type="topAndBottom"/>
                </v:rect>
              </w:pict>
            </mc:Fallback>
          </mc:AlternateContent>
        </w:r>
        <w:r w:rsidR="00BB122C" w:rsidRPr="00A2596A">
          <w:rPr>
            <w:rFonts w:ascii="Times New Roman" w:eastAsia="Microsoft YaHei UI" w:hAnsi="Times New Roman" w:cs="Times New Roman"/>
            <w:noProof/>
            <w:lang w:eastAsia="zh-CN"/>
          </w:rPr>
          <mc:AlternateContent>
            <mc:Choice Requires="wps">
              <w:drawing>
                <wp:anchor distT="0" distB="0" distL="114300" distR="114300" simplePos="0" relativeHeight="251658244" behindDoc="0" locked="0" layoutInCell="1" allowOverlap="1" wp14:anchorId="6754D975" wp14:editId="77B60918">
                  <wp:simplePos x="0" y="0"/>
                  <wp:positionH relativeFrom="column">
                    <wp:posOffset>827367</wp:posOffset>
                  </wp:positionH>
                  <wp:positionV relativeFrom="paragraph">
                    <wp:posOffset>2925753</wp:posOffset>
                  </wp:positionV>
                  <wp:extent cx="85091" cy="162824"/>
                  <wp:effectExtent l="0" t="0" r="0" b="8890"/>
                  <wp:wrapNone/>
                  <wp:docPr id="32" name="Isosceles Triangle 32"/>
                  <wp:cNvGraphicFramePr/>
                  <a:graphic xmlns:a="http://schemas.openxmlformats.org/drawingml/2006/main">
                    <a:graphicData uri="http://schemas.microsoft.com/office/word/2010/wordprocessingShape">
                      <wps:wsp>
                        <wps:cNvSpPr/>
                        <wps:spPr bwMode="gray">
                          <a:xfrm rot="10800000">
                            <a:off x="0" y="0"/>
                            <a:ext cx="85091" cy="162824"/>
                          </a:xfrm>
                          <a:prstGeom prst="triangl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BD3CADC">
                <v:shapetype id="_x0000_t5" coordsize="21600,21600" o:spt="5" adj="10800" path="m@0,l,21600r21600,xe" w14:anchorId="401FAA0D">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32" style="position:absolute;margin-left:65.15pt;margin-top:230.35pt;width:6.7pt;height:12.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90000 [3215]" stroked="f" strokeweight="2pt" o:bwmode="grayScale"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"/>
              </w:pict>
            </mc:Fallback>
          </mc:AlternateContent>
        </w:r>
        <w:r w:rsidR="00CA7AF0" w:rsidRPr="00A2596A">
          <w:rPr>
            <w:rFonts w:ascii="Times New Roman" w:eastAsia="Microsoft YaHei UI" w:hAnsi="Times New Roman" w:cs="Times New Roman"/>
            <w:noProof/>
            <w:lang w:eastAsia="zh-CN"/>
          </w:rPr>
          <mc:AlternateContent>
            <mc:Choice Requires="wps">
              <w:drawing>
                <wp:anchor distT="0" distB="0" distL="114300" distR="114300" simplePos="0" relativeHeight="251658243" behindDoc="0" locked="0" layoutInCell="1" allowOverlap="1" wp14:anchorId="1A7CC3DB" wp14:editId="69A57577">
                  <wp:simplePos x="0" y="0"/>
                  <wp:positionH relativeFrom="column">
                    <wp:posOffset>220980</wp:posOffset>
                  </wp:positionH>
                  <wp:positionV relativeFrom="paragraph">
                    <wp:posOffset>2771775</wp:posOffset>
                  </wp:positionV>
                  <wp:extent cx="3307080" cy="1081405"/>
                  <wp:effectExtent l="0" t="0" r="26670" b="23495"/>
                  <wp:wrapTopAndBottom/>
                  <wp:docPr id="25" name="Rectangle 25"/>
                  <wp:cNvGraphicFramePr/>
                  <a:graphic xmlns:a="http://schemas.openxmlformats.org/drawingml/2006/main">
                    <a:graphicData uri="http://schemas.microsoft.com/office/word/2010/wordprocessingShape">
                      <wps:wsp>
                        <wps:cNvSpPr/>
                        <wps:spPr bwMode="gray">
                          <a:xfrm>
                            <a:off x="0" y="0"/>
                            <a:ext cx="3307080" cy="1081405"/>
                          </a:xfrm>
                          <a:prstGeom prst="rect">
                            <a:avLst/>
                          </a:prstGeom>
                          <a:solidFill>
                            <a:srgbClr val="D2D2D2"/>
                          </a:solidFill>
                          <a:ln w="25400" cap="flat" cmpd="sng" algn="ctr">
                            <a:solidFill>
                              <a:srgbClr val="D2D2D2">
                                <a:shade val="50000"/>
                              </a:srgbClr>
                            </a:solidFill>
                            <a:prstDash val="solid"/>
                          </a:ln>
                          <a:effectLst/>
                        </wps:spPr>
                        <wps:txbx>
                          <w:txbxContent>
                            <w:p w14:paraId="44B1FD74" w14:textId="206DBAB7" w:rsidR="009E4D15" w:rsidRDefault="00BE5B9A" w:rsidP="009E4D15">
                              <w:pPr>
                                <w:jc w:val="center"/>
                                <w:rPr>
                                  <w:rFonts w:hint="eastAsia"/>
                                  <w:lang w:eastAsia="zh-CN"/>
                                </w:rPr>
                              </w:pPr>
                              <w:r>
                                <w:rPr>
                                  <w:lang w:eastAsia="zh-CN"/>
                                </w:rPr>
                                <w:t>地图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7CC3DB" id="Rectangle 25" o:spid="_x0000_s1031" style="position:absolute;margin-left:17.4pt;margin-top:218.25pt;width:260.4pt;height:85.1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" fillcolor="#d2d2d2" strokecolor="#9a9a9a" strokeweight="2pt">
                  <v:textbox>
                    <w:txbxContent>
                      <w:p w14:paraId="44B1FD74" w14:textId="206DBAB7" w:rsidR="009E4D15" w:rsidRDefault="00BE5B9A" w:rsidP="009E4D15">
                        <w:pPr>
                          <w:jc w:val="center"/>
                          <w:rPr>
                            <w:rFonts w:hint="eastAsia"/>
                            <w:lang w:eastAsia="zh-CN"/>
                          </w:rPr>
                        </w:pPr>
                        <w:r>
                          <w:rPr>
                            <w:lang w:eastAsia="zh-CN"/>
                          </w:rPr>
                          <w:t>地图</w:t>
                        </w:r>
                      </w:p>
                    </w:txbxContent>
                  </v:textbox>
                  <w10:wrap type="topAndBottom"/>
                </v:rect>
              </w:pict>
            </mc:Fallback>
          </mc:AlternateContent>
        </w:r>
        <w:r w:rsidR="00CA7AF0" w:rsidRPr="00A2596A">
          <w:rPr>
            <w:rFonts w:ascii="Times New Roman" w:eastAsia="Microsoft YaHei UI" w:hAnsi="Times New Roman" w:cs="Times New Roman"/>
            <w:noProof/>
            <w:lang w:eastAsia="zh-CN"/>
          </w:rPr>
          <mc:AlternateContent>
            <mc:Choice Requires="wps">
              <w:drawing>
                <wp:anchor distT="0" distB="0" distL="114300" distR="114300" simplePos="0" relativeHeight="251658242" behindDoc="0" locked="0" layoutInCell="1" allowOverlap="1" wp14:anchorId="7F1BBA87" wp14:editId="54CB8F2D">
                  <wp:simplePos x="0" y="0"/>
                  <wp:positionH relativeFrom="column">
                    <wp:posOffset>-679</wp:posOffset>
                  </wp:positionH>
                  <wp:positionV relativeFrom="paragraph">
                    <wp:posOffset>2500485</wp:posOffset>
                  </wp:positionV>
                  <wp:extent cx="3724275" cy="1928495"/>
                  <wp:effectExtent l="0" t="0" r="28575" b="14605"/>
                  <wp:wrapTopAndBottom/>
                  <wp:docPr id="24" name="Rectangle 24"/>
                  <wp:cNvGraphicFramePr/>
                  <a:graphic xmlns:a="http://schemas.openxmlformats.org/drawingml/2006/main">
                    <a:graphicData uri="http://schemas.microsoft.com/office/word/2010/wordprocessingShape">
                      <wps:wsp>
                        <wps:cNvSpPr/>
                        <wps:spPr bwMode="gray">
                          <a:xfrm>
                            <a:off x="0" y="0"/>
                            <a:ext cx="3724275" cy="1928495"/>
                          </a:xfrm>
                          <a:prstGeom prst="rect">
                            <a:avLst/>
                          </a:prstGeom>
                          <a:ln/>
                        </wps:spPr>
                        <wps:style>
                          <a:lnRef idx="2">
                            <a:schemeClr val="dk1"/>
                          </a:lnRef>
                          <a:fillRef idx="1">
                            <a:schemeClr val="lt1"/>
                          </a:fillRef>
                          <a:effectRef idx="0">
                            <a:schemeClr val="dk1"/>
                          </a:effectRef>
                          <a:fontRef idx="minor">
                            <a:schemeClr val="dk1"/>
                          </a:fontRef>
                        </wps:style>
                        <wps:txbx>
                          <w:txbxContent>
                            <w:p w14:paraId="3DA4D329" w14:textId="48EB8CC5" w:rsidR="009E4D15" w:rsidRPr="003C32EF" w:rsidRDefault="007B4B8D" w:rsidP="009E4D15">
                              <w:pPr>
                                <w:jc w:val="center"/>
                                <w:rPr>
                                  <w:rFonts w:hint="eastAsia"/>
                                  <w:sz w:val="24"/>
                                  <w:szCs w:val="24"/>
                                  <w:lang w:eastAsia="zh-CN"/>
                                </w:rPr>
                              </w:pPr>
                              <w:r>
                                <w:rPr>
                                  <w:rFonts w:hint="eastAsia"/>
                                  <w:sz w:val="24"/>
                                  <w:szCs w:val="24"/>
                                  <w:lang w:eastAsia="zh-CN"/>
                                </w:rPr>
                                <w:t>运输中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F1BBA87" id="Rectangle 24" o:spid="_x0000_s1032" style="position:absolute;margin-left:-.05pt;margin-top:196.9pt;width:293.25pt;height:151.8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" fillcolor="white [3201]" strokecolor="black [3200]" strokeweight="2pt">
                  <v:textbox>
                    <w:txbxContent>
                      <w:p w14:paraId="3DA4D329" w14:textId="48EB8CC5" w:rsidR="009E4D15" w:rsidRPr="003C32EF" w:rsidRDefault="007B4B8D" w:rsidP="009E4D15">
                        <w:pPr>
                          <w:jc w:val="center"/>
                          <w:rPr>
                            <w:rFonts w:hint="eastAsia"/>
                            <w:sz w:val="24"/>
                            <w:szCs w:val="24"/>
                            <w:lang w:eastAsia="zh-CN"/>
                          </w:rPr>
                        </w:pPr>
                        <w:r>
                          <w:rPr>
                            <w:rFonts w:hint="eastAsia"/>
                            <w:sz w:val="24"/>
                            <w:szCs w:val="24"/>
                            <w:lang w:eastAsia="zh-CN"/>
                          </w:rPr>
                          <w:t>运输中</w:t>
                        </w:r>
                      </w:p>
                    </w:txbxContent>
                  </v:textbox>
                  <w10:wrap type="topAndBottom"/>
                </v:rect>
              </w:pict>
            </mc:Fallback>
          </mc:AlternateContent>
        </w:r>
        <w:r w:rsidR="009E4D15" w:rsidRPr="00A2596A">
          <w:rPr>
            <w:rFonts w:ascii="Times New Roman" w:eastAsia="Microsoft YaHei UI" w:hAnsi="Times New Roman" w:cs="Times New Roman"/>
            <w:noProof/>
            <w:lang w:eastAsia="zh-CN"/>
          </w:rPr>
          <mc:AlternateContent>
            <mc:Choice Requires="wpg">
              <w:drawing>
                <wp:anchor distT="0" distB="0" distL="114300" distR="114300" simplePos="0" relativeHeight="251658241" behindDoc="0" locked="0" layoutInCell="1" allowOverlap="1" wp14:anchorId="3AD50CB7" wp14:editId="06F533B1">
                  <wp:simplePos x="0" y="0"/>
                  <wp:positionH relativeFrom="column">
                    <wp:posOffset>0</wp:posOffset>
                  </wp:positionH>
                  <wp:positionV relativeFrom="paragraph">
                    <wp:posOffset>185420</wp:posOffset>
                  </wp:positionV>
                  <wp:extent cx="3724275" cy="1928495"/>
                  <wp:effectExtent l="0" t="0" r="28575" b="14605"/>
                  <wp:wrapTopAndBottom/>
                  <wp:docPr id="20" name="Group 20"/>
                  <wp:cNvGraphicFramePr/>
                  <a:graphic xmlns:a="http://schemas.openxmlformats.org/drawingml/2006/main">
                    <a:graphicData uri="http://schemas.microsoft.com/office/word/2010/wordprocessingGroup">
                      <wpg:wgp>
                        <wpg:cNvGrpSpPr/>
                        <wpg:grpSpPr>
                          <a:xfrm>
                            <a:off x="0" y="0"/>
                            <a:ext cx="3724275" cy="1928495"/>
                            <a:chOff x="0" y="0"/>
                            <a:chExt cx="3724275" cy="1928495"/>
                          </a:xfrm>
                        </wpg:grpSpPr>
                        <wps:wsp>
                          <wps:cNvPr id="11" name="Rectangle 11"/>
                          <wps:cNvSpPr/>
                          <wps:spPr bwMode="gray">
                            <a:xfrm>
                              <a:off x="0" y="0"/>
                              <a:ext cx="3724275" cy="1928495"/>
                            </a:xfrm>
                            <a:prstGeom prst="rect">
                              <a:avLst/>
                            </a:prstGeom>
                            <a:solidFill>
                              <a:srgbClr val="FFFFFF"/>
                            </a:solidFill>
                            <a:ln w="25400" cap="flat" cmpd="sng" algn="ctr">
                              <a:solidFill>
                                <a:srgbClr val="000000"/>
                              </a:solidFill>
                              <a:prstDash val="solid"/>
                            </a:ln>
                            <a:effectLst/>
                          </wps:spPr>
                          <wps:txbx>
                            <w:txbxContent>
                              <w:p w14:paraId="518B17AB" w14:textId="77777777" w:rsidR="009E4D15" w:rsidRPr="003C32EF" w:rsidRDefault="009E4D15" w:rsidP="009E4D15">
                                <w:pPr>
                                  <w:jc w:val="center"/>
                                  <w:rPr>
                                    <w:rFonts w:hint="eastAsia"/>
                                    <w:sz w:val="24"/>
                                    <w:szCs w:val="24"/>
                                    <w:lang w:eastAsia="zh-CN"/>
                                  </w:rPr>
                                </w:pPr>
                                <w:r>
                                  <w:rPr>
                                    <w:rFonts w:hint="eastAsia"/>
                                    <w:sz w:val="24"/>
                                    <w:szCs w:val="24"/>
                                    <w:lang w:eastAsia="zh-CN"/>
                                  </w:rPr>
                                  <w:t>下单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ectangle 12"/>
                          <wps:cNvSpPr/>
                          <wps:spPr bwMode="gray">
                            <a:xfrm>
                              <a:off x="221810" y="271604"/>
                              <a:ext cx="3307080" cy="1518920"/>
                            </a:xfrm>
                            <a:prstGeom prst="rect">
                              <a:avLst/>
                            </a:prstGeom>
                            <a:solidFill>
                              <a:srgbClr val="D2D2D2"/>
                            </a:solidFill>
                            <a:ln w="25400" cap="flat" cmpd="sng" algn="ctr">
                              <a:solidFill>
                                <a:srgbClr val="D2D2D2">
                                  <a:shade val="50000"/>
                                </a:srgbClr>
                              </a:solidFill>
                              <a:prstDash val="solid"/>
                            </a:ln>
                            <a:effectLst/>
                          </wps:spPr>
                          <wps:txbx>
                            <w:txbxContent>
                              <w:p w14:paraId="6017D15D" w14:textId="77777777" w:rsidR="009E4D15" w:rsidRDefault="009E4D15" w:rsidP="009E4D15">
                                <w:pPr>
                                  <w:jc w:val="center"/>
                                  <w:rPr>
                                    <w:rFonts w:hint="eastAsia"/>
                                    <w:lang w:eastAsia="zh-C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bwMode="gray">
                            <a:xfrm>
                              <a:off x="660903" y="375719"/>
                              <a:ext cx="609600" cy="438150"/>
                            </a:xfrm>
                            <a:prstGeom prst="rect">
                              <a:avLst/>
                            </a:prstGeom>
                            <a:solidFill>
                              <a:srgbClr val="D90000"/>
                            </a:solidFill>
                            <a:ln w="25400" cap="flat" cmpd="sng" algn="ctr">
                              <a:noFill/>
                              <a:prstDash val="solid"/>
                            </a:ln>
                            <a:effectLst/>
                          </wps:spPr>
                          <wps:txbx>
                            <w:txbxContent>
                              <w:p w14:paraId="0CC7B940" w14:textId="77777777" w:rsidR="009E4D15" w:rsidRDefault="009E4D15" w:rsidP="009E4D15">
                                <w:pPr>
                                  <w:jc w:val="center"/>
                                  <w:rPr>
                                    <w:rFonts w:hint="eastAsia"/>
                                    <w:lang w:eastAsia="zh-CN"/>
                                  </w:rPr>
                                </w:pPr>
                                <w:r>
                                  <w:rPr>
                                    <w:rFonts w:hint="eastAsia"/>
                                    <w:lang w:eastAsia="zh-CN"/>
                                  </w:rPr>
                                  <w:t>饮料</w:t>
                                </w:r>
                                <w:r>
                                  <w:rPr>
                                    <w:rFonts w:hint="eastAsia"/>
                                    <w:lang w:eastAsia="zh-C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bwMode="gray">
                            <a:xfrm>
                              <a:off x="1566250" y="375719"/>
                              <a:ext cx="609600" cy="438150"/>
                            </a:xfrm>
                            <a:prstGeom prst="rect">
                              <a:avLst/>
                            </a:prstGeom>
                            <a:solidFill>
                              <a:srgbClr val="00B050"/>
                            </a:solidFill>
                            <a:ln w="25400" cap="flat" cmpd="sng" algn="ctr">
                              <a:noFill/>
                              <a:prstDash val="solid"/>
                            </a:ln>
                            <a:effectLst/>
                          </wps:spPr>
                          <wps:txbx>
                            <w:txbxContent>
                              <w:p w14:paraId="651A8545" w14:textId="77777777" w:rsidR="009E4D15" w:rsidRDefault="009E4D15" w:rsidP="009E4D15">
                                <w:pPr>
                                  <w:jc w:val="center"/>
                                  <w:rPr>
                                    <w:rFonts w:hint="eastAsia"/>
                                    <w:lang w:eastAsia="zh-CN"/>
                                  </w:rPr>
                                </w:pPr>
                                <w:r>
                                  <w:rPr>
                                    <w:rFonts w:hint="eastAsia"/>
                                    <w:lang w:eastAsia="zh-CN"/>
                                  </w:rPr>
                                  <w:t>饮料</w:t>
                                </w:r>
                                <w:r>
                                  <w:rPr>
                                    <w:rFonts w:hint="eastAsia"/>
                                    <w:lang w:eastAsia="zh-CN"/>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bwMode="gray">
                            <a:xfrm>
                              <a:off x="2476123" y="375719"/>
                              <a:ext cx="609600" cy="438150"/>
                            </a:xfrm>
                            <a:prstGeom prst="rect">
                              <a:avLst/>
                            </a:prstGeom>
                            <a:solidFill>
                              <a:srgbClr val="7030A0"/>
                            </a:solidFill>
                            <a:ln w="25400" cap="flat" cmpd="sng" algn="ctr">
                              <a:noFill/>
                              <a:prstDash val="solid"/>
                            </a:ln>
                            <a:effectLst/>
                          </wps:spPr>
                          <wps:txbx>
                            <w:txbxContent>
                              <w:p w14:paraId="45778AAC" w14:textId="77777777" w:rsidR="009E4D15" w:rsidRDefault="009E4D15" w:rsidP="009E4D15">
                                <w:pPr>
                                  <w:jc w:val="center"/>
                                  <w:rPr>
                                    <w:rFonts w:hint="eastAsia"/>
                                    <w:lang w:eastAsia="zh-CN"/>
                                  </w:rPr>
                                </w:pPr>
                                <w:r>
                                  <w:rPr>
                                    <w:rFonts w:hint="eastAsia"/>
                                    <w:lang w:eastAsia="zh-CN"/>
                                  </w:rPr>
                                  <w:t>饮料</w:t>
                                </w:r>
                                <w:r>
                                  <w:rPr>
                                    <w:lang w:eastAsia="zh-CN"/>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bwMode="gray">
                            <a:xfrm>
                              <a:off x="665430" y="1068309"/>
                              <a:ext cx="609600" cy="438150"/>
                            </a:xfrm>
                            <a:prstGeom prst="rect">
                              <a:avLst/>
                            </a:prstGeom>
                            <a:solidFill>
                              <a:srgbClr val="00B0F0"/>
                            </a:solidFill>
                            <a:ln w="25400" cap="flat" cmpd="sng" algn="ctr">
                              <a:noFill/>
                              <a:prstDash val="solid"/>
                            </a:ln>
                            <a:effectLst/>
                          </wps:spPr>
                          <wps:txbx>
                            <w:txbxContent>
                              <w:p w14:paraId="160FC3D3" w14:textId="77777777" w:rsidR="009E4D15" w:rsidRDefault="009E4D15" w:rsidP="009E4D15">
                                <w:pPr>
                                  <w:jc w:val="center"/>
                                  <w:rPr>
                                    <w:rFonts w:hint="eastAsia"/>
                                    <w:lang w:eastAsia="zh-CN"/>
                                  </w:rPr>
                                </w:pPr>
                                <w:r>
                                  <w:rPr>
                                    <w:rFonts w:hint="eastAsia"/>
                                    <w:lang w:eastAsia="zh-CN"/>
                                  </w:rPr>
                                  <w:t>饮料</w:t>
                                </w:r>
                                <w:r>
                                  <w:rPr>
                                    <w:lang w:eastAsia="zh-CN"/>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bwMode="gray">
                            <a:xfrm>
                              <a:off x="1570776" y="1068309"/>
                              <a:ext cx="609600" cy="438150"/>
                            </a:xfrm>
                            <a:prstGeom prst="rect">
                              <a:avLst/>
                            </a:prstGeom>
                            <a:solidFill>
                              <a:srgbClr val="FFC000"/>
                            </a:solidFill>
                            <a:ln w="25400" cap="flat" cmpd="sng" algn="ctr">
                              <a:noFill/>
                              <a:prstDash val="solid"/>
                            </a:ln>
                            <a:effectLst/>
                          </wps:spPr>
                          <wps:txbx>
                            <w:txbxContent>
                              <w:p w14:paraId="75D8393C" w14:textId="77777777" w:rsidR="009E4D15" w:rsidRDefault="009E4D15" w:rsidP="009E4D15">
                                <w:pPr>
                                  <w:jc w:val="center"/>
                                  <w:rPr>
                                    <w:rFonts w:hint="eastAsia"/>
                                    <w:lang w:eastAsia="zh-CN"/>
                                  </w:rPr>
                                </w:pPr>
                                <w:r>
                                  <w:rPr>
                                    <w:rFonts w:hint="eastAsia"/>
                                    <w:lang w:eastAsia="zh-CN"/>
                                  </w:rPr>
                                  <w:t>饮料</w:t>
                                </w:r>
                                <w:r>
                                  <w:rPr>
                                    <w:lang w:eastAsia="zh-CN"/>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bwMode="gray">
                            <a:xfrm>
                              <a:off x="2480650" y="1072836"/>
                              <a:ext cx="609600" cy="438150"/>
                            </a:xfrm>
                            <a:prstGeom prst="rect">
                              <a:avLst/>
                            </a:prstGeom>
                            <a:solidFill>
                              <a:srgbClr val="92D050"/>
                            </a:solidFill>
                            <a:ln w="25400" cap="flat" cmpd="sng" algn="ctr">
                              <a:noFill/>
                              <a:prstDash val="solid"/>
                            </a:ln>
                            <a:effectLst/>
                          </wps:spPr>
                          <wps:txbx>
                            <w:txbxContent>
                              <w:p w14:paraId="0318ACDC" w14:textId="77777777" w:rsidR="009E4D15" w:rsidRDefault="009E4D15" w:rsidP="009E4D15">
                                <w:pPr>
                                  <w:jc w:val="center"/>
                                  <w:rPr>
                                    <w:rFonts w:hint="eastAsia"/>
                                    <w:lang w:eastAsia="zh-CN"/>
                                  </w:rPr>
                                </w:pPr>
                                <w:r>
                                  <w:rPr>
                                    <w:rFonts w:hint="eastAsia"/>
                                    <w:lang w:eastAsia="zh-CN"/>
                                  </w:rPr>
                                  <w:t>饮料</w:t>
                                </w:r>
                                <w:r>
                                  <w:rPr>
                                    <w:lang w:eastAsia="zh-CN"/>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D50CB7" id="Group 20" o:spid="_x0000_s1033" style="position:absolute;margin-left:0;margin-top:14.6pt;width:293.25pt;height:151.85pt;z-index:251658241" coordsize="37242,19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">
                  <v:rect id="Rectangle 11" o:spid="_x0000_s1034" style="position:absolute;width:37242;height:19284;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" strokeweight="2pt">
                    <v:textbox>
                      <w:txbxContent>
                        <w:p w14:paraId="518B17AB" w14:textId="77777777" w:rsidR="009E4D15" w:rsidRPr="003C32EF" w:rsidRDefault="009E4D15" w:rsidP="009E4D15">
                          <w:pPr>
                            <w:jc w:val="center"/>
                            <w:rPr>
                              <w:rFonts w:hint="eastAsia"/>
                              <w:sz w:val="24"/>
                              <w:szCs w:val="24"/>
                              <w:lang w:eastAsia="zh-CN"/>
                            </w:rPr>
                          </w:pPr>
                          <w:r>
                            <w:rPr>
                              <w:rFonts w:hint="eastAsia"/>
                              <w:sz w:val="24"/>
                              <w:szCs w:val="24"/>
                              <w:lang w:eastAsia="zh-CN"/>
                            </w:rPr>
                            <w:t>下单</w:t>
                          </w:r>
                        </w:p>
                      </w:txbxContent>
                    </v:textbox>
                  </v:rect>
                  <v:rect id="Rectangle 12" o:spid="_x0000_s1035" style="position:absolute;left:2218;top:2716;width:33070;height:1518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" fillcolor="#d2d2d2" strokecolor="#9a9a9a" strokeweight="2pt">
                    <v:textbox>
                      <w:txbxContent>
                        <w:p w14:paraId="6017D15D" w14:textId="77777777" w:rsidR="009E4D15" w:rsidRDefault="009E4D15" w:rsidP="009E4D15">
                          <w:pPr>
                            <w:jc w:val="center"/>
                            <w:rPr>
                              <w:rFonts w:hint="eastAsia"/>
                              <w:lang w:eastAsia="zh-CN"/>
                            </w:rPr>
                          </w:pPr>
                        </w:p>
                      </w:txbxContent>
                    </v:textbox>
                  </v:rect>
                  <v:rect id="Rectangle 14" o:spid="_x0000_s1036" style="position:absolute;left:6609;top:3757;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" fillcolor="#d90000" stroked="f" strokeweight="2pt">
                    <v:textbox>
                      <w:txbxContent>
                        <w:p w14:paraId="0CC7B940" w14:textId="77777777" w:rsidR="009E4D15" w:rsidRDefault="009E4D15" w:rsidP="009E4D15">
                          <w:pPr>
                            <w:jc w:val="center"/>
                            <w:rPr>
                              <w:rFonts w:hint="eastAsia"/>
                              <w:lang w:eastAsia="zh-CN"/>
                            </w:rPr>
                          </w:pPr>
                          <w:r>
                            <w:rPr>
                              <w:rFonts w:hint="eastAsia"/>
                              <w:lang w:eastAsia="zh-CN"/>
                            </w:rPr>
                            <w:t>饮料</w:t>
                          </w:r>
                          <w:r>
                            <w:rPr>
                              <w:rFonts w:hint="eastAsia"/>
                              <w:lang w:eastAsia="zh-CN"/>
                            </w:rPr>
                            <w:t>A</w:t>
                          </w:r>
                        </w:p>
                      </w:txbxContent>
                    </v:textbox>
                  </v:rect>
                  <v:rect id="Rectangle 15" o:spid="_x0000_s1037" style="position:absolute;left:15662;top:3757;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" fillcolor="#00b050" stroked="f" strokeweight="2pt">
                    <v:textbox>
                      <w:txbxContent>
                        <w:p w14:paraId="651A8545" w14:textId="77777777" w:rsidR="009E4D15" w:rsidRDefault="009E4D15" w:rsidP="009E4D15">
                          <w:pPr>
                            <w:jc w:val="center"/>
                            <w:rPr>
                              <w:rFonts w:hint="eastAsia"/>
                              <w:lang w:eastAsia="zh-CN"/>
                            </w:rPr>
                          </w:pPr>
                          <w:r>
                            <w:rPr>
                              <w:rFonts w:hint="eastAsia"/>
                              <w:lang w:eastAsia="zh-CN"/>
                            </w:rPr>
                            <w:t>饮料</w:t>
                          </w:r>
                          <w:r>
                            <w:rPr>
                              <w:rFonts w:hint="eastAsia"/>
                              <w:lang w:eastAsia="zh-CN"/>
                            </w:rPr>
                            <w:t>B</w:t>
                          </w:r>
                        </w:p>
                      </w:txbxContent>
                    </v:textbox>
                  </v:rect>
                  <v:rect id="Rectangle 16" o:spid="_x0000_s1038" style="position:absolute;left:24761;top:3757;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" fillcolor="#7030a0" stroked="f" strokeweight="2pt">
                    <v:textbox>
                      <w:txbxContent>
                        <w:p w14:paraId="45778AAC" w14:textId="77777777" w:rsidR="009E4D15" w:rsidRDefault="009E4D15" w:rsidP="009E4D15">
                          <w:pPr>
                            <w:jc w:val="center"/>
                            <w:rPr>
                              <w:rFonts w:hint="eastAsia"/>
                              <w:lang w:eastAsia="zh-CN"/>
                            </w:rPr>
                          </w:pPr>
                          <w:r>
                            <w:rPr>
                              <w:rFonts w:hint="eastAsia"/>
                              <w:lang w:eastAsia="zh-CN"/>
                            </w:rPr>
                            <w:t>饮料</w:t>
                          </w:r>
                          <w:r>
                            <w:rPr>
                              <w:lang w:eastAsia="zh-CN"/>
                            </w:rPr>
                            <w:t>C</w:t>
                          </w:r>
                        </w:p>
                      </w:txbxContent>
                    </v:textbox>
                  </v:rect>
                  <v:rect id="Rectangle 17" o:spid="_x0000_s1039" style="position:absolute;left:6654;top:10683;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" fillcolor="#00b0f0" stroked="f" strokeweight="2pt">
                    <v:textbox>
                      <w:txbxContent>
                        <w:p w14:paraId="160FC3D3" w14:textId="77777777" w:rsidR="009E4D15" w:rsidRDefault="009E4D15" w:rsidP="009E4D15">
                          <w:pPr>
                            <w:jc w:val="center"/>
                            <w:rPr>
                              <w:rFonts w:hint="eastAsia"/>
                              <w:lang w:eastAsia="zh-CN"/>
                            </w:rPr>
                          </w:pPr>
                          <w:r>
                            <w:rPr>
                              <w:rFonts w:hint="eastAsia"/>
                              <w:lang w:eastAsia="zh-CN"/>
                            </w:rPr>
                            <w:t>饮料</w:t>
                          </w:r>
                          <w:r>
                            <w:rPr>
                              <w:lang w:eastAsia="zh-CN"/>
                            </w:rPr>
                            <w:t>D</w:t>
                          </w:r>
                        </w:p>
                      </w:txbxContent>
                    </v:textbox>
                  </v:rect>
                  <v:rect id="Rectangle 18" o:spid="_x0000_s1040" style="position:absolute;left:15707;top:10683;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" fillcolor="#ffc000" stroked="f" strokeweight="2pt">
                    <v:textbox>
                      <w:txbxContent>
                        <w:p w14:paraId="75D8393C" w14:textId="77777777" w:rsidR="009E4D15" w:rsidRDefault="009E4D15" w:rsidP="009E4D15">
                          <w:pPr>
                            <w:jc w:val="center"/>
                            <w:rPr>
                              <w:rFonts w:hint="eastAsia"/>
                              <w:lang w:eastAsia="zh-CN"/>
                            </w:rPr>
                          </w:pPr>
                          <w:r>
                            <w:rPr>
                              <w:rFonts w:hint="eastAsia"/>
                              <w:lang w:eastAsia="zh-CN"/>
                            </w:rPr>
                            <w:t>饮料</w:t>
                          </w:r>
                          <w:r>
                            <w:rPr>
                              <w:lang w:eastAsia="zh-CN"/>
                            </w:rPr>
                            <w:t>E</w:t>
                          </w:r>
                        </w:p>
                      </w:txbxContent>
                    </v:textbox>
                  </v:rect>
                  <v:rect id="Rectangle 19" o:spid="_x0000_s1041" style="position:absolute;left:24806;top:10728;width:6096;height:43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" fillcolor="#92d050" stroked="f" strokeweight="2pt">
                    <v:textbox>
                      <w:txbxContent>
                        <w:p w14:paraId="0318ACDC" w14:textId="77777777" w:rsidR="009E4D15" w:rsidRDefault="009E4D15" w:rsidP="009E4D15">
                          <w:pPr>
                            <w:jc w:val="center"/>
                            <w:rPr>
                              <w:rFonts w:hint="eastAsia"/>
                              <w:lang w:eastAsia="zh-CN"/>
                            </w:rPr>
                          </w:pPr>
                          <w:r>
                            <w:rPr>
                              <w:rFonts w:hint="eastAsia"/>
                              <w:lang w:eastAsia="zh-CN"/>
                            </w:rPr>
                            <w:t>饮料</w:t>
                          </w:r>
                          <w:r>
                            <w:rPr>
                              <w:lang w:eastAsia="zh-CN"/>
                            </w:rPr>
                            <w:t>F</w:t>
                          </w:r>
                        </w:p>
                      </w:txbxContent>
                    </v:textbox>
                  </v:rect>
                  <w10:wrap type="topAndBottom"/>
                </v:group>
              </w:pict>
            </mc:Fallback>
          </mc:AlternateContent>
        </w:r>
      </w:del>
      <w:bookmarkEnd w:id="2587"/>
      <w:bookmarkEnd w:id="2588"/>
    </w:p>
    <w:p w14:paraId="1A442415" w14:textId="45F2CA42" w:rsidR="00184CE2" w:rsidRPr="00A2596A" w:rsidDel="002C0809" w:rsidRDefault="00184CE2" w:rsidP="00577177">
      <w:pPr>
        <w:pStyle w:val="Heading3"/>
        <w:numPr>
          <w:ilvl w:val="0"/>
          <w:numId w:val="0"/>
        </w:numPr>
        <w:rPr>
          <w:del w:id="2590" w:author="Qiao, Guan Lun (RC-CN DI FA ST&amp;PM SUP IT&amp;EDGE)" w:date="2022-01-25T14:28:00Z"/>
          <w:rFonts w:ascii="Times New Roman" w:eastAsia="Microsoft YaHei UI" w:hAnsi="Times New Roman" w:cs="Times New Roman"/>
          <w:lang w:eastAsia="zh-CN"/>
        </w:rPr>
      </w:pPr>
    </w:p>
    <w:p w14:paraId="28578AB7" w14:textId="65964D27" w:rsidR="00184CE2" w:rsidRPr="00A2596A" w:rsidRDefault="00184CE2">
      <w:pPr>
        <w:rPr>
          <w:del w:id="2591" w:author="Qiao, Guan Lun (RC-CN DI FA ST&amp;PM SUP IT&amp;EDGE)" w:date="2022-02-21T15:25:00Z"/>
          <w:rFonts w:ascii="Times New Roman" w:eastAsia="Microsoft YaHei UI" w:hAnsi="Times New Roman" w:cs="Times New Roman"/>
          <w:b/>
          <w:bCs/>
          <w:lang w:eastAsia="zh-CN"/>
          <w:rPrChange w:id="2592" w:author="Qiao, Guan Lun (RC-CN DI FA ST&amp;PM SUP IT&amp;EDGE)" w:date="2022-02-07T15:02:00Z">
            <w:rPr>
              <w:del w:id="2593" w:author="Qiao, Guan Lun (RC-CN DI FA ST&amp;PM SUP IT&amp;EDGE)" w:date="2022-02-21T15:25:00Z"/>
              <w:rFonts w:ascii="Times New Roman" w:eastAsia="Microsoft YaHei UI" w:hAnsi="Times New Roman" w:cs="Times New Roman"/>
              <w:b w:val="0"/>
              <w:bCs/>
              <w:lang w:eastAsia="zh-CN"/>
            </w:rPr>
          </w:rPrChange>
        </w:rPr>
        <w:pPrChange w:id="2594" w:author="Qiao, Guan Lun (RC-CN DI FA ST&amp;PM SUP IT&amp;EDGE)" w:date="2022-01-25T14:28:00Z">
          <w:pPr>
            <w:pStyle w:val="Heading3"/>
          </w:pPr>
        </w:pPrChange>
      </w:pPr>
      <w:del w:id="2595" w:author="Qiao, Guan Lun (RC-CN DI FA ST&amp;PM SUP IT&amp;EDGE)" w:date="2022-02-21T15:25:00Z">
        <w:r w:rsidRPr="00A2596A">
          <w:rPr>
            <w:rFonts w:ascii="Times New Roman" w:eastAsia="Microsoft YaHei UI" w:hAnsi="Times New Roman" w:cs="Times New Roman" w:hint="eastAsia"/>
            <w:b/>
            <w:bCs/>
            <w:lang w:eastAsia="zh-CN"/>
            <w:rPrChange w:id="2596" w:author="Qiao, Guan Lun (RC-CN DI FA ST&amp;PM SUP IT&amp;EDGE)" w:date="2022-02-07T15:02:00Z">
              <w:rPr>
                <w:rFonts w:ascii="Times New Roman" w:eastAsia="Microsoft YaHei UI" w:hAnsi="Times New Roman" w:cs="Times New Roman" w:hint="eastAsia"/>
                <w:bCs/>
                <w:lang w:eastAsia="zh-CN"/>
              </w:rPr>
            </w:rPrChange>
          </w:rPr>
          <w:delText>功能说明</w:delText>
        </w:r>
      </w:del>
    </w:p>
    <w:p w14:paraId="0D6B3836" w14:textId="0714E5FA" w:rsidR="00921F29" w:rsidRPr="00A2596A" w:rsidRDefault="00BE37AA" w:rsidP="00921F29">
      <w:pPr>
        <w:pStyle w:val="FootnoteText"/>
        <w:rPr>
          <w:del w:id="2597" w:author="Qiao, Guan Lun (RC-CN DI FA ST&amp;PM SUP IT&amp;EDGE)" w:date="2022-02-21T15:30:00Z"/>
          <w:rFonts w:ascii="Times New Roman" w:eastAsia="Microsoft YaHei UI" w:hAnsi="Times New Roman" w:cs="Times New Roman" w:hint="eastAsia"/>
          <w:lang w:eastAsia="zh-CN"/>
          <w:rPrChange w:id="2598" w:author="Qiao, Guan Lun (RC-CN DI FA ST&amp;PM SUP IT&amp;EDGE)" w:date="2022-02-07T15:02:00Z">
            <w:rPr>
              <w:del w:id="2599" w:author="Qiao, Guan Lun (RC-CN DI FA ST&amp;PM SUP IT&amp;EDGE)" w:date="2022-02-21T15:30:00Z"/>
              <w:rFonts w:hint="eastAsia"/>
              <w:lang w:eastAsia="zh-CN"/>
            </w:rPr>
          </w:rPrChange>
        </w:rPr>
      </w:pPr>
      <w:del w:id="2600" w:author="Qiao, Guan Lun (RC-CN DI FA ST&amp;PM SUP IT&amp;EDGE)" w:date="2022-02-21T15:25:00Z">
        <w:r w:rsidRPr="00A2596A">
          <w:rPr>
            <w:rFonts w:ascii="Times New Roman" w:eastAsia="Microsoft YaHei UI" w:hAnsi="Times New Roman" w:cs="Times New Roman"/>
            <w:lang w:eastAsia="zh-CN"/>
          </w:rPr>
          <w:delText>在已登入状态下，用户</w:delText>
        </w:r>
        <w:r w:rsidR="00595FFB" w:rsidRPr="00A2596A">
          <w:rPr>
            <w:rFonts w:ascii="Times New Roman" w:eastAsia="Microsoft YaHei UI" w:hAnsi="Times New Roman" w:cs="Times New Roman"/>
            <w:lang w:eastAsia="zh-CN"/>
          </w:rPr>
          <w:delText>能够下单界面选择不同种类</w:delText>
        </w:r>
        <w:r w:rsidR="00664190" w:rsidRPr="00A2596A">
          <w:rPr>
            <w:rFonts w:ascii="Times New Roman" w:eastAsia="Microsoft YaHei UI" w:hAnsi="Times New Roman" w:cs="Times New Roman"/>
            <w:lang w:eastAsia="zh-CN"/>
          </w:rPr>
          <w:delText>的饮料</w:delText>
        </w:r>
        <w:r w:rsidR="00643359" w:rsidRPr="00A2596A">
          <w:rPr>
            <w:rFonts w:ascii="Times New Roman" w:eastAsia="Microsoft YaHei UI" w:hAnsi="Times New Roman" w:cs="Times New Roman"/>
            <w:lang w:eastAsia="zh-CN"/>
          </w:rPr>
          <w:delText>。</w:delText>
        </w:r>
        <w:r w:rsidR="001E0336" w:rsidRPr="00A2596A">
          <w:rPr>
            <w:rFonts w:ascii="Times New Roman" w:eastAsia="Microsoft YaHei UI" w:hAnsi="Times New Roman" w:cs="Times New Roman"/>
            <w:lang w:eastAsia="zh-CN"/>
          </w:rPr>
          <w:delText>由</w:delText>
        </w:r>
        <w:r w:rsidR="00AE40AC" w:rsidRPr="00A2596A">
          <w:rPr>
            <w:rFonts w:ascii="Times New Roman" w:eastAsia="Microsoft YaHei UI" w:hAnsi="Times New Roman" w:cs="Times New Roman"/>
            <w:lang w:eastAsia="zh-CN"/>
          </w:rPr>
          <w:delText>饮料台机械臂</w:delText>
        </w:r>
        <w:r w:rsidR="0053593F" w:rsidRPr="00A2596A">
          <w:rPr>
            <w:rFonts w:ascii="Times New Roman" w:eastAsia="Microsoft YaHei UI" w:hAnsi="Times New Roman" w:cs="Times New Roman"/>
            <w:lang w:eastAsia="zh-CN"/>
          </w:rPr>
          <w:delText>负责对饮料</w:delText>
        </w:r>
        <w:r w:rsidR="00A138B3" w:rsidRPr="00A2596A">
          <w:rPr>
            <w:rFonts w:ascii="Times New Roman" w:eastAsia="Microsoft YaHei UI" w:hAnsi="Times New Roman" w:cs="Times New Roman"/>
            <w:lang w:eastAsia="zh-CN"/>
          </w:rPr>
          <w:delText>进行识别</w:delText>
        </w:r>
        <w:r w:rsidR="00365AE4" w:rsidRPr="00A2596A">
          <w:rPr>
            <w:rStyle w:val="FootnoteReference"/>
            <w:rFonts w:ascii="Times New Roman" w:eastAsia="Microsoft YaHei UI" w:hAnsi="Times New Roman" w:cs="Times New Roman"/>
            <w:lang w:eastAsia="zh-CN"/>
          </w:rPr>
          <w:footnoteReference w:id="2"/>
        </w:r>
        <w:r w:rsidR="00B8628F" w:rsidRPr="00A2596A">
          <w:rPr>
            <w:rFonts w:ascii="Times New Roman" w:eastAsia="Microsoft YaHei UI" w:hAnsi="Times New Roman" w:cs="Times New Roman"/>
            <w:lang w:eastAsia="zh-CN"/>
          </w:rPr>
          <w:delText>，并装载到</w:delText>
        </w:r>
        <w:r w:rsidR="00A35750" w:rsidRPr="00A2596A">
          <w:rPr>
            <w:rFonts w:ascii="Times New Roman" w:eastAsia="Microsoft YaHei UI" w:hAnsi="Times New Roman" w:cs="Times New Roman"/>
            <w:lang w:eastAsia="zh-CN"/>
          </w:rPr>
          <w:delText>AGV</w:delText>
        </w:r>
        <w:r w:rsidR="00A35750" w:rsidRPr="00A2596A">
          <w:rPr>
            <w:rFonts w:ascii="Times New Roman" w:eastAsia="Microsoft YaHei UI" w:hAnsi="Times New Roman" w:cs="Times New Roman"/>
            <w:lang w:eastAsia="zh-CN"/>
          </w:rPr>
          <w:delText>上。</w:delText>
        </w:r>
        <w:r w:rsidR="009B6752" w:rsidRPr="00A2596A">
          <w:rPr>
            <w:rFonts w:ascii="Times New Roman" w:eastAsia="Microsoft YaHei UI" w:hAnsi="Times New Roman" w:cs="Times New Roman"/>
            <w:lang w:eastAsia="zh-CN"/>
          </w:rPr>
          <w:delText>订单发送后，用户应在页面中接受到</w:delText>
        </w:r>
        <w:r w:rsidR="009B6752" w:rsidRPr="00A2596A">
          <w:rPr>
            <w:rFonts w:ascii="Times New Roman" w:eastAsia="Microsoft YaHei UI" w:hAnsi="Times New Roman" w:cs="Times New Roman"/>
            <w:lang w:eastAsia="zh-CN"/>
          </w:rPr>
          <w:delText>AGV</w:delText>
        </w:r>
        <w:r w:rsidR="009B6752" w:rsidRPr="00A2596A">
          <w:rPr>
            <w:rFonts w:ascii="Times New Roman" w:eastAsia="Microsoft YaHei UI" w:hAnsi="Times New Roman" w:cs="Times New Roman"/>
            <w:lang w:eastAsia="zh-CN"/>
          </w:rPr>
          <w:delText>位置信息</w:delText>
        </w:r>
        <w:r w:rsidR="002C23A6" w:rsidRPr="00A2596A">
          <w:rPr>
            <w:rFonts w:ascii="Times New Roman" w:eastAsia="Microsoft YaHei UI" w:hAnsi="Times New Roman" w:cs="Times New Roman"/>
            <w:lang w:eastAsia="zh-CN"/>
          </w:rPr>
          <w:delText>及订单状态信息。</w:delText>
        </w:r>
      </w:del>
      <w:r w:rsidR="00921F29" w:rsidRPr="00A2596A">
        <w:rPr>
          <w:rStyle w:val="FootnoteReference"/>
          <w:rFonts w:ascii="Times New Roman" w:eastAsia="Microsoft YaHei UI" w:hAnsi="Times New Roman" w:cs="Times New Roman" w:hint="eastAsia"/>
          <w:rPrChange w:id="2604" w:author="Qiao, Guan Lun (RC-CN DI FA ST&amp;PM SUP IT&amp;EDGE)" w:date="2022-02-07T15:02:00Z">
            <w:rPr>
              <w:rStyle w:val="FootnoteReference"/>
              <w:rFonts w:hint="eastAsia"/>
            </w:rPr>
          </w:rPrChange>
        </w:rPr>
        <w:footnoteRef/>
      </w:r>
      <w:r w:rsidR="00921F29" w:rsidRPr="00A2596A">
        <w:rPr>
          <w:rFonts w:ascii="Times New Roman" w:eastAsia="Microsoft YaHei UI" w:hAnsi="Times New Roman" w:cs="Times New Roman" w:hint="eastAsia"/>
          <w:lang w:eastAsia="zh-CN"/>
          <w:rPrChange w:id="2605" w:author="Qiao, Guan Lun (RC-CN DI FA ST&amp;PM SUP IT&amp;EDGE)" w:date="2022-02-07T15:02:00Z">
            <w:rPr>
              <w:rFonts w:hint="eastAsia"/>
              <w:lang w:eastAsia="zh-CN"/>
            </w:rPr>
          </w:rPrChange>
        </w:rPr>
        <w:t>机械臂及相关物品识别为下一阶段目标，本阶段可用忽略相关部分的开发</w:t>
      </w:r>
    </w:p>
    <w:p w14:paraId="59E9AC74" w14:textId="77777777" w:rsidR="00921F29" w:rsidRPr="00A2596A" w:rsidRDefault="00921F29">
      <w:pPr>
        <w:pStyle w:val="FootnoteText"/>
        <w:rPr>
          <w:ins w:id="2606" w:author="Qiao, Guan Lun (RC-CN DI FA ST&amp;PM SUP IT&amp;EDGE)" w:date="2022-01-25T14:35:00Z"/>
          <w:rFonts w:hint="eastAsia"/>
          <w:lang w:eastAsia="zh-CN"/>
        </w:rPr>
        <w:pPrChange w:id="2607" w:author="Qiao, Guan Lun (RC-CN DI FA ST&amp;PM SUP IT&amp;EDGE)" w:date="2022-02-24T10:08:00Z">
          <w:pPr>
            <w:pStyle w:val="Body"/>
          </w:pPr>
        </w:pPrChange>
      </w:pPr>
    </w:p>
    <w:p w14:paraId="54A271CD" w14:textId="68B0AF4F" w:rsidR="00921F29" w:rsidRPr="00A2596A" w:rsidRDefault="00921F29" w:rsidP="00921F29">
      <w:pPr>
        <w:pStyle w:val="Heading2"/>
        <w:rPr>
          <w:ins w:id="2608" w:author="Qiao, Guan Lun (RC-CN DI FA ST&amp;PM SUP IT&amp;EDGE)" w:date="2022-01-25T14:37:00Z"/>
          <w:rFonts w:ascii="Times New Roman" w:eastAsia="Microsoft YaHei UI" w:hAnsi="Times New Roman" w:cs="Times New Roman" w:hint="eastAsia"/>
          <w:lang w:eastAsia="zh-CN"/>
          <w:rPrChange w:id="2609" w:author="Qiao, Guan Lun (RC-CN DI FA ST&amp;PM SUP IT&amp;EDGE)" w:date="2022-02-07T15:02:00Z">
            <w:rPr>
              <w:ins w:id="2610" w:author="Qiao, Guan Lun (RC-CN DI FA ST&amp;PM SUP IT&amp;EDGE)" w:date="2022-01-25T14:37:00Z"/>
              <w:rFonts w:hint="eastAsia"/>
              <w:lang w:eastAsia="zh-CN"/>
            </w:rPr>
          </w:rPrChange>
        </w:rPr>
      </w:pPr>
      <w:bookmarkStart w:id="2611" w:name="_Toc96688775"/>
      <w:ins w:id="2612" w:author="Qiao, Guan Lun (RC-CN DI FA ST&amp;PM SUP IT&amp;EDGE)" w:date="2022-01-25T14:35:00Z">
        <w:r w:rsidRPr="00A2596A">
          <w:rPr>
            <w:rFonts w:ascii="Times New Roman" w:eastAsia="Microsoft YaHei UI" w:hAnsi="Times New Roman" w:cs="Times New Roman" w:hint="eastAsia"/>
            <w:lang w:eastAsia="zh-CN"/>
            <w:rPrChange w:id="2613" w:author="Qiao, Guan Lun (RC-CN DI FA ST&amp;PM SUP IT&amp;EDGE)" w:date="2022-02-07T15:02:00Z">
              <w:rPr>
                <w:rFonts w:hint="eastAsia"/>
                <w:lang w:eastAsia="zh-CN"/>
              </w:rPr>
            </w:rPrChange>
          </w:rPr>
          <w:t>用户管理</w:t>
        </w:r>
      </w:ins>
      <w:ins w:id="2614" w:author="Qiao, Guan Lun (RC-CN DI FA ST&amp;PM SUP IT&amp;EDGE)" w:date="2022-01-25T14:36:00Z">
        <w:r w:rsidRPr="00A2596A">
          <w:rPr>
            <w:rFonts w:ascii="Times New Roman" w:eastAsia="Microsoft YaHei UI" w:hAnsi="Times New Roman" w:cs="Times New Roman" w:hint="eastAsia"/>
            <w:lang w:eastAsia="zh-CN"/>
            <w:rPrChange w:id="2615" w:author="Qiao, Guan Lun (RC-CN DI FA ST&amp;PM SUP IT&amp;EDGE)" w:date="2022-02-07T15:02:00Z">
              <w:rPr>
                <w:rFonts w:hint="eastAsia"/>
                <w:lang w:eastAsia="zh-CN"/>
              </w:rPr>
            </w:rPrChange>
          </w:rPr>
          <w:t>功能模块</w:t>
        </w:r>
      </w:ins>
      <w:bookmarkEnd w:id="2611"/>
    </w:p>
    <w:p w14:paraId="77A00DEE" w14:textId="50A2FBD0" w:rsidR="00921F29" w:rsidRPr="00A2596A" w:rsidRDefault="00921F29" w:rsidP="00921F29">
      <w:pPr>
        <w:pStyle w:val="Heading2"/>
        <w:rPr>
          <w:ins w:id="2616" w:author="Qiao, Guan Lun (RC-CN DI FA ST&amp;PM SUP IT&amp;EDGE)" w:date="2022-01-25T14:35:00Z"/>
          <w:rFonts w:ascii="Times New Roman" w:eastAsia="Microsoft YaHei UI" w:hAnsi="Times New Roman" w:cs="Times New Roman" w:hint="eastAsia"/>
          <w:lang w:eastAsia="zh-CN"/>
          <w:rPrChange w:id="2617" w:author="Qiao, Guan Lun (RC-CN DI FA ST&amp;PM SUP IT&amp;EDGE)" w:date="2022-02-07T15:02:00Z">
            <w:rPr>
              <w:ins w:id="2618" w:author="Qiao, Guan Lun (RC-CN DI FA ST&amp;PM SUP IT&amp;EDGE)" w:date="2022-01-25T14:35:00Z"/>
              <w:rFonts w:hint="eastAsia"/>
              <w:lang w:eastAsia="zh-CN"/>
            </w:rPr>
          </w:rPrChange>
        </w:rPr>
      </w:pPr>
      <w:bookmarkStart w:id="2619" w:name="_Toc96688776"/>
      <w:ins w:id="2620" w:author="Qiao, Guan Lun (RC-CN DI FA ST&amp;PM SUP IT&amp;EDGE)" w:date="2022-01-25T14:36:00Z">
        <w:r w:rsidRPr="00A2596A">
          <w:rPr>
            <w:rFonts w:ascii="Times New Roman" w:eastAsia="Microsoft YaHei UI" w:hAnsi="Times New Roman" w:cs="Times New Roman" w:hint="eastAsia"/>
            <w:lang w:eastAsia="zh-CN"/>
            <w:rPrChange w:id="2621" w:author="Qiao, Guan Lun (RC-CN DI FA ST&amp;PM SUP IT&amp;EDGE)" w:date="2022-02-07T15:02:00Z">
              <w:rPr>
                <w:rFonts w:hint="eastAsia"/>
                <w:lang w:eastAsia="zh-CN"/>
              </w:rPr>
            </w:rPrChange>
          </w:rPr>
          <w:t>APP</w:t>
        </w:r>
        <w:r w:rsidRPr="00A2596A">
          <w:rPr>
            <w:rFonts w:ascii="Times New Roman" w:eastAsia="Microsoft YaHei UI" w:hAnsi="Times New Roman" w:cs="Times New Roman" w:hint="eastAsia"/>
            <w:lang w:eastAsia="zh-CN"/>
            <w:rPrChange w:id="2622" w:author="Qiao, Guan Lun (RC-CN DI FA ST&amp;PM SUP IT&amp;EDGE)" w:date="2022-02-07T15:02:00Z">
              <w:rPr>
                <w:rFonts w:hint="eastAsia"/>
                <w:lang w:eastAsia="zh-CN"/>
              </w:rPr>
            </w:rPrChange>
          </w:rPr>
          <w:t>设置功能模块</w:t>
        </w:r>
      </w:ins>
      <w:bookmarkEnd w:id="2619"/>
    </w:p>
    <w:p w14:paraId="2B2E7244" w14:textId="46C77F0F" w:rsidR="00921F29" w:rsidRPr="00A2596A" w:rsidDel="00884A7C" w:rsidRDefault="00921F29" w:rsidP="00303E7C">
      <w:pPr>
        <w:pStyle w:val="Body"/>
        <w:rPr>
          <w:del w:id="2623" w:author="Qiao, Guan Lun (RC-CN DI FA ST&amp;PM SUP IT&amp;EDGE)" w:date="2022-02-08T09:47:00Z"/>
          <w:rFonts w:ascii="Times New Roman" w:eastAsia="Microsoft YaHei UI" w:hAnsi="Times New Roman" w:cs="Times New Roman"/>
          <w:lang w:eastAsia="zh-CN"/>
        </w:rPr>
      </w:pPr>
      <w:bookmarkStart w:id="2624" w:name="_Toc95207405"/>
      <w:bookmarkStart w:id="2625" w:name="_Toc96688777"/>
      <w:bookmarkEnd w:id="2624"/>
      <w:bookmarkEnd w:id="2625"/>
    </w:p>
    <w:p w14:paraId="32C1D026" w14:textId="5271E606" w:rsidR="00245719" w:rsidRPr="00A2596A" w:rsidRDefault="0023562C" w:rsidP="00860906">
      <w:pPr>
        <w:pStyle w:val="Heading1"/>
        <w:pageBreakBefore/>
        <w:ind w:hanging="994"/>
        <w:rPr>
          <w:rFonts w:ascii="Times New Roman" w:eastAsia="Microsoft YaHei UI" w:hAnsi="Times New Roman" w:cs="Times New Roman"/>
          <w:lang w:eastAsia="zh-CN"/>
        </w:rPr>
      </w:pPr>
      <w:bookmarkStart w:id="2626" w:name="_Toc96688778"/>
      <w:bookmarkEnd w:id="519"/>
      <w:r w:rsidRPr="00A2596A">
        <w:rPr>
          <w:rFonts w:ascii="Times New Roman" w:eastAsia="Microsoft YaHei UI" w:hAnsi="Times New Roman" w:cs="Times New Roman"/>
          <w:lang w:eastAsia="zh-CN"/>
        </w:rPr>
        <w:t>后端</w:t>
      </w:r>
      <w:ins w:id="2627" w:author="Qiao, Guan Lun (RC-CN DI FA ST&amp;PM SUP IT&amp;EDGE)" w:date="2022-02-07T16:01:00Z">
        <w:r w:rsidR="00F61CCF">
          <w:rPr>
            <w:rFonts w:ascii="Times New Roman" w:eastAsia="Microsoft YaHei UI" w:hAnsi="Times New Roman" w:cs="Times New Roman" w:hint="eastAsia"/>
            <w:lang w:eastAsia="zh-CN"/>
          </w:rPr>
          <w:t>设计</w:t>
        </w:r>
      </w:ins>
      <w:bookmarkEnd w:id="2626"/>
      <w:del w:id="2628" w:author="Qiao, Guan Lun (RC-CN DI FA ST&amp;PM SUP IT&amp;EDGE)" w:date="2022-02-07T16:01:00Z">
        <w:r w:rsidRPr="00A2596A" w:rsidDel="00F61CCF">
          <w:rPr>
            <w:rFonts w:ascii="Times New Roman" w:eastAsia="Microsoft YaHei UI" w:hAnsi="Times New Roman" w:cs="Times New Roman"/>
            <w:lang w:eastAsia="zh-CN"/>
          </w:rPr>
          <w:delText>需求</w:delText>
        </w:r>
      </w:del>
    </w:p>
    <w:p w14:paraId="514365FE" w14:textId="56131A29" w:rsidR="00245719" w:rsidRPr="00A2596A" w:rsidRDefault="00245719" w:rsidP="00860906">
      <w:pPr>
        <w:pStyle w:val="Heading2"/>
        <w:spacing w:before="240"/>
        <w:ind w:hanging="994"/>
        <w:rPr>
          <w:rFonts w:ascii="Times New Roman" w:eastAsia="Microsoft YaHei UI" w:hAnsi="Times New Roman" w:cs="Times New Roman"/>
        </w:rPr>
      </w:pPr>
      <w:bookmarkStart w:id="2629" w:name="_Toc96688779"/>
      <w:r w:rsidRPr="00A2596A">
        <w:rPr>
          <w:rFonts w:ascii="Times New Roman" w:eastAsia="Microsoft YaHei UI" w:hAnsi="Times New Roman" w:cs="Times New Roman"/>
          <w:lang w:eastAsia="zh-CN"/>
        </w:rPr>
        <w:t>数据库</w:t>
      </w:r>
      <w:r w:rsidR="006F6C77" w:rsidRPr="00A2596A">
        <w:rPr>
          <w:rFonts w:ascii="Times New Roman" w:eastAsia="Microsoft YaHei UI" w:hAnsi="Times New Roman" w:cs="Times New Roman"/>
          <w:lang w:eastAsia="zh-CN"/>
        </w:rPr>
        <w:t>设计</w:t>
      </w:r>
      <w:bookmarkEnd w:id="2629"/>
    </w:p>
    <w:bookmarkEnd w:id="6"/>
    <w:tbl>
      <w:tblPr>
        <w:tblStyle w:val="GridTable1Light-Accent2"/>
        <w:tblW w:w="0" w:type="auto"/>
        <w:tblLook w:val="04A0" w:firstRow="1" w:lastRow="0" w:firstColumn="1" w:lastColumn="0" w:noHBand="0" w:noVBand="1"/>
      </w:tblPr>
      <w:tblGrid>
        <w:gridCol w:w="1233"/>
        <w:gridCol w:w="1145"/>
        <w:gridCol w:w="1266"/>
        <w:gridCol w:w="1163"/>
        <w:gridCol w:w="1164"/>
        <w:gridCol w:w="1163"/>
        <w:gridCol w:w="1219"/>
      </w:tblGrid>
      <w:tr w:rsidR="003D0AB6" w:rsidRPr="00A2596A" w14:paraId="69A39DFA" w14:textId="77777777" w:rsidTr="003D0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773BC038" w14:textId="77777777" w:rsidR="003D0AB6" w:rsidRPr="00A2596A" w:rsidRDefault="003D0AB6" w:rsidP="00BC428A">
            <w:pPr>
              <w:pStyle w:val="ListParagraph"/>
              <w:spacing w:after="130"/>
              <w:ind w:left="0"/>
              <w:jc w:val="center"/>
              <w:rPr>
                <w:rFonts w:ascii="Times New Roman" w:eastAsia="Microsoft YaHei UI" w:hAnsi="Times New Roman" w:cs="Times New Roman"/>
                <w:lang w:eastAsia="zh-CN"/>
              </w:rPr>
            </w:pPr>
          </w:p>
        </w:tc>
        <w:tc>
          <w:tcPr>
            <w:tcW w:w="7120" w:type="dxa"/>
            <w:gridSpan w:val="6"/>
          </w:tcPr>
          <w:p w14:paraId="33F21886" w14:textId="6B3F520D" w:rsidR="003D0AB6" w:rsidRPr="00A2596A" w:rsidRDefault="003D0AB6" w:rsidP="00BC428A">
            <w:pPr>
              <w:pStyle w:val="ListParagraph"/>
              <w:spacing w:after="130"/>
              <w:ind w:left="0"/>
              <w:jc w:val="center"/>
              <w:cnfStyle w:val="100000000000" w:firstRow="1" w:lastRow="0" w:firstColumn="0" w:lastColumn="0" w:oddVBand="0" w:evenVBand="0" w:oddHBand="0" w:evenHBand="0" w:firstRowFirstColumn="0" w:firstRowLastColumn="0" w:lastRowFirstColumn="0" w:lastRowLastColumn="0"/>
              <w:rPr>
                <w:rFonts w:ascii="Times New Roman" w:eastAsia="Microsoft YaHei UI" w:hAnsi="Times New Roman" w:cs="Times New Roman"/>
                <w:lang w:eastAsia="zh-CN"/>
              </w:rPr>
            </w:pPr>
            <w:r w:rsidRPr="00A2596A">
              <w:rPr>
                <w:rFonts w:ascii="Times New Roman" w:eastAsia="Microsoft YaHei UI" w:hAnsi="Times New Roman" w:cs="Times New Roman"/>
                <w:lang w:eastAsia="zh-CN"/>
              </w:rPr>
              <w:t>Table: Client</w:t>
            </w:r>
          </w:p>
        </w:tc>
      </w:tr>
      <w:tr w:rsidR="003D0AB6" w:rsidRPr="00A2596A" w:rsidDel="00680B8D" w14:paraId="2744E016" w14:textId="4770A667" w:rsidTr="003D0AB6">
        <w:trPr>
          <w:del w:id="2630" w:author="Qingyi Sun" w:date="2022-02-24T17:07:00Z"/>
        </w:trPr>
        <w:tc>
          <w:tcPr>
            <w:cnfStyle w:val="001000000000" w:firstRow="0" w:lastRow="0" w:firstColumn="1" w:lastColumn="0" w:oddVBand="0" w:evenVBand="0" w:oddHBand="0" w:evenHBand="0" w:firstRowFirstColumn="0" w:firstRowLastColumn="0" w:lastRowFirstColumn="0" w:lastRowLastColumn="0"/>
            <w:tcW w:w="1233" w:type="dxa"/>
            <w:vMerge w:val="restart"/>
          </w:tcPr>
          <w:p w14:paraId="700BC076" w14:textId="21D3163F" w:rsidR="003D0AB6" w:rsidRPr="00A2596A" w:rsidDel="00680B8D" w:rsidRDefault="003D0AB6" w:rsidP="00BC428A">
            <w:pPr>
              <w:pStyle w:val="ListParagraph"/>
              <w:spacing w:after="130"/>
              <w:ind w:left="0"/>
              <w:jc w:val="center"/>
              <w:rPr>
                <w:del w:id="2631" w:author="Qingyi Sun" w:date="2022-02-24T17:07:00Z"/>
                <w:rFonts w:ascii="Times New Roman" w:eastAsia="Microsoft YaHei UI" w:hAnsi="Times New Roman" w:cs="Times New Roman"/>
                <w:b w:val="0"/>
                <w:bCs w:val="0"/>
                <w:u w:val="single"/>
                <w:lang w:eastAsia="zh-CN"/>
              </w:rPr>
            </w:pPr>
            <w:del w:id="2632" w:author="Qingyi Sun" w:date="2022-02-24T17:07:00Z">
              <w:r w:rsidRPr="00A2596A" w:rsidDel="00680B8D">
                <w:rPr>
                  <w:rFonts w:ascii="Times New Roman" w:eastAsia="Microsoft YaHei UI" w:hAnsi="Times New Roman" w:cs="Times New Roman"/>
                  <w:u w:val="single"/>
                  <w:lang w:eastAsia="zh-CN"/>
                </w:rPr>
                <w:delText>Client ID</w:delText>
              </w:r>
            </w:del>
          </w:p>
          <w:p w14:paraId="44F05CBB" w14:textId="0E43DB42" w:rsidR="003D0AB6" w:rsidRPr="00A2596A" w:rsidDel="00680B8D" w:rsidRDefault="003D0AB6" w:rsidP="00BC428A">
            <w:pPr>
              <w:pStyle w:val="ListParagraph"/>
              <w:spacing w:after="130"/>
              <w:ind w:left="0"/>
              <w:jc w:val="center"/>
              <w:rPr>
                <w:del w:id="2633" w:author="Qingyi Sun" w:date="2022-02-24T17:07:00Z"/>
                <w:rFonts w:ascii="Times New Roman" w:eastAsia="Microsoft YaHei UI" w:hAnsi="Times New Roman" w:cs="Times New Roman"/>
                <w:lang w:eastAsia="zh-CN"/>
              </w:rPr>
            </w:pPr>
            <w:del w:id="2634" w:author="Qingyi Sun" w:date="2022-02-24T17:07:00Z">
              <w:r w:rsidRPr="00A2596A" w:rsidDel="00680B8D">
                <w:rPr>
                  <w:rFonts w:ascii="Times New Roman" w:eastAsia="Microsoft YaHei UI" w:hAnsi="Times New Roman" w:cs="Times New Roman"/>
                  <w:lang w:eastAsia="zh-CN"/>
                </w:rPr>
                <w:delText>(PM Key)</w:delText>
              </w:r>
            </w:del>
          </w:p>
        </w:tc>
        <w:tc>
          <w:tcPr>
            <w:tcW w:w="1145" w:type="dxa"/>
            <w:vMerge w:val="restart"/>
          </w:tcPr>
          <w:p w14:paraId="6274A583" w14:textId="7F1491E7" w:rsidR="003D0AB6" w:rsidRPr="00A2596A" w:rsidDel="00680B8D" w:rsidRDefault="00303E7C"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35" w:author="Qingyi Sun" w:date="2022-02-24T17:07:00Z"/>
                <w:rFonts w:ascii="Times New Roman" w:eastAsia="Microsoft YaHei UI" w:hAnsi="Times New Roman" w:cs="Times New Roman"/>
                <w:lang w:eastAsia="zh-CN"/>
              </w:rPr>
            </w:pPr>
            <w:del w:id="2636" w:author="Qingyi Sun" w:date="2022-02-24T17:07:00Z">
              <w:r w:rsidRPr="00A2596A" w:rsidDel="00680B8D">
                <w:rPr>
                  <w:rFonts w:ascii="Times New Roman" w:eastAsia="Microsoft YaHei UI" w:hAnsi="Times New Roman" w:cs="Times New Roman"/>
                  <w:lang w:eastAsia="zh-CN"/>
                </w:rPr>
                <w:delText>Username</w:delText>
              </w:r>
            </w:del>
          </w:p>
        </w:tc>
        <w:tc>
          <w:tcPr>
            <w:tcW w:w="1266" w:type="dxa"/>
            <w:vMerge w:val="restart"/>
          </w:tcPr>
          <w:p w14:paraId="7D55DD8F" w14:textId="30BA24CF"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37" w:author="Qingyi Sun" w:date="2022-02-24T17:07:00Z"/>
                <w:rFonts w:ascii="Times New Roman" w:eastAsia="Microsoft YaHei UI" w:hAnsi="Times New Roman" w:cs="Times New Roman"/>
                <w:lang w:eastAsia="zh-CN"/>
              </w:rPr>
            </w:pPr>
            <w:del w:id="2638" w:author="Qingyi Sun" w:date="2022-02-24T17:07:00Z">
              <w:r w:rsidRPr="00A2596A" w:rsidDel="00680B8D">
                <w:rPr>
                  <w:rFonts w:ascii="Times New Roman" w:eastAsia="Microsoft YaHei UI" w:hAnsi="Times New Roman" w:cs="Times New Roman"/>
                  <w:lang w:eastAsia="zh-CN"/>
                </w:rPr>
                <w:delText>Password</w:delText>
              </w:r>
            </w:del>
          </w:p>
          <w:p w14:paraId="542254C3" w14:textId="0409E3E4"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39" w:author="Qingyi Sun" w:date="2022-02-24T17:07:00Z"/>
                <w:rFonts w:ascii="Times New Roman" w:eastAsia="Microsoft YaHei UI" w:hAnsi="Times New Roman" w:cs="Times New Roman"/>
                <w:lang w:eastAsia="zh-CN"/>
              </w:rPr>
            </w:pPr>
            <w:del w:id="2640" w:author="Qingyi Sun" w:date="2022-02-24T17:07:00Z">
              <w:r w:rsidRPr="00A2596A" w:rsidDel="00680B8D">
                <w:rPr>
                  <w:rFonts w:ascii="Times New Roman" w:eastAsia="Microsoft YaHei UI" w:hAnsi="Times New Roman" w:cs="Times New Roman"/>
                  <w:lang w:eastAsia="zh-CN"/>
                </w:rPr>
                <w:delText>(Optional)</w:delText>
              </w:r>
            </w:del>
          </w:p>
        </w:tc>
        <w:tc>
          <w:tcPr>
            <w:tcW w:w="4709" w:type="dxa"/>
            <w:gridSpan w:val="4"/>
          </w:tcPr>
          <w:p w14:paraId="23F5C9A1" w14:textId="46871655"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41" w:author="Qingyi Sun" w:date="2022-02-24T17:07:00Z"/>
                <w:rFonts w:ascii="Times New Roman" w:eastAsia="Microsoft YaHei UI" w:hAnsi="Times New Roman" w:cs="Times New Roman"/>
                <w:lang w:eastAsia="zh-CN"/>
              </w:rPr>
            </w:pPr>
            <w:del w:id="2642" w:author="Qingyi Sun" w:date="2022-02-24T17:07:00Z">
              <w:r w:rsidRPr="00A2596A" w:rsidDel="00680B8D">
                <w:rPr>
                  <w:rFonts w:ascii="Times New Roman" w:eastAsia="Microsoft YaHei UI" w:hAnsi="Times New Roman" w:cs="Times New Roman"/>
                  <w:lang w:eastAsia="zh-CN"/>
                </w:rPr>
                <w:delText>Client Position</w:delText>
              </w:r>
            </w:del>
          </w:p>
        </w:tc>
      </w:tr>
      <w:tr w:rsidR="003D0AB6" w:rsidRPr="00A2596A" w:rsidDel="00680B8D" w14:paraId="36DB5E5D" w14:textId="75958106" w:rsidTr="003D0AB6">
        <w:trPr>
          <w:del w:id="2643" w:author="Qingyi Sun" w:date="2022-02-24T17:07:00Z"/>
        </w:trPr>
        <w:tc>
          <w:tcPr>
            <w:cnfStyle w:val="001000000000" w:firstRow="0" w:lastRow="0" w:firstColumn="1" w:lastColumn="0" w:oddVBand="0" w:evenVBand="0" w:oddHBand="0" w:evenHBand="0" w:firstRowFirstColumn="0" w:firstRowLastColumn="0" w:lastRowFirstColumn="0" w:lastRowLastColumn="0"/>
            <w:tcW w:w="1233" w:type="dxa"/>
            <w:vMerge/>
          </w:tcPr>
          <w:p w14:paraId="1855611E" w14:textId="47AC89FF" w:rsidR="003D0AB6" w:rsidRPr="00A2596A" w:rsidDel="00680B8D" w:rsidRDefault="003D0AB6" w:rsidP="00BC428A">
            <w:pPr>
              <w:pStyle w:val="ListParagraph"/>
              <w:spacing w:after="130"/>
              <w:ind w:left="0"/>
              <w:jc w:val="center"/>
              <w:rPr>
                <w:del w:id="2644" w:author="Qingyi Sun" w:date="2022-02-24T17:07:00Z"/>
                <w:rFonts w:ascii="Times New Roman" w:eastAsia="Microsoft YaHei UI" w:hAnsi="Times New Roman" w:cs="Times New Roman"/>
                <w:lang w:eastAsia="zh-CN"/>
              </w:rPr>
            </w:pPr>
          </w:p>
        </w:tc>
        <w:tc>
          <w:tcPr>
            <w:tcW w:w="1145" w:type="dxa"/>
            <w:vMerge/>
          </w:tcPr>
          <w:p w14:paraId="298579A9" w14:textId="4136C78A"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45" w:author="Qingyi Sun" w:date="2022-02-24T17:07:00Z"/>
                <w:rFonts w:ascii="Times New Roman" w:eastAsia="Microsoft YaHei UI" w:hAnsi="Times New Roman" w:cs="Times New Roman"/>
                <w:lang w:eastAsia="zh-CN"/>
              </w:rPr>
            </w:pPr>
          </w:p>
        </w:tc>
        <w:tc>
          <w:tcPr>
            <w:tcW w:w="1266" w:type="dxa"/>
            <w:vMerge/>
          </w:tcPr>
          <w:p w14:paraId="1E7B8D6C" w14:textId="6D91D30B"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46" w:author="Qingyi Sun" w:date="2022-02-24T17:07:00Z"/>
                <w:rFonts w:ascii="Times New Roman" w:eastAsia="Microsoft YaHei UI" w:hAnsi="Times New Roman" w:cs="Times New Roman"/>
                <w:lang w:eastAsia="zh-CN"/>
              </w:rPr>
            </w:pPr>
          </w:p>
        </w:tc>
        <w:tc>
          <w:tcPr>
            <w:tcW w:w="1163" w:type="dxa"/>
          </w:tcPr>
          <w:p w14:paraId="04ED33B1" w14:textId="39227158"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47" w:author="Qingyi Sun" w:date="2022-02-24T17:07:00Z"/>
                <w:rFonts w:ascii="Times New Roman" w:eastAsia="Microsoft YaHei UI" w:hAnsi="Times New Roman" w:cs="Times New Roman"/>
                <w:lang w:eastAsia="zh-CN"/>
              </w:rPr>
            </w:pPr>
            <w:del w:id="2648" w:author="Qingyi Sun" w:date="2022-02-24T17:07:00Z">
              <w:r w:rsidRPr="00A2596A" w:rsidDel="00680B8D">
                <w:rPr>
                  <w:rFonts w:ascii="Times New Roman" w:eastAsia="Microsoft YaHei UI" w:hAnsi="Times New Roman" w:cs="Times New Roman"/>
                  <w:lang w:eastAsia="zh-CN"/>
                </w:rPr>
                <w:delText>x</w:delText>
              </w:r>
            </w:del>
          </w:p>
        </w:tc>
        <w:tc>
          <w:tcPr>
            <w:tcW w:w="1164" w:type="dxa"/>
          </w:tcPr>
          <w:p w14:paraId="1AE4BD68" w14:textId="68CAFC3E"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49" w:author="Qingyi Sun" w:date="2022-02-24T17:07:00Z"/>
                <w:rFonts w:ascii="Times New Roman" w:eastAsia="Microsoft YaHei UI" w:hAnsi="Times New Roman" w:cs="Times New Roman"/>
                <w:lang w:eastAsia="zh-CN"/>
              </w:rPr>
            </w:pPr>
            <w:del w:id="2650" w:author="Qingyi Sun" w:date="2022-02-24T17:07:00Z">
              <w:r w:rsidRPr="00A2596A" w:rsidDel="00680B8D">
                <w:rPr>
                  <w:rFonts w:ascii="Times New Roman" w:eastAsia="Microsoft YaHei UI" w:hAnsi="Times New Roman" w:cs="Times New Roman"/>
                  <w:lang w:eastAsia="zh-CN"/>
                </w:rPr>
                <w:delText>y</w:delText>
              </w:r>
            </w:del>
          </w:p>
        </w:tc>
        <w:tc>
          <w:tcPr>
            <w:tcW w:w="1163" w:type="dxa"/>
          </w:tcPr>
          <w:p w14:paraId="544309C9" w14:textId="639069F4"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51" w:author="Qingyi Sun" w:date="2022-02-24T17:07:00Z"/>
                <w:rFonts w:ascii="Times New Roman" w:eastAsia="Microsoft YaHei UI" w:hAnsi="Times New Roman" w:cs="Times New Roman"/>
                <w:lang w:eastAsia="zh-CN"/>
              </w:rPr>
            </w:pPr>
            <w:del w:id="2652" w:author="Qingyi Sun" w:date="2022-02-24T17:07:00Z">
              <w:r w:rsidRPr="00A2596A" w:rsidDel="00680B8D">
                <w:rPr>
                  <w:rFonts w:ascii="Times New Roman" w:eastAsia="Microsoft YaHei UI" w:hAnsi="Times New Roman" w:cs="Times New Roman"/>
                  <w:lang w:eastAsia="zh-CN"/>
                </w:rPr>
                <w:delText>z</w:delText>
              </w:r>
            </w:del>
          </w:p>
        </w:tc>
        <w:tc>
          <w:tcPr>
            <w:tcW w:w="1219" w:type="dxa"/>
          </w:tcPr>
          <w:p w14:paraId="2ADB370B" w14:textId="7711812D" w:rsidR="003D0AB6" w:rsidRPr="00A2596A" w:rsidDel="00680B8D" w:rsidRDefault="003D0AB6" w:rsidP="00BC428A">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53" w:author="Qingyi Sun" w:date="2022-02-24T17:07:00Z"/>
                <w:rFonts w:ascii="Times New Roman" w:eastAsia="Microsoft YaHei UI" w:hAnsi="Times New Roman" w:cs="Times New Roman"/>
                <w:lang w:eastAsia="zh-CN"/>
              </w:rPr>
            </w:pPr>
            <w:del w:id="2654" w:author="Qingyi Sun" w:date="2022-02-24T17:07:00Z">
              <w:r w:rsidRPr="00A2596A" w:rsidDel="00680B8D">
                <w:rPr>
                  <w:rFonts w:ascii="Times New Roman" w:eastAsia="Microsoft YaHei UI" w:hAnsi="Times New Roman" w:cs="Times New Roman"/>
                  <w:lang w:eastAsia="zh-CN"/>
                </w:rPr>
                <w:delText>orientation</w:delText>
              </w:r>
            </w:del>
          </w:p>
        </w:tc>
      </w:tr>
    </w:tbl>
    <w:p w14:paraId="5436FCF8" w14:textId="6DFA3A3B" w:rsidR="00B87A79" w:rsidRPr="00A2596A" w:rsidDel="00680B8D" w:rsidRDefault="009D12AE" w:rsidP="008A5C56">
      <w:pPr>
        <w:pStyle w:val="ListParagraph"/>
        <w:spacing w:after="130"/>
        <w:ind w:left="360"/>
        <w:rPr>
          <w:del w:id="2655" w:author="Qingyi Sun" w:date="2022-02-24T17:07:00Z"/>
          <w:rFonts w:ascii="Times New Roman" w:eastAsia="Microsoft YaHei UI" w:hAnsi="Times New Roman" w:cs="Times New Roman"/>
          <w:lang w:eastAsia="zh-CN"/>
        </w:rPr>
      </w:pPr>
      <w:del w:id="2656" w:author="Qingyi Sun" w:date="2022-02-24T17:07:00Z">
        <w:r w:rsidRPr="00A2596A" w:rsidDel="00680B8D">
          <w:rPr>
            <w:rFonts w:ascii="Times New Roman" w:eastAsia="Microsoft YaHei UI" w:hAnsi="Times New Roman" w:cs="Times New Roman"/>
            <w:lang w:eastAsia="zh-CN"/>
          </w:rPr>
          <w:delText xml:space="preserve"> </w:delText>
        </w:r>
      </w:del>
    </w:p>
    <w:p w14:paraId="63606AE1" w14:textId="3398CF56" w:rsidR="00602AE8" w:rsidRPr="00A2596A" w:rsidDel="00680B8D" w:rsidRDefault="00602AE8" w:rsidP="008A5C56">
      <w:pPr>
        <w:pStyle w:val="ListParagraph"/>
        <w:spacing w:after="130"/>
        <w:ind w:left="360"/>
        <w:rPr>
          <w:del w:id="2657" w:author="Qingyi Sun" w:date="2022-02-24T17:07:00Z"/>
          <w:rFonts w:ascii="Times New Roman" w:eastAsia="Microsoft YaHei UI" w:hAnsi="Times New Roman" w:cs="Times New Roman"/>
          <w:lang w:eastAsia="zh-CN"/>
        </w:rPr>
      </w:pPr>
    </w:p>
    <w:tbl>
      <w:tblPr>
        <w:tblStyle w:val="GridTable1Light"/>
        <w:tblW w:w="0" w:type="auto"/>
        <w:tblLook w:val="04A0" w:firstRow="1" w:lastRow="0" w:firstColumn="1" w:lastColumn="0" w:noHBand="0" w:noVBand="1"/>
      </w:tblPr>
      <w:tblGrid>
        <w:gridCol w:w="2783"/>
        <w:gridCol w:w="2785"/>
        <w:gridCol w:w="2785"/>
      </w:tblGrid>
      <w:tr w:rsidR="009D27B7" w:rsidRPr="00A2596A" w:rsidDel="00680B8D" w14:paraId="4EF54D7A" w14:textId="7E682C9C" w:rsidTr="00BC70F3">
        <w:trPr>
          <w:cnfStyle w:val="100000000000" w:firstRow="1" w:lastRow="0" w:firstColumn="0" w:lastColumn="0" w:oddVBand="0" w:evenVBand="0" w:oddHBand="0" w:evenHBand="0" w:firstRowFirstColumn="0" w:firstRowLastColumn="0" w:lastRowFirstColumn="0" w:lastRowLastColumn="0"/>
          <w:del w:id="2658" w:author="Qingyi Sun" w:date="2022-02-24T17:07:00Z"/>
        </w:trPr>
        <w:tc>
          <w:tcPr>
            <w:cnfStyle w:val="001000000000" w:firstRow="0" w:lastRow="0" w:firstColumn="1" w:lastColumn="0" w:oddVBand="0" w:evenVBand="0" w:oddHBand="0" w:evenHBand="0" w:firstRowFirstColumn="0" w:firstRowLastColumn="0" w:lastRowFirstColumn="0" w:lastRowLastColumn="0"/>
            <w:tcW w:w="8353" w:type="dxa"/>
            <w:gridSpan w:val="3"/>
          </w:tcPr>
          <w:p w14:paraId="0E0ACA08" w14:textId="0A73253C" w:rsidR="009D27B7" w:rsidRPr="00A2596A" w:rsidDel="00680B8D" w:rsidRDefault="009D27B7" w:rsidP="006D6761">
            <w:pPr>
              <w:pStyle w:val="ListParagraph"/>
              <w:spacing w:after="130"/>
              <w:ind w:left="0"/>
              <w:jc w:val="center"/>
              <w:rPr>
                <w:del w:id="2659" w:author="Qingyi Sun" w:date="2022-02-24T17:07:00Z"/>
                <w:rFonts w:ascii="Times New Roman" w:eastAsia="Microsoft YaHei UI" w:hAnsi="Times New Roman" w:cs="Times New Roman"/>
                <w:lang w:eastAsia="zh-CN"/>
              </w:rPr>
            </w:pPr>
            <w:del w:id="2660" w:author="Qingyi Sun" w:date="2022-02-24T17:07:00Z">
              <w:r w:rsidRPr="00A2596A" w:rsidDel="00680B8D">
                <w:rPr>
                  <w:rFonts w:ascii="Times New Roman" w:eastAsia="Microsoft YaHei UI" w:hAnsi="Times New Roman" w:cs="Times New Roman"/>
                  <w:lang w:eastAsia="zh-CN"/>
                </w:rPr>
                <w:delText>Table: Drink</w:delText>
              </w:r>
            </w:del>
          </w:p>
        </w:tc>
      </w:tr>
      <w:tr w:rsidR="009D27B7" w:rsidRPr="00A2596A" w:rsidDel="00680B8D" w14:paraId="76AD09CB" w14:textId="5BA5495A" w:rsidTr="009D27B7">
        <w:trPr>
          <w:del w:id="2661" w:author="Qingyi Sun" w:date="2022-02-24T17:07:00Z"/>
        </w:trPr>
        <w:tc>
          <w:tcPr>
            <w:cnfStyle w:val="001000000000" w:firstRow="0" w:lastRow="0" w:firstColumn="1" w:lastColumn="0" w:oddVBand="0" w:evenVBand="0" w:oddHBand="0" w:evenHBand="0" w:firstRowFirstColumn="0" w:firstRowLastColumn="0" w:lastRowFirstColumn="0" w:lastRowLastColumn="0"/>
            <w:tcW w:w="2783" w:type="dxa"/>
          </w:tcPr>
          <w:p w14:paraId="5B823E74" w14:textId="591438BF" w:rsidR="009D27B7" w:rsidRPr="00A2596A" w:rsidDel="00680B8D" w:rsidRDefault="009D27B7" w:rsidP="006D6761">
            <w:pPr>
              <w:pStyle w:val="ListParagraph"/>
              <w:spacing w:after="130"/>
              <w:ind w:left="0"/>
              <w:jc w:val="center"/>
              <w:rPr>
                <w:del w:id="2662" w:author="Qingyi Sun" w:date="2022-02-24T17:07:00Z"/>
                <w:rFonts w:ascii="Times New Roman" w:eastAsia="Microsoft YaHei UI" w:hAnsi="Times New Roman" w:cs="Times New Roman"/>
                <w:b w:val="0"/>
                <w:bCs w:val="0"/>
                <w:lang w:eastAsia="zh-CN"/>
              </w:rPr>
            </w:pPr>
            <w:del w:id="2663" w:author="Qingyi Sun" w:date="2022-02-24T17:07:00Z">
              <w:r w:rsidRPr="00A2596A" w:rsidDel="00680B8D">
                <w:rPr>
                  <w:rFonts w:ascii="Times New Roman" w:eastAsia="Microsoft YaHei UI" w:hAnsi="Times New Roman" w:cs="Times New Roman"/>
                  <w:lang w:eastAsia="zh-CN"/>
                </w:rPr>
                <w:delText>Drink ID</w:delText>
              </w:r>
            </w:del>
          </w:p>
          <w:p w14:paraId="33AA207B" w14:textId="47996CA3" w:rsidR="00306828" w:rsidRPr="00A2596A" w:rsidDel="00680B8D" w:rsidRDefault="00306828" w:rsidP="006D6761">
            <w:pPr>
              <w:pStyle w:val="ListParagraph"/>
              <w:spacing w:after="130"/>
              <w:ind w:left="0"/>
              <w:jc w:val="center"/>
              <w:rPr>
                <w:del w:id="2664" w:author="Qingyi Sun" w:date="2022-02-24T17:07:00Z"/>
                <w:rFonts w:ascii="Times New Roman" w:eastAsia="Microsoft YaHei UI" w:hAnsi="Times New Roman" w:cs="Times New Roman"/>
                <w:lang w:eastAsia="zh-CN"/>
              </w:rPr>
            </w:pPr>
            <w:del w:id="2665" w:author="Qingyi Sun" w:date="2022-02-24T17:07:00Z">
              <w:r w:rsidRPr="00A2596A" w:rsidDel="00680B8D">
                <w:rPr>
                  <w:rFonts w:ascii="Times New Roman" w:eastAsia="Microsoft YaHei UI" w:hAnsi="Times New Roman" w:cs="Times New Roman"/>
                  <w:lang w:eastAsia="zh-CN"/>
                </w:rPr>
                <w:delText>(PM Key)</w:delText>
              </w:r>
            </w:del>
          </w:p>
        </w:tc>
        <w:tc>
          <w:tcPr>
            <w:tcW w:w="2785" w:type="dxa"/>
          </w:tcPr>
          <w:p w14:paraId="20ACDC63" w14:textId="12B6E658" w:rsidR="009D27B7" w:rsidRPr="00A2596A" w:rsidDel="00680B8D" w:rsidRDefault="00306828" w:rsidP="006D6761">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66" w:author="Qingyi Sun" w:date="2022-02-24T17:07:00Z"/>
                <w:rFonts w:ascii="Times New Roman" w:eastAsia="Microsoft YaHei UI" w:hAnsi="Times New Roman" w:cs="Times New Roman"/>
                <w:lang w:eastAsia="zh-CN"/>
              </w:rPr>
            </w:pPr>
            <w:del w:id="2667" w:author="Qingyi Sun" w:date="2022-02-24T17:07:00Z">
              <w:r w:rsidRPr="00A2596A" w:rsidDel="00680B8D">
                <w:rPr>
                  <w:rFonts w:ascii="Times New Roman" w:eastAsia="Microsoft YaHei UI" w:hAnsi="Times New Roman" w:cs="Times New Roman"/>
                  <w:lang w:eastAsia="zh-CN"/>
                </w:rPr>
                <w:delText>Drink Name</w:delText>
              </w:r>
            </w:del>
          </w:p>
        </w:tc>
        <w:tc>
          <w:tcPr>
            <w:tcW w:w="2785" w:type="dxa"/>
          </w:tcPr>
          <w:p w14:paraId="228F834E" w14:textId="1FDC25DD" w:rsidR="009D27B7" w:rsidRPr="00A2596A" w:rsidDel="00680B8D" w:rsidRDefault="006D6761" w:rsidP="006D6761">
            <w:pPr>
              <w:pStyle w:val="ListParagraph"/>
              <w:spacing w:after="130"/>
              <w:ind w:left="0"/>
              <w:jc w:val="center"/>
              <w:cnfStyle w:val="000000000000" w:firstRow="0" w:lastRow="0" w:firstColumn="0" w:lastColumn="0" w:oddVBand="0" w:evenVBand="0" w:oddHBand="0" w:evenHBand="0" w:firstRowFirstColumn="0" w:firstRowLastColumn="0" w:lastRowFirstColumn="0" w:lastRowLastColumn="0"/>
              <w:rPr>
                <w:del w:id="2668" w:author="Qingyi Sun" w:date="2022-02-24T17:07:00Z"/>
                <w:rFonts w:ascii="Times New Roman" w:eastAsia="Microsoft YaHei UI" w:hAnsi="Times New Roman" w:cs="Times New Roman"/>
                <w:lang w:eastAsia="zh-CN"/>
              </w:rPr>
            </w:pPr>
            <w:del w:id="2669" w:author="Qingyi Sun" w:date="2022-02-24T17:07:00Z">
              <w:r w:rsidRPr="00A2596A" w:rsidDel="00680B8D">
                <w:rPr>
                  <w:rFonts w:ascii="Times New Roman" w:eastAsia="Microsoft YaHei UI" w:hAnsi="Times New Roman" w:cs="Times New Roman"/>
                  <w:lang w:eastAsia="zh-CN"/>
                </w:rPr>
                <w:delText>Stock</w:delText>
              </w:r>
            </w:del>
          </w:p>
        </w:tc>
      </w:tr>
    </w:tbl>
    <w:p w14:paraId="06F8C453" w14:textId="6C760C9A" w:rsidR="00602AE8" w:rsidRDefault="00602AE8" w:rsidP="00680B8D">
      <w:pPr>
        <w:spacing w:after="130"/>
        <w:rPr>
          <w:ins w:id="2670" w:author="Qingyi Sun" w:date="2022-02-24T17:07:00Z"/>
          <w:rFonts w:ascii="Times New Roman" w:eastAsia="Microsoft YaHei UI" w:hAnsi="Times New Roman" w:cs="Times New Roman"/>
          <w:lang w:eastAsia="zh-CN"/>
        </w:rPr>
      </w:pPr>
    </w:p>
    <w:p w14:paraId="63A8E8DC" w14:textId="7C62EB72" w:rsidR="00680B8D" w:rsidRPr="004F57AD" w:rsidRDefault="00680B8D" w:rsidP="004F57AD">
      <w:pPr>
        <w:spacing w:after="130"/>
        <w:rPr>
          <w:rFonts w:ascii="Times New Roman" w:eastAsia="Microsoft YaHei UI" w:hAnsi="Times New Roman" w:cs="Times New Roman"/>
          <w:lang w:eastAsia="zh-CN"/>
        </w:rPr>
      </w:pPr>
      <w:ins w:id="2671" w:author="Qingyi Sun" w:date="2022-02-24T17:07:00Z">
        <w:r>
          <w:rPr>
            <w:noProof/>
          </w:rPr>
          <w:drawing>
            <wp:inline distT="0" distB="0" distL="0" distR="0" wp14:anchorId="2E8BB361" wp14:editId="79EF8206">
              <wp:extent cx="5310505" cy="3084195"/>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0505" cy="3084195"/>
                      </a:xfrm>
                      <a:prstGeom prst="rect">
                        <a:avLst/>
                      </a:prstGeom>
                    </pic:spPr>
                  </pic:pic>
                </a:graphicData>
              </a:graphic>
            </wp:inline>
          </w:drawing>
        </w:r>
      </w:ins>
    </w:p>
    <w:sectPr w:rsidR="00680B8D" w:rsidRPr="004F57AD" w:rsidSect="00957E74">
      <w:headerReference w:type="even" r:id="rId38"/>
      <w:headerReference w:type="default" r:id="rId39"/>
      <w:footerReference w:type="even" r:id="rId40"/>
      <w:footerReference w:type="default" r:id="rId41"/>
      <w:headerReference w:type="first" r:id="rId42"/>
      <w:footerReference w:type="first" r:id="rId43"/>
      <w:endnotePr>
        <w:numFmt w:val="decimal"/>
      </w:endnotePr>
      <w:type w:val="continuous"/>
      <w:pgSz w:w="11907" w:h="16840" w:code="9"/>
      <w:pgMar w:top="1276" w:right="1276" w:bottom="1389" w:left="2268" w:header="533" w:footer="36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AAED4" w14:textId="77777777" w:rsidR="00CC0227" w:rsidRDefault="00CC0227" w:rsidP="00C60D54">
      <w:pPr>
        <w:pStyle w:val="EndnoteSeparator"/>
        <w:rPr>
          <w:rFonts w:hint="eastAsia"/>
        </w:rPr>
      </w:pPr>
    </w:p>
  </w:endnote>
  <w:endnote w:type="continuationSeparator" w:id="0">
    <w:p w14:paraId="0EBA0CDA" w14:textId="77777777" w:rsidR="00CC0227" w:rsidRDefault="00CC0227" w:rsidP="00C60D54">
      <w:pPr>
        <w:pStyle w:val="EndnoteSeparatorcont"/>
        <w:rPr>
          <w:rFonts w:hint="eastAsia"/>
        </w:rPr>
      </w:pPr>
    </w:p>
  </w:endnote>
  <w:endnote w:type="continuationNotice" w:id="1">
    <w:p w14:paraId="15F2653F" w14:textId="77777777" w:rsidR="00CC0227" w:rsidRDefault="00CC0227" w:rsidP="00C60D54">
      <w:pPr>
        <w:pStyle w:val="EndnoteContinuation"/>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Bvoice">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BBvoice Light">
    <w:altName w:val="Sylfaen"/>
    <w:charset w:val="00"/>
    <w:family w:val="swiss"/>
    <w:pitch w:val="variable"/>
    <w:sig w:usb0="A10006FF" w:usb1="100060FB" w:usb2="00000028"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BBvoice CNSG">
    <w:altName w:val="微软雅黑"/>
    <w:charset w:val="86"/>
    <w:family w:val="swiss"/>
    <w:pitch w:val="variable"/>
    <w:sig w:usb0="A00002BF" w:usb1="38CF7CFA" w:usb2="00000016" w:usb3="00000000" w:csb0="0004001F" w:csb1="00000000"/>
  </w:font>
  <w:font w:name="Siemens Sans Black">
    <w:panose1 w:val="00000000000000000000"/>
    <w:charset w:val="00"/>
    <w:family w:val="auto"/>
    <w:pitch w:val="variable"/>
    <w:sig w:usb0="A00002FF" w:usb1="0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B18C3" w14:textId="77777777" w:rsidR="00860906" w:rsidRDefault="00860906" w:rsidP="003B53B2">
    <w:pPr>
      <w:pStyle w:val="Footer"/>
      <w:rPr>
        <w:rFonts w:hint="eastAsia"/>
      </w:rPr>
    </w:pPr>
  </w:p>
  <w:p w14:paraId="4B11B853" w14:textId="77777777" w:rsidR="00860906" w:rsidRDefault="00860906" w:rsidP="003B53B2">
    <w:pPr>
      <w:pStyle w:val="Footer"/>
      <w:rPr>
        <w:rFonts w:hint="eastAsia"/>
      </w:rPr>
    </w:pPr>
  </w:p>
  <w:tbl>
    <w:tblPr>
      <w:tblStyle w:val="ABBFooterTable"/>
      <w:tblW w:w="9362" w:type="dxa"/>
      <w:tblInd w:w="-992" w:type="dxa"/>
      <w:tblLayout w:type="fixed"/>
      <w:tblLook w:val="0000" w:firstRow="0" w:lastRow="0" w:firstColumn="0" w:lastColumn="0" w:noHBand="0" w:noVBand="0"/>
    </w:tblPr>
    <w:tblGrid>
      <w:gridCol w:w="2322"/>
      <w:gridCol w:w="2323"/>
      <w:gridCol w:w="2296"/>
      <w:gridCol w:w="709"/>
      <w:gridCol w:w="722"/>
      <w:gridCol w:w="979"/>
      <w:gridCol w:w="11"/>
    </w:tblGrid>
    <w:tr w:rsidR="00860906" w:rsidRPr="009912B5" w14:paraId="33A7510C" w14:textId="77777777" w:rsidTr="00860906">
      <w:tc>
        <w:tcPr>
          <w:tcW w:w="2322" w:type="dxa"/>
        </w:tcPr>
        <w:p w14:paraId="01D91D93" w14:textId="77777777" w:rsidR="00860906" w:rsidRPr="009912B5" w:rsidRDefault="00860906" w:rsidP="003B53B2">
          <w:pPr>
            <w:pStyle w:val="FooterTableCaption"/>
            <w:rPr>
              <w:rFonts w:hint="eastAsia"/>
            </w:rPr>
          </w:pPr>
          <w:r w:rsidRPr="009912B5">
            <w:t>STATUS</w:t>
          </w:r>
        </w:p>
        <w:sdt>
          <w:sdtPr>
            <w:rPr>
              <w:szCs w:val="20"/>
            </w:rPr>
            <w:alias w:val="Lifecycle Status"/>
            <w:tag w:val="LifecycleStatus2"/>
            <w:id w:val="-1032416434"/>
            <w:dataBinding w:prefixMappings="xmlns:ns0='http://schemas.abb.com/Office/ABBTempCustomXMLPart' " w:xpath="/ns0:ABBTempCustomXMLPart[1]/ns0:LifecycleStatus[1]" w:storeItemID="{5F264419-1DEA-4EBF-B2D3-E16ACAA9AC93}"/>
            <w:dropDownList w:lastValue="Draft">
              <w:listItem w:displayText="Draft" w:value="Draft"/>
              <w:listItem w:displayText="In Review" w:value="In Review"/>
              <w:listItem w:displayText="Approved" w:value="Approved"/>
              <w:listItem w:displayText="Withdrawn" w:value="Withdrawn"/>
            </w:dropDownList>
          </w:sdtPr>
          <w:sdtContent>
            <w:p w14:paraId="01504694" w14:textId="77777777" w:rsidR="00860906" w:rsidRPr="009912B5" w:rsidRDefault="00860906" w:rsidP="003B53B2">
              <w:pPr>
                <w:pStyle w:val="FooterTableFieldText"/>
                <w:rPr>
                  <w:rFonts w:hint="eastAsia"/>
                </w:rPr>
              </w:pPr>
              <w:r>
                <w:rPr>
                  <w:szCs w:val="20"/>
                </w:rPr>
                <w:t>Draft</w:t>
              </w:r>
            </w:p>
          </w:sdtContent>
        </w:sdt>
      </w:tc>
      <w:tc>
        <w:tcPr>
          <w:tcW w:w="2323" w:type="dxa"/>
        </w:tcPr>
        <w:p w14:paraId="7FB05BC1" w14:textId="77777777" w:rsidR="00860906" w:rsidRPr="009912B5" w:rsidRDefault="00860906" w:rsidP="003B53B2">
          <w:pPr>
            <w:pStyle w:val="FooterTableCaption"/>
            <w:rPr>
              <w:rFonts w:hint="eastAsia"/>
            </w:rPr>
          </w:pPr>
          <w:r w:rsidRPr="009912B5">
            <w:t>SECURITY LEVEL</w:t>
          </w:r>
        </w:p>
        <w:sdt>
          <w:sdtPr>
            <w:rPr>
              <w:szCs w:val="20"/>
            </w:rPr>
            <w:alias w:val="Security Level"/>
            <w:tag w:val="SecurityLevel2"/>
            <w:id w:val="1825085447"/>
            <w:dataBinding w:prefixMappings="xmlns:ns0='http://schemas.abb.com/Office/ABBTempCustomXMLPart' " w:xpath="/ns0:ABBTempCustomXMLPart[1]/ns0:SecurityLevel[1]" w:storeItemID="{5F264419-1DEA-4EBF-B2D3-E16ACAA9AC93}"/>
            <w:dropDownList w:lastValue="Internal">
              <w:listItem w:displayText="Internal" w:value="Internal"/>
              <w:listItem w:displayText="Public" w:value="Public"/>
              <w:listItem w:displayText="Confidential" w:value="Confidential"/>
              <w:listItem w:displayText="Strictly Confidential" w:value="Strictly Confidential"/>
            </w:dropDownList>
          </w:sdtPr>
          <w:sdtContent>
            <w:p w14:paraId="2BBCF099" w14:textId="77777777" w:rsidR="00860906" w:rsidRPr="009912B5" w:rsidRDefault="00860906" w:rsidP="003B53B2">
              <w:pPr>
                <w:pStyle w:val="FooterTableFieldText"/>
                <w:rPr>
                  <w:rFonts w:hint="eastAsia"/>
                </w:rPr>
              </w:pPr>
              <w:r>
                <w:rPr>
                  <w:szCs w:val="20"/>
                </w:rPr>
                <w:t>Internal</w:t>
              </w:r>
            </w:p>
          </w:sdtContent>
        </w:sdt>
      </w:tc>
      <w:tc>
        <w:tcPr>
          <w:tcW w:w="2296" w:type="dxa"/>
        </w:tcPr>
        <w:p w14:paraId="0A66DD33" w14:textId="77777777" w:rsidR="00860906" w:rsidRPr="009912B5" w:rsidRDefault="00860906" w:rsidP="003B53B2">
          <w:pPr>
            <w:pStyle w:val="FooterTableCaption"/>
            <w:rPr>
              <w:rFonts w:hint="eastAsia"/>
            </w:rPr>
          </w:pPr>
          <w:r w:rsidRPr="009912B5">
            <w:t>DOCUMENT ID.</w:t>
          </w:r>
        </w:p>
        <w:sdt>
          <w:sdtPr>
            <w:alias w:val="Document Id"/>
            <w:tag w:val="DocumentId2"/>
            <w:id w:val="-1399121608"/>
            <w:showingPlcHdr/>
            <w:dataBinding w:prefixMappings="xmlns:ns0='http://schemas.abb.com/Office/ABBTempCustomXMLPart' " w:xpath="/ns0:ABBTempCustomXMLPart[1]/ns0:DocumentId[1]" w:storeItemID="{5F264419-1DEA-4EBF-B2D3-E16ACAA9AC93}"/>
            <w:text/>
          </w:sdtPr>
          <w:sdtContent>
            <w:p w14:paraId="2740A92C" w14:textId="77777777" w:rsidR="00860906" w:rsidRPr="009912B5" w:rsidRDefault="00860906" w:rsidP="003B53B2">
              <w:pPr>
                <w:pStyle w:val="FooterTableDocumentID"/>
                <w:rPr>
                  <w:rFonts w:hint="eastAsia"/>
                </w:rPr>
              </w:pPr>
              <w:r w:rsidRPr="005C55BD">
                <w:rPr>
                  <w:rStyle w:val="PlaceholderText"/>
                </w:rPr>
                <w:t>[1ABC123456]</w:t>
              </w:r>
            </w:p>
          </w:sdtContent>
        </w:sdt>
      </w:tc>
      <w:tc>
        <w:tcPr>
          <w:tcW w:w="709" w:type="dxa"/>
        </w:tcPr>
        <w:p w14:paraId="76A6C6F0" w14:textId="77777777" w:rsidR="00860906" w:rsidRPr="009912B5" w:rsidRDefault="00860906" w:rsidP="003B53B2">
          <w:pPr>
            <w:pStyle w:val="FooterTableCaption"/>
            <w:rPr>
              <w:rFonts w:hint="eastAsia"/>
            </w:rPr>
          </w:pPr>
          <w:r w:rsidRPr="009912B5">
            <w:t>REV.</w:t>
          </w:r>
        </w:p>
        <w:sdt>
          <w:sdtPr>
            <w:alias w:val="Document Revision Id"/>
            <w:tag w:val="DocumentRevisionId2"/>
            <w:id w:val="-881941540"/>
            <w:dataBinding w:prefixMappings="xmlns:ns0='http://schemas.abb.com/Office/ABBTempCustomXMLPart' " w:xpath="/ns0:ABBTempCustomXMLPart[1]/ns0:DocumentRevisionId[1]" w:storeItemID="{5F264419-1DEA-4EBF-B2D3-E16ACAA9AC93}"/>
            <w:text/>
          </w:sdtPr>
          <w:sdtContent>
            <w:p w14:paraId="772AC9BD" w14:textId="77777777" w:rsidR="00860906" w:rsidRPr="009912B5" w:rsidRDefault="00860906" w:rsidP="003B53B2">
              <w:pPr>
                <w:pStyle w:val="FooterTableFieldText"/>
                <w:rPr>
                  <w:rFonts w:hint="eastAsia"/>
                </w:rPr>
              </w:pPr>
              <w:r>
                <w:t>A</w:t>
              </w:r>
            </w:p>
          </w:sdtContent>
        </w:sdt>
      </w:tc>
      <w:tc>
        <w:tcPr>
          <w:tcW w:w="722" w:type="dxa"/>
        </w:tcPr>
        <w:p w14:paraId="3F8A4EDF" w14:textId="77777777" w:rsidR="00860906" w:rsidRPr="009912B5" w:rsidRDefault="00860906" w:rsidP="003B53B2">
          <w:pPr>
            <w:pStyle w:val="FooterTableCaption"/>
            <w:rPr>
              <w:rFonts w:hint="eastAsia"/>
            </w:rPr>
          </w:pPr>
          <w:r w:rsidRPr="009912B5">
            <w:t>LANG.</w:t>
          </w:r>
        </w:p>
        <w:sdt>
          <w:sdtPr>
            <w:rPr>
              <w:noProof/>
            </w:rPr>
            <w:alias w:val="Language Code"/>
            <w:tag w:val="LanguageCode2"/>
            <w:id w:val="-1692760735"/>
            <w:dataBinding w:prefixMappings="xmlns:ns0='http://schemas.abb.com/Office/ABBTempCustomXMLPart' " w:xpath="/ns0:ABBTempCustomXMLPart[1]/ns0:LanguageCode[1]" w:storeItemID="{5F264419-1DEA-4EBF-B2D3-E16ACAA9AC93}"/>
            <w:text/>
          </w:sdtPr>
          <w:sdtContent>
            <w:p w14:paraId="38009A8D" w14:textId="77777777" w:rsidR="00860906" w:rsidRPr="009912B5" w:rsidRDefault="00860906" w:rsidP="003B53B2">
              <w:pPr>
                <w:pStyle w:val="FooterTableFieldText"/>
                <w:rPr>
                  <w:rFonts w:hint="eastAsia"/>
                </w:rPr>
              </w:pPr>
              <w:r>
                <w:rPr>
                  <w:noProof/>
                </w:rPr>
                <w:t>en</w:t>
              </w:r>
            </w:p>
          </w:sdtContent>
        </w:sdt>
      </w:tc>
      <w:tc>
        <w:tcPr>
          <w:tcW w:w="990" w:type="dxa"/>
          <w:gridSpan w:val="2"/>
        </w:tcPr>
        <w:p w14:paraId="0A35EF63" w14:textId="77777777" w:rsidR="00860906" w:rsidRPr="009912B5" w:rsidRDefault="00860906" w:rsidP="003B53B2">
          <w:pPr>
            <w:pStyle w:val="FooterTableCaption"/>
            <w:rPr>
              <w:rFonts w:hint="eastAsia"/>
            </w:rPr>
          </w:pPr>
          <w:r w:rsidRPr="009912B5">
            <w:t>PAGE</w:t>
          </w:r>
        </w:p>
        <w:p w14:paraId="522D6C79" w14:textId="77777777" w:rsidR="00860906" w:rsidRPr="009912B5" w:rsidRDefault="00860906" w:rsidP="003B53B2">
          <w:pPr>
            <w:pStyle w:val="FooterTableFieldText"/>
            <w:rPr>
              <w:rFonts w:hint="eastAsia"/>
            </w:rPr>
          </w:pPr>
          <w:r w:rsidRPr="009912B5">
            <w:fldChar w:fldCharType="begin"/>
          </w:r>
          <w:r w:rsidRPr="009912B5">
            <w:instrText xml:space="preserve"> PAGE   \* MERGEFORMAT </w:instrText>
          </w:r>
          <w:r w:rsidRPr="009912B5">
            <w:fldChar w:fldCharType="separate"/>
          </w:r>
          <w:r>
            <w:t>3</w:t>
          </w:r>
          <w:r w:rsidRPr="009912B5">
            <w:fldChar w:fldCharType="end"/>
          </w:r>
          <w:r w:rsidRPr="009912B5">
            <w:t>/</w:t>
          </w:r>
          <w:fldSimple w:instr="NUMPAGES   \* MERGEFORMAT">
            <w:r>
              <w:t>10</w:t>
            </w:r>
          </w:fldSimple>
        </w:p>
      </w:tc>
    </w:tr>
    <w:tr w:rsidR="00860906" w:rsidRPr="009912B5" w14:paraId="20365D34" w14:textId="77777777" w:rsidTr="00860906">
      <w:trPr>
        <w:gridAfter w:val="1"/>
        <w:wAfter w:w="11" w:type="dxa"/>
      </w:trPr>
      <w:tc>
        <w:tcPr>
          <w:tcW w:w="9351" w:type="dxa"/>
          <w:gridSpan w:val="6"/>
        </w:tcPr>
        <w:p w14:paraId="34DD1333" w14:textId="727D5323" w:rsidR="00860906" w:rsidRPr="009912B5" w:rsidRDefault="00860906" w:rsidP="003B53B2">
          <w:pPr>
            <w:pStyle w:val="FooterTableCopyright"/>
          </w:pPr>
          <w:r w:rsidRPr="008C4CC0">
            <w:t xml:space="preserve">© Copyright </w:t>
          </w:r>
          <w:sdt>
            <w:sdtPr>
              <w:alias w:val="Year of first publication"/>
              <w:tag w:val="YearOfFirstPublication2"/>
              <w:id w:val="1136067887"/>
              <w:showingPlcHdr/>
              <w:dataBinding w:prefixMappings="xmlns:ns0='http://schemas.abb.com/Office/ABBTempCustomXMLPart' " w:xpath="/ns0:ABBTempCustomXMLPart[1]/ns0:YearOfFirstPublication[1]" w:storeItemID="{5F264419-1DEA-4EBF-B2D3-E16ACAA9AC93}"/>
              <w:text/>
            </w:sdtPr>
            <w:sdtContent>
              <w:r w:rsidRPr="005C55BD">
                <w:rPr>
                  <w:rStyle w:val="PlaceholderText"/>
                </w:rPr>
                <w:t>[Year of first publication]</w:t>
              </w:r>
            </w:sdtContent>
          </w:sdt>
          <w:r w:rsidRPr="008C4CC0">
            <w:t xml:space="preserve"> </w:t>
          </w:r>
          <w:r w:rsidR="00B46470">
            <w:t>SIEMENS</w:t>
          </w:r>
          <w:r w:rsidRPr="008C4CC0">
            <w:t>. All rights reserved.</w:t>
          </w:r>
        </w:p>
      </w:tc>
    </w:tr>
  </w:tbl>
  <w:p w14:paraId="60A246EA" w14:textId="77777777" w:rsidR="00860906" w:rsidRPr="008C4CC0" w:rsidRDefault="00860906" w:rsidP="003B53B2">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3555" w14:textId="77777777" w:rsidR="00860906" w:rsidRDefault="00860906" w:rsidP="00295D89">
    <w:pPr>
      <w:pStyle w:val="Footer"/>
      <w:rPr>
        <w:rFonts w:hint="eastAsia"/>
      </w:rPr>
    </w:pPr>
  </w:p>
  <w:p w14:paraId="4208FB16" w14:textId="77777777" w:rsidR="00860906" w:rsidRDefault="00860906" w:rsidP="00295D89">
    <w:pPr>
      <w:pStyle w:val="Footer"/>
      <w:rPr>
        <w:rFonts w:hint="eastAsia"/>
      </w:rPr>
    </w:pPr>
  </w:p>
  <w:tbl>
    <w:tblPr>
      <w:tblStyle w:val="ABBFooterTable"/>
      <w:tblW w:w="9362" w:type="dxa"/>
      <w:tblInd w:w="-992" w:type="dxa"/>
      <w:tblLayout w:type="fixed"/>
      <w:tblLook w:val="0000" w:firstRow="0" w:lastRow="0" w:firstColumn="0" w:lastColumn="0" w:noHBand="0" w:noVBand="0"/>
    </w:tblPr>
    <w:tblGrid>
      <w:gridCol w:w="2322"/>
      <w:gridCol w:w="2323"/>
      <w:gridCol w:w="2296"/>
      <w:gridCol w:w="709"/>
      <w:gridCol w:w="722"/>
      <w:gridCol w:w="979"/>
      <w:gridCol w:w="11"/>
    </w:tblGrid>
    <w:tr w:rsidR="00860906" w:rsidRPr="009912B5" w14:paraId="04C35FAB" w14:textId="77777777" w:rsidTr="00AF27DC">
      <w:tc>
        <w:tcPr>
          <w:tcW w:w="2322" w:type="dxa"/>
        </w:tcPr>
        <w:p w14:paraId="6D95428C" w14:textId="77777777" w:rsidR="00860906" w:rsidRPr="009912B5" w:rsidRDefault="00860906" w:rsidP="000B5C90">
          <w:pPr>
            <w:pStyle w:val="FooterTableCaption"/>
            <w:rPr>
              <w:rFonts w:hint="eastAsia"/>
            </w:rPr>
          </w:pPr>
          <w:r w:rsidRPr="009912B5">
            <w:t>STATUS</w:t>
          </w:r>
        </w:p>
        <w:sdt>
          <w:sdtPr>
            <w:rPr>
              <w:szCs w:val="20"/>
            </w:rPr>
            <w:alias w:val="Lifecycle Status"/>
            <w:tag w:val="LifecycleStatus2"/>
            <w:id w:val="-489181595"/>
            <w:dataBinding w:prefixMappings="xmlns:ns0='http://schemas.abb.com/Office/ABBTempCustomXMLPart' " w:xpath="/ns0:ABBTempCustomXMLPart[1]/ns0:LifecycleStatus[1]" w:storeItemID="{5F264419-1DEA-4EBF-B2D3-E16ACAA9AC93}"/>
            <w:dropDownList w:lastValue="Draft">
              <w:listItem w:displayText="Draft" w:value="Draft"/>
              <w:listItem w:displayText="In Review" w:value="In Review"/>
              <w:listItem w:displayText="Approved" w:value="Approved"/>
              <w:listItem w:displayText="Withdrawn" w:value="Withdrawn"/>
            </w:dropDownList>
          </w:sdtPr>
          <w:sdtContent>
            <w:p w14:paraId="1226E09C" w14:textId="77777777" w:rsidR="00860906" w:rsidRPr="009912B5" w:rsidRDefault="00860906" w:rsidP="000B5C90">
              <w:pPr>
                <w:pStyle w:val="FooterTableFieldText"/>
                <w:rPr>
                  <w:rFonts w:hint="eastAsia"/>
                </w:rPr>
              </w:pPr>
              <w:r>
                <w:rPr>
                  <w:szCs w:val="20"/>
                </w:rPr>
                <w:t>Draft</w:t>
              </w:r>
            </w:p>
          </w:sdtContent>
        </w:sdt>
      </w:tc>
      <w:tc>
        <w:tcPr>
          <w:tcW w:w="2323" w:type="dxa"/>
        </w:tcPr>
        <w:p w14:paraId="78837BF0" w14:textId="77777777" w:rsidR="00860906" w:rsidRPr="009912B5" w:rsidRDefault="00860906" w:rsidP="000B5C90">
          <w:pPr>
            <w:pStyle w:val="FooterTableCaption"/>
            <w:rPr>
              <w:rFonts w:hint="eastAsia"/>
            </w:rPr>
          </w:pPr>
          <w:r w:rsidRPr="009912B5">
            <w:t>SECURITY LEVEL</w:t>
          </w:r>
        </w:p>
        <w:sdt>
          <w:sdtPr>
            <w:rPr>
              <w:szCs w:val="20"/>
            </w:rPr>
            <w:alias w:val="Security Level"/>
            <w:tag w:val="SecurityLevel2"/>
            <w:id w:val="-319820321"/>
            <w:dataBinding w:prefixMappings="xmlns:ns0='http://schemas.abb.com/Office/ABBTempCustomXMLPart' " w:xpath="/ns0:ABBTempCustomXMLPart[1]/ns0:SecurityLevel[1]" w:storeItemID="{5F264419-1DEA-4EBF-B2D3-E16ACAA9AC93}"/>
            <w:dropDownList w:lastValue="Internal">
              <w:listItem w:displayText="Internal" w:value="Internal"/>
              <w:listItem w:displayText="Public" w:value="Public"/>
              <w:listItem w:displayText="Confidential" w:value="Confidential"/>
              <w:listItem w:displayText="Strictly Confidential" w:value="Strictly Confidential"/>
            </w:dropDownList>
          </w:sdtPr>
          <w:sdtContent>
            <w:p w14:paraId="67369A06" w14:textId="77777777" w:rsidR="00860906" w:rsidRPr="009912B5" w:rsidRDefault="00860906" w:rsidP="000B5C90">
              <w:pPr>
                <w:pStyle w:val="FooterTableFieldText"/>
                <w:rPr>
                  <w:rFonts w:hint="eastAsia"/>
                </w:rPr>
              </w:pPr>
              <w:r>
                <w:rPr>
                  <w:szCs w:val="20"/>
                </w:rPr>
                <w:t>Internal</w:t>
              </w:r>
            </w:p>
          </w:sdtContent>
        </w:sdt>
      </w:tc>
      <w:tc>
        <w:tcPr>
          <w:tcW w:w="2296" w:type="dxa"/>
        </w:tcPr>
        <w:p w14:paraId="34BFD17D" w14:textId="77777777" w:rsidR="00860906" w:rsidRPr="009912B5" w:rsidRDefault="00860906" w:rsidP="000B5C90">
          <w:pPr>
            <w:pStyle w:val="FooterTableCaption"/>
            <w:rPr>
              <w:rFonts w:hint="eastAsia"/>
            </w:rPr>
          </w:pPr>
          <w:r w:rsidRPr="009912B5">
            <w:t>DOCUMENT ID.</w:t>
          </w:r>
        </w:p>
        <w:sdt>
          <w:sdtPr>
            <w:alias w:val="Document Id"/>
            <w:tag w:val="DocumentId2"/>
            <w:id w:val="1786837472"/>
            <w:showingPlcHdr/>
            <w:dataBinding w:prefixMappings="xmlns:ns0='http://schemas.abb.com/Office/ABBTempCustomXMLPart' " w:xpath="/ns0:ABBTempCustomXMLPart[1]/ns0:DocumentId[1]" w:storeItemID="{5F264419-1DEA-4EBF-B2D3-E16ACAA9AC93}"/>
            <w:text/>
          </w:sdtPr>
          <w:sdtContent>
            <w:p w14:paraId="3DD4852C" w14:textId="77777777" w:rsidR="00860906" w:rsidRPr="009912B5" w:rsidRDefault="00860906" w:rsidP="000B5C90">
              <w:pPr>
                <w:pStyle w:val="FooterTableDocumentID"/>
                <w:rPr>
                  <w:rFonts w:hint="eastAsia"/>
                </w:rPr>
              </w:pPr>
              <w:r w:rsidRPr="005C55BD">
                <w:rPr>
                  <w:rStyle w:val="PlaceholderText"/>
                </w:rPr>
                <w:t>[1ABC123456]</w:t>
              </w:r>
            </w:p>
          </w:sdtContent>
        </w:sdt>
      </w:tc>
      <w:tc>
        <w:tcPr>
          <w:tcW w:w="709" w:type="dxa"/>
        </w:tcPr>
        <w:p w14:paraId="1D05BDE1" w14:textId="77777777" w:rsidR="00860906" w:rsidRPr="009912B5" w:rsidRDefault="00860906" w:rsidP="000B5C90">
          <w:pPr>
            <w:pStyle w:val="FooterTableCaption"/>
            <w:rPr>
              <w:rFonts w:hint="eastAsia"/>
            </w:rPr>
          </w:pPr>
          <w:r w:rsidRPr="009912B5">
            <w:t>REV.</w:t>
          </w:r>
        </w:p>
        <w:sdt>
          <w:sdtPr>
            <w:alias w:val="Document Revision Id"/>
            <w:tag w:val="DocumentRevisionId2"/>
            <w:id w:val="-1350334910"/>
            <w:dataBinding w:prefixMappings="xmlns:ns0='http://schemas.abb.com/Office/ABBTempCustomXMLPart' " w:xpath="/ns0:ABBTempCustomXMLPart[1]/ns0:DocumentRevisionId[1]" w:storeItemID="{5F264419-1DEA-4EBF-B2D3-E16ACAA9AC93}"/>
            <w:text/>
          </w:sdtPr>
          <w:sdtContent>
            <w:p w14:paraId="005232DD" w14:textId="77777777" w:rsidR="00860906" w:rsidRPr="009912B5" w:rsidRDefault="00860906" w:rsidP="000B5C90">
              <w:pPr>
                <w:pStyle w:val="FooterTableFieldText"/>
                <w:rPr>
                  <w:rFonts w:hint="eastAsia"/>
                </w:rPr>
              </w:pPr>
              <w:r>
                <w:t>A</w:t>
              </w:r>
            </w:p>
          </w:sdtContent>
        </w:sdt>
      </w:tc>
      <w:tc>
        <w:tcPr>
          <w:tcW w:w="722" w:type="dxa"/>
        </w:tcPr>
        <w:p w14:paraId="6C75FEC1" w14:textId="77777777" w:rsidR="00860906" w:rsidRPr="009912B5" w:rsidRDefault="00860906" w:rsidP="000B5C90">
          <w:pPr>
            <w:pStyle w:val="FooterTableCaption"/>
            <w:rPr>
              <w:rFonts w:hint="eastAsia"/>
            </w:rPr>
          </w:pPr>
          <w:r w:rsidRPr="009912B5">
            <w:t>LANG.</w:t>
          </w:r>
        </w:p>
        <w:sdt>
          <w:sdtPr>
            <w:rPr>
              <w:noProof/>
            </w:rPr>
            <w:alias w:val="Language Code"/>
            <w:tag w:val="LanguageCode2"/>
            <w:id w:val="-810934208"/>
            <w:dataBinding w:prefixMappings="xmlns:ns0='http://schemas.abb.com/Office/ABBTempCustomXMLPart' " w:xpath="/ns0:ABBTempCustomXMLPart[1]/ns0:LanguageCode[1]" w:storeItemID="{5F264419-1DEA-4EBF-B2D3-E16ACAA9AC93}"/>
            <w:text/>
          </w:sdtPr>
          <w:sdtContent>
            <w:p w14:paraId="05BB3458" w14:textId="77777777" w:rsidR="00860906" w:rsidRPr="009912B5" w:rsidRDefault="00860906" w:rsidP="000B5C90">
              <w:pPr>
                <w:pStyle w:val="FooterTableFieldText"/>
                <w:rPr>
                  <w:rFonts w:hint="eastAsia"/>
                </w:rPr>
              </w:pPr>
              <w:r>
                <w:rPr>
                  <w:noProof/>
                </w:rPr>
                <w:t>en</w:t>
              </w:r>
            </w:p>
          </w:sdtContent>
        </w:sdt>
      </w:tc>
      <w:tc>
        <w:tcPr>
          <w:tcW w:w="990" w:type="dxa"/>
          <w:gridSpan w:val="2"/>
        </w:tcPr>
        <w:p w14:paraId="79D3C9FD" w14:textId="77777777" w:rsidR="00860906" w:rsidRPr="009912B5" w:rsidRDefault="00860906" w:rsidP="000B5C90">
          <w:pPr>
            <w:pStyle w:val="FooterTableCaption"/>
            <w:rPr>
              <w:rFonts w:hint="eastAsia"/>
            </w:rPr>
          </w:pPr>
          <w:r w:rsidRPr="009912B5">
            <w:t>PAGE</w:t>
          </w:r>
        </w:p>
        <w:p w14:paraId="4CF8EDB0" w14:textId="77777777" w:rsidR="00860906" w:rsidRPr="009912B5" w:rsidRDefault="00860906" w:rsidP="000B5C90">
          <w:pPr>
            <w:pStyle w:val="FooterTableFieldText"/>
            <w:rPr>
              <w:rFonts w:hint="eastAsia"/>
            </w:rPr>
          </w:pPr>
          <w:r w:rsidRPr="009912B5">
            <w:fldChar w:fldCharType="begin"/>
          </w:r>
          <w:r w:rsidRPr="009912B5">
            <w:instrText xml:space="preserve"> PAGE   \* MERGEFORMAT </w:instrText>
          </w:r>
          <w:r w:rsidRPr="009912B5">
            <w:fldChar w:fldCharType="separate"/>
          </w:r>
          <w:r w:rsidRPr="009912B5">
            <w:t>2</w:t>
          </w:r>
          <w:r w:rsidRPr="009912B5">
            <w:fldChar w:fldCharType="end"/>
          </w:r>
          <w:r w:rsidRPr="009912B5">
            <w:t>/</w:t>
          </w:r>
          <w:fldSimple w:instr="NUMPAGES   \* MERGEFORMAT">
            <w:r w:rsidRPr="009912B5">
              <w:t>2</w:t>
            </w:r>
          </w:fldSimple>
        </w:p>
      </w:tc>
    </w:tr>
    <w:tr w:rsidR="00860906" w:rsidRPr="009912B5" w14:paraId="04159B51" w14:textId="77777777" w:rsidTr="00AF27DC">
      <w:trPr>
        <w:gridAfter w:val="1"/>
        <w:wAfter w:w="11" w:type="dxa"/>
      </w:trPr>
      <w:tc>
        <w:tcPr>
          <w:tcW w:w="9351" w:type="dxa"/>
          <w:gridSpan w:val="6"/>
        </w:tcPr>
        <w:p w14:paraId="5639D7B8" w14:textId="77777777" w:rsidR="00860906" w:rsidRPr="009912B5" w:rsidRDefault="00860906" w:rsidP="000B5C90">
          <w:pPr>
            <w:pStyle w:val="FooterTableCopyright"/>
          </w:pPr>
          <w:r w:rsidRPr="008C4CC0">
            <w:t xml:space="preserve">© Copyright </w:t>
          </w:r>
          <w:bookmarkStart w:id="2672" w:name="_Hlk1725228"/>
          <w:sdt>
            <w:sdtPr>
              <w:alias w:val="Year of first publication"/>
              <w:tag w:val="YearOfFirstPublication2"/>
              <w:id w:val="-119919044"/>
              <w:showingPlcHdr/>
              <w:dataBinding w:prefixMappings="xmlns:ns0='http://schemas.abb.com/Office/ABBTempCustomXMLPart' " w:xpath="/ns0:ABBTempCustomXMLPart[1]/ns0:YearOfFirstPublication[1]" w:storeItemID="{5F264419-1DEA-4EBF-B2D3-E16ACAA9AC93}"/>
              <w:text/>
            </w:sdtPr>
            <w:sdtContent>
              <w:r w:rsidRPr="005C55BD">
                <w:rPr>
                  <w:rStyle w:val="PlaceholderText"/>
                </w:rPr>
                <w:t>[Year of first publication]</w:t>
              </w:r>
            </w:sdtContent>
          </w:sdt>
          <w:bookmarkEnd w:id="2672"/>
          <w:r w:rsidRPr="008C4CC0">
            <w:t xml:space="preserve"> ABB. All rights reserved.</w:t>
          </w:r>
        </w:p>
      </w:tc>
    </w:tr>
  </w:tbl>
  <w:p w14:paraId="4BF4345D" w14:textId="77777777" w:rsidR="00860906" w:rsidRPr="008C4CC0" w:rsidRDefault="00860906" w:rsidP="00295D89">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F4F3F" w14:textId="77777777" w:rsidR="00860906" w:rsidRDefault="00860906" w:rsidP="00295D89">
    <w:pPr>
      <w:pStyle w:val="Footer"/>
      <w:rPr>
        <w:rFonts w:hint="eastAsia"/>
      </w:rPr>
    </w:pPr>
  </w:p>
  <w:p w14:paraId="55DFF495" w14:textId="77777777" w:rsidR="00860906" w:rsidRPr="00295D89" w:rsidRDefault="00860906" w:rsidP="00295D89">
    <w:pPr>
      <w:pStyle w:val="Footer"/>
      <w:rPr>
        <w:rFonts w:hint="eastAsia"/>
      </w:rPr>
    </w:pPr>
  </w:p>
  <w:tbl>
    <w:tblPr>
      <w:tblStyle w:val="ABBFooterTable"/>
      <w:tblW w:w="9356" w:type="dxa"/>
      <w:tblInd w:w="-992" w:type="dxa"/>
      <w:tblLayout w:type="fixed"/>
      <w:tblLook w:val="0000" w:firstRow="0" w:lastRow="0" w:firstColumn="0" w:lastColumn="0" w:noHBand="0" w:noVBand="0"/>
    </w:tblPr>
    <w:tblGrid>
      <w:gridCol w:w="4653"/>
      <w:gridCol w:w="2280"/>
      <w:gridCol w:w="708"/>
      <w:gridCol w:w="720"/>
      <w:gridCol w:w="995"/>
    </w:tblGrid>
    <w:tr w:rsidR="00860906" w:rsidRPr="00E03AD7" w14:paraId="2494F77B" w14:textId="77777777" w:rsidTr="00134A93">
      <w:tc>
        <w:tcPr>
          <w:tcW w:w="2486" w:type="pct"/>
        </w:tcPr>
        <w:p w14:paraId="0BB6EA06" w14:textId="77777777" w:rsidR="00860906" w:rsidRPr="00E03AD7" w:rsidRDefault="00860906" w:rsidP="00E03AD7">
          <w:pPr>
            <w:pStyle w:val="FooterTableCaption"/>
            <w:rPr>
              <w:rFonts w:hint="eastAsia"/>
            </w:rPr>
          </w:pPr>
          <w:r w:rsidRPr="00E03AD7">
            <w:t>PREPARED</w:t>
          </w:r>
        </w:p>
        <w:bookmarkStart w:id="2673" w:name="_Hlk528680582"/>
        <w:p w14:paraId="033C9F42" w14:textId="77777777" w:rsidR="00860906" w:rsidRPr="00E03AD7" w:rsidRDefault="00127B11" w:rsidP="00734218">
          <w:pPr>
            <w:pStyle w:val="FooterTableFieldText"/>
            <w:rPr>
              <w:rFonts w:hint="eastAsia"/>
            </w:rPr>
          </w:pPr>
          <w:sdt>
            <w:sdtPr>
              <w:rPr>
                <w:szCs w:val="20"/>
              </w:rPr>
              <w:alias w:val="Prepared Date"/>
              <w:tag w:val="PreparedDate"/>
              <w:id w:val="-1661989281"/>
              <w:showingPlcHdr/>
              <w:date>
                <w:dateFormat w:val="yyyy-MM-dd"/>
                <w:lid w:val="en-GB"/>
                <w:storeMappedDataAs w:val="dateTime"/>
                <w:calendar w:val="gregorian"/>
              </w:date>
            </w:sdtPr>
            <w:sdtContent>
              <w:r w:rsidR="00860906" w:rsidRPr="005C55BD">
                <w:rPr>
                  <w:rStyle w:val="PlaceholderText"/>
                </w:rPr>
                <w:t>[YYYY-MM-DD]</w:t>
              </w:r>
            </w:sdtContent>
          </w:sdt>
          <w:bookmarkStart w:id="2674" w:name="_Hlk528680699"/>
          <w:bookmarkEnd w:id="2673"/>
          <w:r w:rsidR="00860906">
            <w:rPr>
              <w:szCs w:val="20"/>
            </w:rPr>
            <w:tab/>
          </w:r>
          <w:sdt>
            <w:sdtPr>
              <w:rPr>
                <w:szCs w:val="20"/>
              </w:rPr>
              <w:alias w:val="Prepared By Person"/>
              <w:tag w:val="PreparedByPerson"/>
              <w:id w:val="1974250651"/>
              <w:showingPlcHdr/>
              <w:text/>
            </w:sdtPr>
            <w:sdtContent>
              <w:r w:rsidR="00860906" w:rsidRPr="005C55BD">
                <w:rPr>
                  <w:rStyle w:val="PlaceholderText"/>
                </w:rPr>
                <w:t>[Prepared by]</w:t>
              </w:r>
            </w:sdtContent>
          </w:sdt>
          <w:bookmarkEnd w:id="2674"/>
        </w:p>
      </w:tc>
      <w:tc>
        <w:tcPr>
          <w:tcW w:w="1218" w:type="pct"/>
        </w:tcPr>
        <w:p w14:paraId="47B6477F" w14:textId="77777777" w:rsidR="00860906" w:rsidRPr="00E03AD7" w:rsidRDefault="00860906" w:rsidP="00E03AD7">
          <w:pPr>
            <w:pStyle w:val="FooterTableCaption"/>
            <w:rPr>
              <w:rFonts w:hint="eastAsia"/>
            </w:rPr>
          </w:pPr>
          <w:r w:rsidRPr="00E03AD7">
            <w:t>STATUS</w:t>
          </w:r>
        </w:p>
        <w:bookmarkStart w:id="2675" w:name="_Hlk528678561" w:displacedByCustomXml="next"/>
        <w:sdt>
          <w:sdtPr>
            <w:rPr>
              <w:szCs w:val="20"/>
            </w:rPr>
            <w:alias w:val="Lifecycle Status"/>
            <w:tag w:val="LifecycleStatus"/>
            <w:id w:val="1366554126"/>
            <w:dataBinding w:prefixMappings="xmlns:ns0='http://schemas.abb.com/Office/ABBTempCustomXMLPart' " w:xpath="/ns0:ABBTempCustomXMLPart[1]/ns0:LifecycleStatus[1]" w:storeItemID="{5F264419-1DEA-4EBF-B2D3-E16ACAA9AC93}"/>
            <w:dropDownList w:lastValue="Draft">
              <w:listItem w:displayText="Draft" w:value="Draft"/>
              <w:listItem w:displayText="In Review" w:value="In Review"/>
              <w:listItem w:displayText="Approved" w:value="Approved"/>
              <w:listItem w:displayText="Withdrawn" w:value="Withdrawn"/>
            </w:dropDownList>
          </w:sdtPr>
          <w:sdtContent>
            <w:p w14:paraId="36E1A689" w14:textId="77777777" w:rsidR="00860906" w:rsidRPr="00E03AD7" w:rsidRDefault="00860906" w:rsidP="00E03AD7">
              <w:pPr>
                <w:pStyle w:val="FooterTableFieldText"/>
                <w:tabs>
                  <w:tab w:val="right" w:pos="9356"/>
                </w:tabs>
                <w:rPr>
                  <w:rFonts w:hint="eastAsia"/>
                </w:rPr>
              </w:pPr>
              <w:r>
                <w:rPr>
                  <w:szCs w:val="20"/>
                </w:rPr>
                <w:t>Draft</w:t>
              </w:r>
            </w:p>
          </w:sdtContent>
        </w:sdt>
        <w:bookmarkEnd w:id="2675" w:displacedByCustomXml="prev"/>
      </w:tc>
      <w:tc>
        <w:tcPr>
          <w:tcW w:w="1296" w:type="pct"/>
          <w:gridSpan w:val="3"/>
        </w:tcPr>
        <w:p w14:paraId="09BEA69F" w14:textId="77777777" w:rsidR="00860906" w:rsidRPr="00E03AD7" w:rsidRDefault="00860906" w:rsidP="00E03AD7">
          <w:pPr>
            <w:pStyle w:val="FooterTableCaption"/>
            <w:rPr>
              <w:rFonts w:hint="eastAsia"/>
            </w:rPr>
          </w:pPr>
          <w:r w:rsidRPr="00E03AD7">
            <w:t>SECURITY LEVEL</w:t>
          </w:r>
        </w:p>
        <w:bookmarkStart w:id="2676" w:name="_Hlk528678584" w:displacedByCustomXml="next"/>
        <w:sdt>
          <w:sdtPr>
            <w:rPr>
              <w:szCs w:val="20"/>
            </w:rPr>
            <w:alias w:val="Security Level"/>
            <w:tag w:val="SecurityLevel"/>
            <w:id w:val="-1535105132"/>
            <w:dataBinding w:prefixMappings="xmlns:ns0='http://schemas.abb.com/Office/ABBTempCustomXMLPart' " w:xpath="/ns0:ABBTempCustomXMLPart[1]/ns0:SecurityLevel[1]" w:storeItemID="{5F264419-1DEA-4EBF-B2D3-E16ACAA9AC93}"/>
            <w:dropDownList w:lastValue="Internal">
              <w:listItem w:displayText="Internal" w:value="Internal"/>
              <w:listItem w:displayText="Public" w:value="Public"/>
              <w:listItem w:displayText="Confidential" w:value="Confidential"/>
              <w:listItem w:displayText="Strictly Confidential" w:value="Strictly Confidential"/>
            </w:dropDownList>
          </w:sdtPr>
          <w:sdtContent>
            <w:p w14:paraId="720AD4DC" w14:textId="77777777" w:rsidR="00860906" w:rsidRPr="00E03AD7" w:rsidRDefault="00860906" w:rsidP="00E03AD7">
              <w:pPr>
                <w:pStyle w:val="FooterTableFieldText"/>
                <w:rPr>
                  <w:rFonts w:hint="eastAsia"/>
                </w:rPr>
              </w:pPr>
              <w:r>
                <w:rPr>
                  <w:szCs w:val="20"/>
                </w:rPr>
                <w:t>Internal</w:t>
              </w:r>
            </w:p>
          </w:sdtContent>
        </w:sdt>
        <w:bookmarkEnd w:id="2676" w:displacedByCustomXml="prev"/>
      </w:tc>
    </w:tr>
    <w:tr w:rsidR="00860906" w:rsidRPr="00E03AD7" w14:paraId="237FFA19" w14:textId="77777777" w:rsidTr="006C4025">
      <w:tc>
        <w:tcPr>
          <w:tcW w:w="2486" w:type="pct"/>
        </w:tcPr>
        <w:p w14:paraId="01E6F165" w14:textId="77777777" w:rsidR="00860906" w:rsidRPr="00E03AD7" w:rsidRDefault="00860906" w:rsidP="00E03AD7">
          <w:pPr>
            <w:pStyle w:val="FooterTableCaption"/>
            <w:rPr>
              <w:rFonts w:hint="eastAsia"/>
            </w:rPr>
          </w:pPr>
          <w:r w:rsidRPr="00E03AD7">
            <w:t>APPROVED</w:t>
          </w:r>
        </w:p>
        <w:p w14:paraId="13C75CA7" w14:textId="77777777" w:rsidR="00860906" w:rsidRPr="00734218" w:rsidRDefault="00127B11" w:rsidP="00734218">
          <w:pPr>
            <w:pStyle w:val="FooterTableFieldText"/>
            <w:rPr>
              <w:rFonts w:hint="eastAsia"/>
            </w:rPr>
          </w:pPr>
          <w:sdt>
            <w:sdtPr>
              <w:rPr>
                <w:szCs w:val="20"/>
              </w:rPr>
              <w:alias w:val="Approval Date"/>
              <w:tag w:val="ApprovalDate"/>
              <w:id w:val="88660944"/>
              <w:showingPlcHdr/>
              <w:date>
                <w:dateFormat w:val="yyyy-MM-dd"/>
                <w:lid w:val="en-GB"/>
                <w:storeMappedDataAs w:val="dateTime"/>
                <w:calendar w:val="gregorian"/>
              </w:date>
            </w:sdtPr>
            <w:sdtContent>
              <w:r w:rsidR="00860906" w:rsidRPr="005C55BD">
                <w:rPr>
                  <w:rStyle w:val="PlaceholderText"/>
                </w:rPr>
                <w:t>[YYYY-MM-DD]</w:t>
              </w:r>
            </w:sdtContent>
          </w:sdt>
          <w:r w:rsidR="00860906">
            <w:rPr>
              <w:szCs w:val="20"/>
            </w:rPr>
            <w:tab/>
          </w:r>
          <w:sdt>
            <w:sdtPr>
              <w:rPr>
                <w:szCs w:val="20"/>
              </w:rPr>
              <w:alias w:val="Approved By Person"/>
              <w:tag w:val="ApprovedByPerson"/>
              <w:id w:val="71555416"/>
              <w:showingPlcHdr/>
              <w:text/>
            </w:sdtPr>
            <w:sdtContent>
              <w:r w:rsidR="00860906" w:rsidRPr="005C55BD">
                <w:rPr>
                  <w:rStyle w:val="PlaceholderText"/>
                </w:rPr>
                <w:t>[Approved by]</w:t>
              </w:r>
            </w:sdtContent>
          </w:sdt>
        </w:p>
      </w:tc>
      <w:tc>
        <w:tcPr>
          <w:tcW w:w="2514" w:type="pct"/>
          <w:gridSpan w:val="4"/>
        </w:tcPr>
        <w:p w14:paraId="623A258B" w14:textId="77777777" w:rsidR="00860906" w:rsidRPr="00E03AD7" w:rsidRDefault="00860906" w:rsidP="00E03AD7">
          <w:pPr>
            <w:pStyle w:val="FooterTableCaption"/>
            <w:rPr>
              <w:rFonts w:hint="eastAsia"/>
            </w:rPr>
          </w:pPr>
          <w:r w:rsidRPr="00E03AD7">
            <w:t>DOCUMENT KIND</w:t>
          </w:r>
        </w:p>
        <w:sdt>
          <w:sdtPr>
            <w:alias w:val="Document Kind"/>
            <w:tag w:val="DocumentKind"/>
            <w:id w:val="473187918"/>
            <w:showingPlcHdr/>
            <w:text/>
          </w:sdtPr>
          <w:sdtContent>
            <w:p w14:paraId="6BBF4326" w14:textId="77777777" w:rsidR="00860906" w:rsidRPr="00E03AD7" w:rsidRDefault="00860906" w:rsidP="00E03AD7">
              <w:pPr>
                <w:pStyle w:val="FooterTableFieldText"/>
                <w:rPr>
                  <w:rFonts w:hint="eastAsia"/>
                </w:rPr>
              </w:pPr>
              <w:r w:rsidRPr="005C55BD">
                <w:rPr>
                  <w:rStyle w:val="PlaceholderText"/>
                </w:rPr>
                <w:t>Click or tap here to enter text.</w:t>
              </w:r>
            </w:p>
          </w:sdtContent>
        </w:sdt>
      </w:tc>
    </w:tr>
    <w:tr w:rsidR="00860906" w:rsidRPr="00E03AD7" w14:paraId="0A3C0FC0" w14:textId="77777777" w:rsidTr="00AF27DC">
      <w:tc>
        <w:tcPr>
          <w:tcW w:w="2486" w:type="pct"/>
        </w:tcPr>
        <w:p w14:paraId="7FAA5D21" w14:textId="77777777" w:rsidR="00860906" w:rsidRPr="00E03AD7" w:rsidRDefault="00860906" w:rsidP="00E03AD7">
          <w:pPr>
            <w:pStyle w:val="FooterTableCaption"/>
            <w:rPr>
              <w:rFonts w:hint="eastAsia"/>
              <w:highlight w:val="yellow"/>
            </w:rPr>
          </w:pPr>
          <w:r w:rsidRPr="00E03AD7">
            <w:t>OWNING ORGANIZATION</w:t>
          </w:r>
        </w:p>
        <w:sdt>
          <w:sdtPr>
            <w:alias w:val="Owning Organization"/>
            <w:tag w:val="OwningOrganization"/>
            <w:id w:val="1045943742"/>
            <w:showingPlcHdr/>
            <w:text/>
          </w:sdtPr>
          <w:sdtContent>
            <w:p w14:paraId="45C3C934" w14:textId="77777777" w:rsidR="00860906" w:rsidRPr="00E03AD7" w:rsidRDefault="00860906" w:rsidP="00E03AD7">
              <w:pPr>
                <w:pStyle w:val="FooterTableFieldText"/>
                <w:rPr>
                  <w:rFonts w:hint="eastAsia"/>
                  <w:highlight w:val="yellow"/>
                </w:rPr>
              </w:pPr>
              <w:r w:rsidRPr="005C55BD">
                <w:rPr>
                  <w:rStyle w:val="PlaceholderText"/>
                </w:rPr>
                <w:t>Click or tap here to enter text.</w:t>
              </w:r>
            </w:p>
          </w:sdtContent>
        </w:sdt>
      </w:tc>
      <w:tc>
        <w:tcPr>
          <w:tcW w:w="1218" w:type="pct"/>
        </w:tcPr>
        <w:p w14:paraId="030AA071" w14:textId="77777777" w:rsidR="00860906" w:rsidRPr="00E03AD7" w:rsidRDefault="00860906" w:rsidP="00E03AD7">
          <w:pPr>
            <w:pStyle w:val="FooterTableCaption"/>
            <w:rPr>
              <w:rFonts w:hint="eastAsia"/>
            </w:rPr>
          </w:pPr>
          <w:r w:rsidRPr="00E03AD7">
            <w:t>DOCUMENT ID.</w:t>
          </w:r>
        </w:p>
        <w:bookmarkStart w:id="2677" w:name="_Hlk528678610" w:displacedByCustomXml="next"/>
        <w:sdt>
          <w:sdtPr>
            <w:alias w:val="Document Id"/>
            <w:tag w:val="DocumentId"/>
            <w:id w:val="1744986680"/>
            <w:showingPlcHdr/>
            <w:dataBinding w:prefixMappings="xmlns:ns0='http://schemas.abb.com/Office/ABBTempCustomXMLPart' " w:xpath="/ns0:ABBTempCustomXMLPart[1]/ns0:DocumentId[1]" w:storeItemID="{5F264419-1DEA-4EBF-B2D3-E16ACAA9AC93}"/>
            <w:text/>
          </w:sdtPr>
          <w:sdtContent>
            <w:p w14:paraId="49B9CCA4" w14:textId="77777777" w:rsidR="00860906" w:rsidRPr="00E03AD7" w:rsidRDefault="00860906" w:rsidP="00E03AD7">
              <w:pPr>
                <w:pStyle w:val="FooterTableDocumentID"/>
                <w:rPr>
                  <w:rFonts w:hint="eastAsia"/>
                </w:rPr>
              </w:pPr>
              <w:r w:rsidRPr="005C55BD">
                <w:rPr>
                  <w:rStyle w:val="PlaceholderText"/>
                </w:rPr>
                <w:t>[1ABC123456]</w:t>
              </w:r>
            </w:p>
          </w:sdtContent>
        </w:sdt>
        <w:bookmarkEnd w:id="2677" w:displacedByCustomXml="prev"/>
      </w:tc>
      <w:tc>
        <w:tcPr>
          <w:tcW w:w="706" w:type="dxa"/>
        </w:tcPr>
        <w:p w14:paraId="77EC9541" w14:textId="77777777" w:rsidR="00860906" w:rsidRPr="00E03AD7" w:rsidRDefault="00860906" w:rsidP="00E03AD7">
          <w:pPr>
            <w:pStyle w:val="FooterTableCaption"/>
            <w:rPr>
              <w:rFonts w:hint="eastAsia"/>
            </w:rPr>
          </w:pPr>
          <w:r w:rsidRPr="00E03AD7">
            <w:t>REV.</w:t>
          </w:r>
        </w:p>
        <w:bookmarkStart w:id="2678" w:name="_Hlk528678633" w:displacedByCustomXml="next"/>
        <w:sdt>
          <w:sdtPr>
            <w:alias w:val="Document Revision Id"/>
            <w:tag w:val="DocumentRevisionId"/>
            <w:id w:val="1166666606"/>
            <w:dataBinding w:prefixMappings="xmlns:ns0='http://schemas.abb.com/Office/ABBTempCustomXMLPart' " w:xpath="/ns0:ABBTempCustomXMLPart[1]/ns0:DocumentRevisionId[1]" w:storeItemID="{5F264419-1DEA-4EBF-B2D3-E16ACAA9AC93}"/>
            <w:text/>
          </w:sdtPr>
          <w:sdtContent>
            <w:p w14:paraId="4A26E21D" w14:textId="77777777" w:rsidR="00860906" w:rsidRPr="00E03AD7" w:rsidRDefault="00860906" w:rsidP="00E03AD7">
              <w:pPr>
                <w:pStyle w:val="FooterTableFieldText"/>
                <w:rPr>
                  <w:rFonts w:hint="eastAsia"/>
                </w:rPr>
              </w:pPr>
              <w:r>
                <w:t>A</w:t>
              </w:r>
            </w:p>
          </w:sdtContent>
        </w:sdt>
        <w:bookmarkEnd w:id="2678" w:displacedByCustomXml="prev"/>
      </w:tc>
      <w:tc>
        <w:tcPr>
          <w:tcW w:w="720" w:type="dxa"/>
        </w:tcPr>
        <w:p w14:paraId="50BD43FB" w14:textId="77777777" w:rsidR="00860906" w:rsidRPr="00E03AD7" w:rsidRDefault="00860906" w:rsidP="00E03AD7">
          <w:pPr>
            <w:pStyle w:val="FooterTableCaption"/>
            <w:rPr>
              <w:rFonts w:hint="eastAsia"/>
            </w:rPr>
          </w:pPr>
          <w:r w:rsidRPr="00E03AD7">
            <w:t>LANG.</w:t>
          </w:r>
        </w:p>
        <w:bookmarkStart w:id="2679" w:name="_Hlk528678651" w:displacedByCustomXml="next"/>
        <w:sdt>
          <w:sdtPr>
            <w:rPr>
              <w:noProof/>
            </w:rPr>
            <w:alias w:val="Language Code"/>
            <w:tag w:val="LanguageCode"/>
            <w:id w:val="-1693449313"/>
            <w:dataBinding w:prefixMappings="xmlns:ns0='http://schemas.abb.com/Office/ABBTempCustomXMLPart' " w:xpath="/ns0:ABBTempCustomXMLPart[1]/ns0:LanguageCode[1]" w:storeItemID="{5F264419-1DEA-4EBF-B2D3-E16ACAA9AC93}"/>
            <w:text/>
          </w:sdtPr>
          <w:sdtContent>
            <w:p w14:paraId="07E5DF09" w14:textId="77777777" w:rsidR="00860906" w:rsidRPr="00E03AD7" w:rsidRDefault="00860906" w:rsidP="00E03AD7">
              <w:pPr>
                <w:pStyle w:val="FooterTableFieldText"/>
                <w:rPr>
                  <w:rFonts w:hint="eastAsia"/>
                </w:rPr>
              </w:pPr>
              <w:r>
                <w:rPr>
                  <w:noProof/>
                </w:rPr>
                <w:t>en</w:t>
              </w:r>
            </w:p>
          </w:sdtContent>
        </w:sdt>
        <w:bookmarkEnd w:id="2679" w:displacedByCustomXml="prev"/>
      </w:tc>
      <w:tc>
        <w:tcPr>
          <w:tcW w:w="994" w:type="dxa"/>
        </w:tcPr>
        <w:p w14:paraId="18AA107F" w14:textId="77777777" w:rsidR="00860906" w:rsidRPr="00E03AD7" w:rsidRDefault="00860906" w:rsidP="00E03AD7">
          <w:pPr>
            <w:pStyle w:val="FooterTableCaption"/>
            <w:rPr>
              <w:rFonts w:hint="eastAsia"/>
            </w:rPr>
          </w:pPr>
          <w:r w:rsidRPr="00E03AD7">
            <w:t>PAGE</w:t>
          </w:r>
        </w:p>
        <w:p w14:paraId="4F47A2C4" w14:textId="77777777" w:rsidR="00860906" w:rsidRPr="00E03AD7" w:rsidRDefault="00860906" w:rsidP="00E03AD7">
          <w:pPr>
            <w:pStyle w:val="FooterTableFieldText"/>
            <w:rPr>
              <w:rFonts w:hint="eastAsia"/>
            </w:rPr>
          </w:pPr>
          <w:r w:rsidRPr="008C4CC0">
            <w:rPr>
              <w:szCs w:val="16"/>
            </w:rPr>
            <w:fldChar w:fldCharType="begin"/>
          </w:r>
          <w:r w:rsidRPr="008C4CC0">
            <w:rPr>
              <w:szCs w:val="16"/>
            </w:rPr>
            <w:instrText xml:space="preserve"> PAGE   \* MERGEFORMAT </w:instrText>
          </w:r>
          <w:r w:rsidRPr="008C4CC0">
            <w:rPr>
              <w:szCs w:val="16"/>
            </w:rPr>
            <w:fldChar w:fldCharType="separate"/>
          </w:r>
          <w:r>
            <w:rPr>
              <w:szCs w:val="16"/>
            </w:rPr>
            <w:t>1</w:t>
          </w:r>
          <w:r w:rsidRPr="008C4CC0">
            <w:rPr>
              <w:szCs w:val="16"/>
            </w:rPr>
            <w:fldChar w:fldCharType="end"/>
          </w:r>
          <w:r w:rsidRPr="008C4CC0">
            <w:rPr>
              <w:szCs w:val="16"/>
            </w:rPr>
            <w:t>/</w:t>
          </w:r>
          <w:r w:rsidRPr="008C4CC0">
            <w:rPr>
              <w:szCs w:val="16"/>
            </w:rPr>
            <w:fldChar w:fldCharType="begin"/>
          </w:r>
          <w:r w:rsidRPr="008C4CC0">
            <w:rPr>
              <w:szCs w:val="16"/>
            </w:rPr>
            <w:instrText xml:space="preserve"> NUMPAGES   \* MERGEFORMAT </w:instrText>
          </w:r>
          <w:r w:rsidRPr="008C4CC0">
            <w:rPr>
              <w:szCs w:val="16"/>
            </w:rPr>
            <w:fldChar w:fldCharType="separate"/>
          </w:r>
          <w:r>
            <w:rPr>
              <w:szCs w:val="16"/>
            </w:rPr>
            <w:t>2</w:t>
          </w:r>
          <w:r w:rsidRPr="008C4CC0">
            <w:rPr>
              <w:szCs w:val="16"/>
            </w:rPr>
            <w:fldChar w:fldCharType="end"/>
          </w:r>
        </w:p>
      </w:tc>
    </w:tr>
    <w:tr w:rsidR="00860906" w:rsidRPr="000E0F7D" w14:paraId="31296C53" w14:textId="77777777" w:rsidTr="006C4025">
      <w:tc>
        <w:tcPr>
          <w:tcW w:w="5000" w:type="pct"/>
          <w:gridSpan w:val="5"/>
        </w:tcPr>
        <w:p w14:paraId="3D34E45C" w14:textId="292027F0" w:rsidR="00860906" w:rsidRPr="000E0F7D" w:rsidRDefault="00860906" w:rsidP="000E0F7D">
          <w:pPr>
            <w:pStyle w:val="FooterTableCopyright"/>
          </w:pPr>
          <w:r w:rsidRPr="000E0F7D">
            <w:t xml:space="preserve">© Copyright </w:t>
          </w:r>
          <w:sdt>
            <w:sdtPr>
              <w:alias w:val="Year of first publication"/>
              <w:tag w:val="YearOfFirstPublication"/>
              <w:id w:val="-771933202"/>
              <w:lock w:val="sdtLocked"/>
              <w:showingPlcHdr/>
              <w:dataBinding w:prefixMappings="xmlns:ns0='http://schemas.abb.com/Office/ABBTempCustomXMLPart' " w:xpath="/ns0:ABBTempCustomXMLPart[1]/ns0:YearOfFirstPublication[1]" w:storeItemID="{5F264419-1DEA-4EBF-B2D3-E16ACAA9AC93}"/>
              <w:text/>
            </w:sdtPr>
            <w:sdtContent>
              <w:r w:rsidRPr="005C55BD">
                <w:rPr>
                  <w:rStyle w:val="PlaceholderText"/>
                </w:rPr>
                <w:t>[Year of first publication]</w:t>
              </w:r>
            </w:sdtContent>
          </w:sdt>
          <w:r w:rsidRPr="000E0F7D">
            <w:t xml:space="preserve"> </w:t>
          </w:r>
          <w:r w:rsidR="00B46470">
            <w:t>SIEMENS</w:t>
          </w:r>
          <w:r w:rsidRPr="000E0F7D">
            <w:t>. All rights reserved.</w:t>
          </w:r>
        </w:p>
      </w:tc>
    </w:tr>
  </w:tbl>
  <w:p w14:paraId="1D2D69E5" w14:textId="77777777" w:rsidR="00860906" w:rsidRPr="00295D89" w:rsidRDefault="00860906" w:rsidP="00295D8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3297C" w14:textId="77777777" w:rsidR="00CC0227" w:rsidRDefault="00CC0227" w:rsidP="004266B9">
      <w:pPr>
        <w:pStyle w:val="FootnoteSeparator"/>
        <w:rPr>
          <w:rFonts w:hint="eastAsia"/>
        </w:rPr>
      </w:pPr>
    </w:p>
  </w:footnote>
  <w:footnote w:type="continuationSeparator" w:id="0">
    <w:p w14:paraId="2A574F0B" w14:textId="77777777" w:rsidR="00CC0227" w:rsidRDefault="00CC0227" w:rsidP="004266B9">
      <w:pPr>
        <w:pStyle w:val="FootnoteSeparatorcont"/>
        <w:rPr>
          <w:rFonts w:hint="eastAsia"/>
        </w:rPr>
      </w:pPr>
    </w:p>
  </w:footnote>
  <w:footnote w:type="continuationNotice" w:id="1">
    <w:p w14:paraId="37065D23" w14:textId="77777777" w:rsidR="00CC0227" w:rsidRDefault="00CC0227" w:rsidP="004266B9">
      <w:pPr>
        <w:pStyle w:val="FootnoteContinuation"/>
        <w:rPr>
          <w:rFonts w:hint="eastAsia"/>
        </w:rPr>
      </w:pPr>
    </w:p>
  </w:footnote>
  <w:footnote w:id="2">
    <w:p w14:paraId="0136A81A" w14:textId="68427ACB" w:rsidR="002C0809" w:rsidRPr="00884A7C" w:rsidRDefault="002C0809" w:rsidP="00884A7C">
      <w:pPr>
        <w:pStyle w:val="FootnoteText"/>
        <w:rPr>
          <w:del w:id="2601" w:author="Qiao, Guan Lun (RC-CN DI FA ST&amp;PM SUP IT&amp;EDGE)" w:date="2022-02-21T15:25:00Z"/>
          <w:rFonts w:hint="eastAsia"/>
          <w:rPrChange w:id="2602" w:author="Qiao, Guan Lun (RC-CN DI FA ST&amp;PM SUP IT&amp;EDGE)" w:date="2022-02-08T09:48:00Z">
            <w:rPr>
              <w:del w:id="2603" w:author="Qiao, Guan Lun (RC-CN DI FA ST&amp;PM SUP IT&amp;EDGE)" w:date="2022-02-21T15:25:00Z"/>
              <w:rFonts w:hint="eastAsia"/>
              <w:lang w:eastAsia="zh-CN"/>
            </w:rPr>
          </w:rPrChang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8A4D" w14:textId="72151C35" w:rsidR="00860906" w:rsidRPr="007232D9" w:rsidRDefault="00860906" w:rsidP="00FC0227">
    <w:pPr>
      <w:pStyle w:val="Header"/>
      <w:pBdr>
        <w:bottom w:val="single" w:sz="4" w:space="1" w:color="auto"/>
      </w:pBdr>
      <w:jc w:val="right"/>
      <w:rPr>
        <w:rFonts w:ascii="Siemens Sans Black" w:hAnsi="Siemens Sans Black"/>
        <w:color w:val="41AAAA"/>
        <w:lang w:eastAsia="zh-CN"/>
      </w:rPr>
    </w:pPr>
    <w:r w:rsidRPr="007232D9">
      <w:rPr>
        <w:rFonts w:ascii="Siemens Sans Black" w:eastAsia="ABBvoice CNSG" w:hAnsi="Siemens Sans Black"/>
      </w:rPr>
      <w:fldChar w:fldCharType="begin"/>
    </w:r>
    <w:r w:rsidRPr="007232D9">
      <w:rPr>
        <w:rFonts w:ascii="Siemens Sans Black" w:eastAsia="ABBvoice CNSG" w:hAnsi="Siemens Sans Black"/>
        <w:lang w:eastAsia="zh-CN"/>
      </w:rPr>
      <w:instrText xml:space="preserve"> STYLEREF  "_T2 Title" </w:instrText>
    </w:r>
    <w:r w:rsidRPr="007232D9">
      <w:rPr>
        <w:rFonts w:ascii="Siemens Sans Black" w:eastAsia="ABBvoice CNSG" w:hAnsi="Siemens Sans Black"/>
      </w:rPr>
      <w:fldChar w:fldCharType="separate"/>
    </w:r>
    <w:r w:rsidR="00545F63">
      <w:rPr>
        <w:rFonts w:ascii="Siemens Sans Black" w:eastAsia="ABBvoice CNSG" w:hAnsi="Siemens Sans Black" w:hint="eastAsia"/>
        <w:noProof/>
        <w:lang w:eastAsia="zh-CN"/>
      </w:rPr>
      <w:t>需求规格说详细设计明书</w:t>
    </w:r>
    <w:r w:rsidRPr="007232D9">
      <w:rPr>
        <w:rFonts w:ascii="Siemens Sans Black" w:eastAsia="ABBvoice CNSG" w:hAnsi="Siemens Sans Black"/>
      </w:rPr>
      <w:fldChar w:fldCharType="end"/>
    </w:r>
    <w:r w:rsidRPr="007232D9">
      <w:rPr>
        <w:rFonts w:ascii="Siemens Sans Black" w:hAnsi="Siemens Sans Black"/>
        <w:sz w:val="32"/>
        <w:szCs w:val="36"/>
        <w:lang w:eastAsia="zh-CN"/>
      </w:rPr>
      <w:t></w:t>
    </w:r>
    <w:r w:rsidRPr="007232D9">
      <w:rPr>
        <w:rFonts w:ascii="Siemens Sans Black" w:hAnsi="Siemens Sans Black"/>
        <w:sz w:val="32"/>
        <w:szCs w:val="36"/>
        <w:lang w:eastAsia="zh-CN"/>
      </w:rPr>
      <w:tab/>
    </w:r>
    <w:r w:rsidR="0003376C" w:rsidRPr="007232D9">
      <w:rPr>
        <w:rFonts w:ascii="Siemens Sans Black" w:hAnsi="Siemens Sans Black"/>
        <w:color w:val="41AAAA"/>
        <w:sz w:val="32"/>
        <w:szCs w:val="36"/>
        <w:lang w:eastAsia="zh-CN"/>
      </w:rPr>
      <w:t>siemens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F3E3" w14:textId="6C3F08B4" w:rsidR="00860906" w:rsidRPr="00A30A06" w:rsidRDefault="00B46470" w:rsidP="00FC0227">
    <w:pPr>
      <w:pStyle w:val="Header"/>
      <w:pBdr>
        <w:bottom w:val="single" w:sz="4" w:space="1" w:color="auto"/>
      </w:pBdr>
      <w:spacing w:after="120"/>
      <w:ind w:left="-994"/>
      <w:rPr>
        <w:rFonts w:ascii="ABBvoice CNSG" w:eastAsia="ABBvoice CNSG" w:hAnsi="ABBvoice CNSG"/>
        <w:lang w:eastAsia="zh-CN"/>
      </w:rPr>
    </w:pPr>
    <w:r w:rsidRPr="00B46470">
      <w:rPr>
        <w:rFonts w:ascii="Siemens Sans Black" w:hAnsi="Siemens Sans Black"/>
        <w:color w:val="41AAAA"/>
        <w:sz w:val="32"/>
        <w:szCs w:val="36"/>
        <w:lang w:eastAsia="zh-CN"/>
      </w:rPr>
      <w:t>SIEMENS</w:t>
    </w:r>
    <w:r w:rsidR="00860906">
      <w:rPr>
        <w:lang w:eastAsia="zh-CN"/>
      </w:rPr>
      <w:tab/>
    </w:r>
    <w:r w:rsidR="00860906" w:rsidRPr="00A30A06">
      <w:rPr>
        <w:rFonts w:ascii="ABBvoice CNSG" w:eastAsia="ABBvoice CNSG" w:hAnsi="ABBvoice CNSG"/>
      </w:rPr>
      <w:fldChar w:fldCharType="begin"/>
    </w:r>
    <w:r w:rsidR="00860906" w:rsidRPr="00A30A06">
      <w:rPr>
        <w:rFonts w:ascii="ABBvoice CNSG" w:eastAsia="ABBvoice CNSG" w:hAnsi="ABBvoice CNSG"/>
        <w:lang w:eastAsia="zh-CN"/>
      </w:rPr>
      <w:instrText xml:space="preserve"> STYLEREF  "_T2 Title" </w:instrText>
    </w:r>
    <w:r w:rsidR="00860906" w:rsidRPr="00A30A06">
      <w:rPr>
        <w:rFonts w:ascii="ABBvoice CNSG" w:eastAsia="ABBvoice CNSG" w:hAnsi="ABBvoice CNSG"/>
      </w:rPr>
      <w:fldChar w:fldCharType="separate"/>
    </w:r>
    <w:r w:rsidR="00545F63">
      <w:rPr>
        <w:rFonts w:ascii="ABBvoice CNSG" w:eastAsia="ABBvoice CNSG" w:hAnsi="ABBvoice CNSG"/>
        <w:noProof/>
        <w:lang w:eastAsia="zh-CN"/>
      </w:rPr>
      <w:t>需求规格说详细设计明书</w:t>
    </w:r>
    <w:r w:rsidR="00860906" w:rsidRPr="00A30A06">
      <w:rPr>
        <w:rFonts w:ascii="ABBvoice CNSG" w:eastAsia="ABBvoice CNSG" w:hAnsi="ABBvoice CNSG"/>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0AF25" w14:textId="4401DBCF" w:rsidR="00860906" w:rsidRDefault="00860906" w:rsidP="00981245">
    <w:pPr>
      <w:pStyle w:val="Header"/>
      <w:rPr>
        <w:rFonts w:hint="eastAsia"/>
      </w:rPr>
    </w:pPr>
    <w:r>
      <w:rPr>
        <w:noProof/>
        <w:lang w:eastAsia="de-CH"/>
      </w:rPr>
      <mc:AlternateContent>
        <mc:Choice Requires="wps">
          <w:drawing>
            <wp:anchor distT="0" distB="0" distL="114300" distR="114300" simplePos="0" relativeHeight="251658240" behindDoc="0" locked="1" layoutInCell="1" allowOverlap="1" wp14:anchorId="2E4C5B2C" wp14:editId="165A6653">
              <wp:simplePos x="0" y="0"/>
              <wp:positionH relativeFrom="margin">
                <wp:align>right</wp:align>
              </wp:positionH>
              <wp:positionV relativeFrom="margin">
                <wp:align>top</wp:align>
              </wp:positionV>
              <wp:extent cx="5934240" cy="687600"/>
              <wp:effectExtent l="0" t="0" r="0" b="0"/>
              <wp:wrapTopAndBottom/>
              <wp:docPr id="3" name="Rectangle 3"/>
              <wp:cNvGraphicFramePr/>
              <a:graphic xmlns:a="http://schemas.openxmlformats.org/drawingml/2006/main">
                <a:graphicData uri="http://schemas.microsoft.com/office/word/2010/wordprocessingShape">
                  <wps:wsp>
                    <wps:cNvSpPr/>
                    <wps:spPr bwMode="gray">
                      <a:xfrm>
                        <a:off x="0" y="0"/>
                        <a:ext cx="5934240" cy="687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7F5F4E69">
            <v:rect id="Rectangle 3" style="position:absolute;margin-left:416.05pt;margin-top:0;width:467.25pt;height:54.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middle" o:spid="_x0000_s1026" filled="f" stroked="f" strokeweight="2pt" o:bwmode="grayScale" w14:anchorId="1DEE56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">
              <w10:wrap type="topAndBottom" anchorx="margin" anchory="margin"/>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E495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D1C8B3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B22374C"/>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2EB43E72"/>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BAC811A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ACFE2CEE"/>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02437B04"/>
    <w:multiLevelType w:val="hybridMultilevel"/>
    <w:tmpl w:val="6694C27C"/>
    <w:lvl w:ilvl="0" w:tplc="04090011">
      <w:start w:val="1"/>
      <w:numFmt w:val="decimal"/>
      <w:lvlText w:val="%1)"/>
      <w:lvlJc w:val="left"/>
      <w:pPr>
        <w:ind w:left="720" w:hanging="360"/>
      </w:pPr>
      <w:rPr>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63B4249"/>
    <w:multiLevelType w:val="hybridMultilevel"/>
    <w:tmpl w:val="60AC0568"/>
    <w:lvl w:ilvl="0" w:tplc="C2CCBD48">
      <w:start w:val="1"/>
      <w:numFmt w:val="decimal"/>
      <w:lvlText w:val="%1."/>
      <w:lvlJc w:val="left"/>
      <w:pPr>
        <w:ind w:left="360" w:hanging="360"/>
      </w:pPr>
      <w:rPr>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AE6E78"/>
    <w:multiLevelType w:val="multilevel"/>
    <w:tmpl w:val="2206B890"/>
    <w:styleLink w:val="ABBBulletList"/>
    <w:lvl w:ilvl="0">
      <w:start w:val="1"/>
      <w:numFmt w:val="bullet"/>
      <w:pStyle w:val="Bullet1"/>
      <w:lvlText w:val="–"/>
      <w:lvlJc w:val="left"/>
      <w:pPr>
        <w:tabs>
          <w:tab w:val="num" w:pos="284"/>
        </w:tabs>
        <w:ind w:left="284" w:hanging="284"/>
      </w:pPr>
      <w:rPr>
        <w:rFonts w:ascii="ABBvoice" w:hAnsi="ABBvoice" w:cs="Times New Roman" w:hint="default"/>
        <w:color w:val="auto"/>
        <w:u w:color="D90000" w:themeColor="text2"/>
      </w:rPr>
    </w:lvl>
    <w:lvl w:ilvl="1">
      <w:start w:val="1"/>
      <w:numFmt w:val="bullet"/>
      <w:pStyle w:val="Bullet2"/>
      <w:lvlText w:val="•"/>
      <w:lvlJc w:val="left"/>
      <w:pPr>
        <w:tabs>
          <w:tab w:val="num" w:pos="568"/>
        </w:tabs>
        <w:ind w:left="568" w:hanging="284"/>
      </w:pPr>
      <w:rPr>
        <w:rFonts w:ascii="ABBvoice" w:hAnsi="ABBvoice" w:cs="Times New Roman" w:hint="default"/>
        <w:color w:val="auto"/>
        <w:u w:color="D90000" w:themeColor="text2"/>
      </w:rPr>
    </w:lvl>
    <w:lvl w:ilvl="2">
      <w:start w:val="1"/>
      <w:numFmt w:val="bullet"/>
      <w:pStyle w:val="Bullet3"/>
      <w:lvlText w:val="–"/>
      <w:lvlJc w:val="left"/>
      <w:pPr>
        <w:tabs>
          <w:tab w:val="num" w:pos="852"/>
        </w:tabs>
        <w:ind w:left="852" w:hanging="284"/>
      </w:pPr>
      <w:rPr>
        <w:rFonts w:ascii="ABBvoice" w:hAnsi="ABBvoice" w:hint="default"/>
        <w:color w:val="auto"/>
        <w:u w:color="D90000" w:themeColor="text2"/>
      </w:rPr>
    </w:lvl>
    <w:lvl w:ilvl="3">
      <w:start w:val="1"/>
      <w:numFmt w:val="bullet"/>
      <w:lvlText w:val=""/>
      <w:lvlJc w:val="left"/>
      <w:pPr>
        <w:tabs>
          <w:tab w:val="num" w:pos="1136"/>
        </w:tabs>
        <w:ind w:left="1136" w:hanging="284"/>
      </w:pPr>
      <w:rPr>
        <w:rFonts w:ascii="Symbol" w:hAnsi="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hint="default"/>
      </w:rPr>
    </w:lvl>
    <w:lvl w:ilvl="6">
      <w:start w:val="1"/>
      <w:numFmt w:val="bullet"/>
      <w:lvlText w:val=""/>
      <w:lvlJc w:val="left"/>
      <w:pPr>
        <w:tabs>
          <w:tab w:val="num" w:pos="1988"/>
        </w:tabs>
        <w:ind w:left="1988" w:hanging="284"/>
      </w:pPr>
      <w:rPr>
        <w:rFonts w:ascii="Symbol" w:hAnsi="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hint="default"/>
      </w:rPr>
    </w:lvl>
  </w:abstractNum>
  <w:abstractNum w:abstractNumId="9" w15:restartNumberingAfterBreak="0">
    <w:nsid w:val="089563D7"/>
    <w:multiLevelType w:val="hybridMultilevel"/>
    <w:tmpl w:val="736A3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A0F0BB5"/>
    <w:multiLevelType w:val="multilevel"/>
    <w:tmpl w:val="0436ECFA"/>
    <w:styleLink w:val="ABBHeadings"/>
    <w:lvl w:ilvl="0">
      <w:start w:val="1"/>
      <w:numFmt w:val="decimal"/>
      <w:lvlText w:val="%1."/>
      <w:lvlJc w:val="left"/>
      <w:pPr>
        <w:ind w:left="0" w:hanging="992"/>
      </w:pPr>
      <w:rPr>
        <w:rFonts w:hint="default"/>
      </w:rPr>
    </w:lvl>
    <w:lvl w:ilvl="1">
      <w:start w:val="1"/>
      <w:numFmt w:val="decimal"/>
      <w:lvlText w:val="%1.%2."/>
      <w:lvlJc w:val="left"/>
      <w:pPr>
        <w:ind w:left="0" w:hanging="992"/>
      </w:pPr>
      <w:rPr>
        <w:rFonts w:hint="default"/>
      </w:rPr>
    </w:lvl>
    <w:lvl w:ilvl="2">
      <w:start w:val="1"/>
      <w:numFmt w:val="decimal"/>
      <w:lvlText w:val="%1.%2.%3."/>
      <w:lvlJc w:val="left"/>
      <w:pPr>
        <w:ind w:left="0" w:hanging="992"/>
      </w:pPr>
      <w:rPr>
        <w:rFonts w:hint="default"/>
      </w:rPr>
    </w:lvl>
    <w:lvl w:ilvl="3">
      <w:start w:val="1"/>
      <w:numFmt w:val="decimal"/>
      <w:lvlText w:val="%1.%2.%3.%4."/>
      <w:lvlJc w:val="left"/>
      <w:pPr>
        <w:ind w:left="0" w:hanging="992"/>
      </w:pPr>
      <w:rPr>
        <w:rFonts w:hint="default"/>
      </w:rPr>
    </w:lvl>
    <w:lvl w:ilvl="4">
      <w:start w:val="1"/>
      <w:numFmt w:val="decimal"/>
      <w:lvlText w:val="%1.%2.%3.%4.%5."/>
      <w:lvlJc w:val="left"/>
      <w:pPr>
        <w:ind w:left="0" w:hanging="992"/>
      </w:pPr>
      <w:rPr>
        <w:rFonts w:hint="default"/>
      </w:rPr>
    </w:lvl>
    <w:lvl w:ilvl="5">
      <w:start w:val="1"/>
      <w:numFmt w:val="decimal"/>
      <w:lvlText w:val="%1.%2.%3.%4.%5.%6"/>
      <w:lvlJc w:val="left"/>
      <w:pPr>
        <w:ind w:left="0" w:hanging="992"/>
      </w:pPr>
      <w:rPr>
        <w:rFonts w:hint="default"/>
      </w:rPr>
    </w:lvl>
    <w:lvl w:ilvl="6">
      <w:start w:val="1"/>
      <w:numFmt w:val="decimal"/>
      <w:lvlText w:val="%7."/>
      <w:lvlJc w:val="left"/>
      <w:pPr>
        <w:ind w:left="0" w:hanging="992"/>
      </w:pPr>
      <w:rPr>
        <w:rFonts w:hint="default"/>
      </w:rPr>
    </w:lvl>
    <w:lvl w:ilvl="7">
      <w:start w:val="1"/>
      <w:numFmt w:val="lowerLetter"/>
      <w:lvlText w:val="%8."/>
      <w:lvlJc w:val="left"/>
      <w:pPr>
        <w:ind w:left="0" w:hanging="992"/>
      </w:pPr>
      <w:rPr>
        <w:rFonts w:hint="default"/>
      </w:rPr>
    </w:lvl>
    <w:lvl w:ilvl="8">
      <w:start w:val="1"/>
      <w:numFmt w:val="lowerRoman"/>
      <w:lvlText w:val="%9."/>
      <w:lvlJc w:val="left"/>
      <w:pPr>
        <w:ind w:left="0" w:hanging="992"/>
      </w:pPr>
      <w:rPr>
        <w:rFonts w:hint="default"/>
      </w:rPr>
    </w:lvl>
  </w:abstractNum>
  <w:abstractNum w:abstractNumId="11" w15:restartNumberingAfterBreak="0">
    <w:nsid w:val="0C9D130F"/>
    <w:multiLevelType w:val="multilevel"/>
    <w:tmpl w:val="EDF6B122"/>
    <w:styleLink w:val="ABBNumberedList"/>
    <w:lvl w:ilvl="0">
      <w:start w:val="1"/>
      <w:numFmt w:val="decimal"/>
      <w:pStyle w:val="Num1"/>
      <w:lvlText w:val="%1."/>
      <w:lvlJc w:val="left"/>
      <w:pPr>
        <w:tabs>
          <w:tab w:val="num" w:pos="284"/>
        </w:tabs>
        <w:ind w:left="284" w:hanging="284"/>
      </w:pPr>
      <w:rPr>
        <w:rFonts w:hint="default"/>
      </w:rPr>
    </w:lvl>
    <w:lvl w:ilvl="1">
      <w:start w:val="1"/>
      <w:numFmt w:val="lowerLetter"/>
      <w:pStyle w:val="Num2"/>
      <w:lvlText w:val="%2)"/>
      <w:lvlJc w:val="left"/>
      <w:pPr>
        <w:tabs>
          <w:tab w:val="num" w:pos="568"/>
        </w:tabs>
        <w:ind w:left="568" w:hanging="284"/>
      </w:pPr>
      <w:rPr>
        <w:rFonts w:hint="default"/>
      </w:rPr>
    </w:lvl>
    <w:lvl w:ilvl="2">
      <w:start w:val="1"/>
      <w:numFmt w:val="decimal"/>
      <w:pStyle w:val="Num3"/>
      <w:lvlText w:val="%3."/>
      <w:lvlJc w:val="left"/>
      <w:pPr>
        <w:tabs>
          <w:tab w:val="num" w:pos="992"/>
        </w:tabs>
        <w:ind w:left="851" w:hanging="283"/>
      </w:pPr>
      <w:rPr>
        <w:rFonts w:hint="default"/>
      </w:rPr>
    </w:lvl>
    <w:lvl w:ilvl="3">
      <w:start w:val="1"/>
      <w:numFmt w:val="lowerRoman"/>
      <w:lvlText w:val="%4."/>
      <w:lvlJc w:val="left"/>
      <w:pPr>
        <w:tabs>
          <w:tab w:val="num" w:pos="1136"/>
        </w:tabs>
        <w:ind w:left="1136" w:hanging="284"/>
      </w:pPr>
      <w:rPr>
        <w:rFonts w:hint="default"/>
      </w:rPr>
    </w:lvl>
    <w:lvl w:ilvl="4">
      <w:start w:val="1"/>
      <w:numFmt w:val="lowerLetter"/>
      <w:lvlText w:val="%5."/>
      <w:lvlJc w:val="left"/>
      <w:pPr>
        <w:tabs>
          <w:tab w:val="num" w:pos="1420"/>
        </w:tabs>
        <w:ind w:left="1420" w:hanging="284"/>
      </w:pPr>
      <w:rPr>
        <w:rFonts w:hint="default"/>
      </w:rPr>
    </w:lvl>
    <w:lvl w:ilvl="5">
      <w:start w:val="1"/>
      <w:numFmt w:val="lowerRoman"/>
      <w:lvlText w:val="%6."/>
      <w:lvlJc w:val="right"/>
      <w:pPr>
        <w:tabs>
          <w:tab w:val="num" w:pos="1704"/>
        </w:tabs>
        <w:ind w:left="1704" w:hanging="284"/>
      </w:pPr>
      <w:rPr>
        <w:rFonts w:hint="default"/>
      </w:rPr>
    </w:lvl>
    <w:lvl w:ilvl="6">
      <w:start w:val="1"/>
      <w:numFmt w:val="decimal"/>
      <w:lvlText w:val="%7."/>
      <w:lvlJc w:val="left"/>
      <w:pPr>
        <w:tabs>
          <w:tab w:val="num" w:pos="1988"/>
        </w:tabs>
        <w:ind w:left="1988" w:hanging="284"/>
      </w:pPr>
      <w:rPr>
        <w:rFonts w:hint="default"/>
      </w:rPr>
    </w:lvl>
    <w:lvl w:ilvl="7">
      <w:start w:val="1"/>
      <w:numFmt w:val="lowerLetter"/>
      <w:lvlText w:val="%8."/>
      <w:lvlJc w:val="left"/>
      <w:pPr>
        <w:tabs>
          <w:tab w:val="num" w:pos="2272"/>
        </w:tabs>
        <w:ind w:left="2272" w:hanging="284"/>
      </w:pPr>
      <w:rPr>
        <w:rFonts w:hint="default"/>
      </w:rPr>
    </w:lvl>
    <w:lvl w:ilvl="8">
      <w:start w:val="1"/>
      <w:numFmt w:val="lowerRoman"/>
      <w:lvlText w:val="%9."/>
      <w:lvlJc w:val="right"/>
      <w:pPr>
        <w:tabs>
          <w:tab w:val="num" w:pos="2556"/>
        </w:tabs>
        <w:ind w:left="2556" w:hanging="284"/>
      </w:pPr>
      <w:rPr>
        <w:rFonts w:hint="default"/>
      </w:rPr>
    </w:lvl>
  </w:abstractNum>
  <w:abstractNum w:abstractNumId="12" w15:restartNumberingAfterBreak="0">
    <w:nsid w:val="110224F4"/>
    <w:multiLevelType w:val="multilevel"/>
    <w:tmpl w:val="2206B890"/>
    <w:numStyleLink w:val="ABBBulletList"/>
  </w:abstractNum>
  <w:abstractNum w:abstractNumId="13" w15:restartNumberingAfterBreak="0">
    <w:nsid w:val="138631A9"/>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674A64"/>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9741B1"/>
    <w:multiLevelType w:val="hybridMultilevel"/>
    <w:tmpl w:val="7FBA886E"/>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17CA4338"/>
    <w:multiLevelType w:val="hybridMultilevel"/>
    <w:tmpl w:val="6694C27C"/>
    <w:lvl w:ilvl="0" w:tplc="04090011">
      <w:start w:val="1"/>
      <w:numFmt w:val="decimal"/>
      <w:lvlText w:val="%1)"/>
      <w:lvlJc w:val="left"/>
      <w:pPr>
        <w:ind w:left="720" w:hanging="360"/>
      </w:pPr>
      <w:rPr>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4D01DC"/>
    <w:multiLevelType w:val="hybridMultilevel"/>
    <w:tmpl w:val="46105C24"/>
    <w:lvl w:ilvl="0" w:tplc="930A7036">
      <w:start w:val="1"/>
      <w:numFmt w:val="decimal"/>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B8201B7"/>
    <w:multiLevelType w:val="hybridMultilevel"/>
    <w:tmpl w:val="FE3CD3B6"/>
    <w:lvl w:ilvl="0" w:tplc="04090017">
      <w:start w:val="1"/>
      <w:numFmt w:val="lowerLetter"/>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FA950AC"/>
    <w:multiLevelType w:val="hybridMultilevel"/>
    <w:tmpl w:val="4F2A4D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0576325"/>
    <w:multiLevelType w:val="hybridMultilevel"/>
    <w:tmpl w:val="6694C27C"/>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20C8543F"/>
    <w:multiLevelType w:val="hybridMultilevel"/>
    <w:tmpl w:val="187EDAB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BA281DFE">
      <w:start w:val="1"/>
      <w:numFmt w:val="lowerLetter"/>
      <w:lvlText w:val="%3．"/>
      <w:lvlJc w:val="left"/>
      <w:pPr>
        <w:ind w:left="2616" w:hanging="996"/>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0F33DDB"/>
    <w:multiLevelType w:val="hybridMultilevel"/>
    <w:tmpl w:val="40CAEC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25601F88"/>
    <w:multiLevelType w:val="hybridMultilevel"/>
    <w:tmpl w:val="F56EFF0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BA281DFE">
      <w:start w:val="1"/>
      <w:numFmt w:val="lowerLetter"/>
      <w:lvlText w:val="%3．"/>
      <w:lvlJc w:val="left"/>
      <w:pPr>
        <w:ind w:left="2616" w:hanging="996"/>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7257F50"/>
    <w:multiLevelType w:val="hybridMultilevel"/>
    <w:tmpl w:val="D162338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2616" w:hanging="996"/>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8CC51E9"/>
    <w:multiLevelType w:val="hybridMultilevel"/>
    <w:tmpl w:val="40CAEC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29BC4E9E"/>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2B256229"/>
    <w:multiLevelType w:val="hybridMultilevel"/>
    <w:tmpl w:val="736A3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BB153D2"/>
    <w:multiLevelType w:val="hybridMultilevel"/>
    <w:tmpl w:val="60AC0568"/>
    <w:lvl w:ilvl="0" w:tplc="C2CCBD48">
      <w:start w:val="1"/>
      <w:numFmt w:val="decimal"/>
      <w:lvlText w:val="%1."/>
      <w:lvlJc w:val="left"/>
      <w:pPr>
        <w:ind w:left="360" w:hanging="360"/>
      </w:pPr>
      <w:rPr>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CB43CA3"/>
    <w:multiLevelType w:val="hybridMultilevel"/>
    <w:tmpl w:val="CBE22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0B00BE9"/>
    <w:multiLevelType w:val="multilevel"/>
    <w:tmpl w:val="EDF6B122"/>
    <w:numStyleLink w:val="ABBNumberedList"/>
  </w:abstractNum>
  <w:abstractNum w:abstractNumId="31" w15:restartNumberingAfterBreak="0">
    <w:nsid w:val="314015BC"/>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319842D2"/>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B107DC"/>
    <w:multiLevelType w:val="hybridMultilevel"/>
    <w:tmpl w:val="5BA8B72C"/>
    <w:lvl w:ilvl="0" w:tplc="04090017">
      <w:start w:val="1"/>
      <w:numFmt w:val="lowerLetter"/>
      <w:lvlText w:val="%1)"/>
      <w:lvlJc w:val="lef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4" w15:restartNumberingAfterBreak="0">
    <w:nsid w:val="331452A0"/>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351777F8"/>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234F8B"/>
    <w:multiLevelType w:val="hybridMultilevel"/>
    <w:tmpl w:val="46105C24"/>
    <w:lvl w:ilvl="0" w:tplc="930A7036">
      <w:start w:val="1"/>
      <w:numFmt w:val="decimal"/>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7C259E7"/>
    <w:multiLevelType w:val="hybridMultilevel"/>
    <w:tmpl w:val="7FBA886E"/>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3D151364"/>
    <w:multiLevelType w:val="hybridMultilevel"/>
    <w:tmpl w:val="3D6E263E"/>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2616" w:hanging="996"/>
      </w:pPr>
      <w:rPr>
        <w:rFonts w:hint="default"/>
      </w:rPr>
    </w:lvl>
    <w:lvl w:ilvl="3" w:tplc="0409000F">
      <w:start w:val="1"/>
      <w:numFmt w:val="decimal"/>
      <w:lvlText w:val="%4."/>
      <w:lvlJc w:val="left"/>
      <w:pPr>
        <w:ind w:left="2868" w:hanging="708"/>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D337EBE"/>
    <w:multiLevelType w:val="multilevel"/>
    <w:tmpl w:val="0436ECFA"/>
    <w:lvl w:ilvl="0">
      <w:start w:val="1"/>
      <w:numFmt w:val="decimal"/>
      <w:pStyle w:val="Heading1"/>
      <w:lvlText w:val="%1."/>
      <w:lvlJc w:val="left"/>
      <w:pPr>
        <w:ind w:left="0" w:hanging="992"/>
      </w:pPr>
      <w:rPr>
        <w:rFonts w:hint="default"/>
      </w:rPr>
    </w:lvl>
    <w:lvl w:ilvl="1">
      <w:start w:val="1"/>
      <w:numFmt w:val="decimal"/>
      <w:pStyle w:val="Heading2"/>
      <w:lvlText w:val="%1.%2."/>
      <w:lvlJc w:val="left"/>
      <w:pPr>
        <w:ind w:left="0" w:hanging="992"/>
      </w:pPr>
      <w:rPr>
        <w:rFonts w:hint="default"/>
      </w:rPr>
    </w:lvl>
    <w:lvl w:ilvl="2">
      <w:start w:val="1"/>
      <w:numFmt w:val="decimal"/>
      <w:pStyle w:val="Heading3"/>
      <w:lvlText w:val="%1.%2.%3."/>
      <w:lvlJc w:val="left"/>
      <w:pPr>
        <w:ind w:left="0" w:hanging="992"/>
      </w:pPr>
      <w:rPr>
        <w:rFonts w:hint="default"/>
      </w:rPr>
    </w:lvl>
    <w:lvl w:ilvl="3">
      <w:start w:val="1"/>
      <w:numFmt w:val="decimal"/>
      <w:pStyle w:val="Heading4"/>
      <w:lvlText w:val="%1.%2.%3.%4."/>
      <w:lvlJc w:val="left"/>
      <w:pPr>
        <w:ind w:left="0" w:hanging="992"/>
      </w:pPr>
      <w:rPr>
        <w:rFonts w:hint="default"/>
      </w:rPr>
    </w:lvl>
    <w:lvl w:ilvl="4">
      <w:start w:val="1"/>
      <w:numFmt w:val="decimal"/>
      <w:pStyle w:val="Heading5"/>
      <w:lvlText w:val="%1.%2.%3.%4.%5."/>
      <w:lvlJc w:val="left"/>
      <w:pPr>
        <w:ind w:left="0" w:hanging="992"/>
      </w:pPr>
      <w:rPr>
        <w:rFonts w:hint="default"/>
      </w:rPr>
    </w:lvl>
    <w:lvl w:ilvl="5">
      <w:start w:val="1"/>
      <w:numFmt w:val="decimal"/>
      <w:lvlText w:val="%1.%2.%3.%4.%5.%6"/>
      <w:lvlJc w:val="left"/>
      <w:pPr>
        <w:ind w:left="0" w:hanging="992"/>
      </w:pPr>
      <w:rPr>
        <w:rFonts w:hint="default"/>
      </w:rPr>
    </w:lvl>
    <w:lvl w:ilvl="6">
      <w:start w:val="1"/>
      <w:numFmt w:val="decimal"/>
      <w:lvlText w:val="%7."/>
      <w:lvlJc w:val="left"/>
      <w:pPr>
        <w:ind w:left="0" w:hanging="992"/>
      </w:pPr>
      <w:rPr>
        <w:rFonts w:hint="default"/>
      </w:rPr>
    </w:lvl>
    <w:lvl w:ilvl="7">
      <w:start w:val="1"/>
      <w:numFmt w:val="lowerLetter"/>
      <w:lvlText w:val="%8."/>
      <w:lvlJc w:val="left"/>
      <w:pPr>
        <w:ind w:left="0" w:hanging="992"/>
      </w:pPr>
      <w:rPr>
        <w:rFonts w:hint="default"/>
      </w:rPr>
    </w:lvl>
    <w:lvl w:ilvl="8">
      <w:start w:val="1"/>
      <w:numFmt w:val="lowerRoman"/>
      <w:lvlText w:val="%9."/>
      <w:lvlJc w:val="left"/>
      <w:pPr>
        <w:ind w:left="0" w:hanging="992"/>
      </w:pPr>
      <w:rPr>
        <w:rFonts w:hint="default"/>
      </w:rPr>
    </w:lvl>
  </w:abstractNum>
  <w:abstractNum w:abstractNumId="40" w15:restartNumberingAfterBreak="0">
    <w:nsid w:val="45742430"/>
    <w:multiLevelType w:val="hybridMultilevel"/>
    <w:tmpl w:val="78BA0EEA"/>
    <w:lvl w:ilvl="0" w:tplc="A55AD594">
      <w:start w:val="1"/>
      <w:numFmt w:val="decimal"/>
      <w:lvlText w:val="%1."/>
      <w:lvlJc w:val="left"/>
      <w:pPr>
        <w:ind w:left="360" w:hanging="360"/>
      </w:pPr>
      <w:rPr>
        <w:b w:val="0"/>
        <w:bCs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57971DE"/>
    <w:multiLevelType w:val="hybridMultilevel"/>
    <w:tmpl w:val="024692E0"/>
    <w:lvl w:ilvl="0" w:tplc="1DD49844">
      <w:start w:val="1"/>
      <w:numFmt w:val="bullet"/>
      <w:pStyle w:val="T0Cursor"/>
      <w:lvlText w:val="—"/>
      <w:lvlJc w:val="left"/>
      <w:pPr>
        <w:ind w:left="720" w:hanging="360"/>
      </w:pPr>
      <w:rPr>
        <w:rFonts w:ascii="ABBvoice" w:hAnsi="ABBvoice" w:hint="default"/>
        <w:b/>
        <w:i w:val="0"/>
        <w:color w:val="41AAAA"/>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5EE6F13"/>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C16843"/>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1A51CD"/>
    <w:multiLevelType w:val="hybridMultilevel"/>
    <w:tmpl w:val="9B3AAD4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2616" w:hanging="996"/>
      </w:pPr>
      <w:rPr>
        <w:rFonts w:hint="default"/>
      </w:rPr>
    </w:lvl>
    <w:lvl w:ilvl="3" w:tplc="2BAA8734">
      <w:start w:val="1"/>
      <w:numFmt w:val="upperLetter"/>
      <w:lvlText w:val="%4．"/>
      <w:lvlJc w:val="left"/>
      <w:pPr>
        <w:ind w:left="2868" w:hanging="708"/>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4BC04224"/>
    <w:multiLevelType w:val="hybridMultilevel"/>
    <w:tmpl w:val="A3FC852A"/>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6" w15:restartNumberingAfterBreak="0">
    <w:nsid w:val="4D5A4581"/>
    <w:multiLevelType w:val="hybridMultilevel"/>
    <w:tmpl w:val="7FBA886E"/>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F8430FE"/>
    <w:multiLevelType w:val="hybridMultilevel"/>
    <w:tmpl w:val="77E62B46"/>
    <w:lvl w:ilvl="0" w:tplc="E6585998">
      <w:start w:val="1"/>
      <w:numFmt w:val="bullet"/>
      <w:pStyle w:val="ABB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2850C2E"/>
    <w:multiLevelType w:val="hybridMultilevel"/>
    <w:tmpl w:val="7FBA886E"/>
    <w:lvl w:ilvl="0" w:tplc="04090011">
      <w:start w:val="1"/>
      <w:numFmt w:val="decimal"/>
      <w:lvlText w:val="%1)"/>
      <w:lvlJc w:val="left"/>
      <w:pPr>
        <w:ind w:left="644" w:hanging="360"/>
      </w:pPr>
      <w:rPr>
        <w:b w:val="0"/>
        <w:bCs w:val="0"/>
        <w:color w:val="auto"/>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9" w15:restartNumberingAfterBreak="0">
    <w:nsid w:val="56467666"/>
    <w:multiLevelType w:val="hybridMultilevel"/>
    <w:tmpl w:val="F12A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F246ED"/>
    <w:multiLevelType w:val="hybridMultilevel"/>
    <w:tmpl w:val="736A3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7300879"/>
    <w:multiLevelType w:val="hybridMultilevel"/>
    <w:tmpl w:val="BC28FA04"/>
    <w:lvl w:ilvl="0" w:tplc="F82C6CBE">
      <w:start w:val="1"/>
      <w:numFmt w:val="decimal"/>
      <w:lvlText w:val="%1."/>
      <w:lvlJc w:val="left"/>
      <w:pPr>
        <w:ind w:left="360" w:hanging="360"/>
      </w:pPr>
      <w:rPr>
        <w:b w:val="0"/>
        <w:bCs w:val="0"/>
        <w:i w:val="0"/>
        <w:iCs w:val="0"/>
        <w:color w:val="auto"/>
      </w:rPr>
    </w:lvl>
    <w:lvl w:ilvl="1" w:tplc="180E4CD6">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75232DA"/>
    <w:multiLevelType w:val="hybridMultilevel"/>
    <w:tmpl w:val="6694C27C"/>
    <w:lvl w:ilvl="0" w:tplc="04090011">
      <w:start w:val="1"/>
      <w:numFmt w:val="decimal"/>
      <w:lvlText w:val="%1)"/>
      <w:lvlJc w:val="left"/>
      <w:pPr>
        <w:ind w:left="720" w:hanging="360"/>
      </w:pPr>
      <w:rPr>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96D7058"/>
    <w:multiLevelType w:val="multilevel"/>
    <w:tmpl w:val="73E6CD16"/>
    <w:lvl w:ilvl="0">
      <w:start w:val="4"/>
      <w:numFmt w:val="decimal"/>
      <w:lvlText w:val="%1"/>
      <w:lvlJc w:val="left"/>
      <w:pPr>
        <w:ind w:left="420" w:hanging="420"/>
      </w:pPr>
      <w:rPr>
        <w:rFonts w:hint="default"/>
      </w:rPr>
    </w:lvl>
    <w:lvl w:ilvl="1">
      <w:start w:val="3"/>
      <w:numFmt w:val="decimal"/>
      <w:lvlText w:val="%1.%2"/>
      <w:lvlJc w:val="left"/>
      <w:pPr>
        <w:ind w:left="-272" w:hanging="720"/>
      </w:pPr>
      <w:rPr>
        <w:rFonts w:hint="default"/>
      </w:rPr>
    </w:lvl>
    <w:lvl w:ilvl="2">
      <w:start w:val="1"/>
      <w:numFmt w:val="decimal"/>
      <w:lvlText w:val="%1.%2.%3"/>
      <w:lvlJc w:val="left"/>
      <w:pPr>
        <w:ind w:left="-1264" w:hanging="720"/>
      </w:pPr>
      <w:rPr>
        <w:rFonts w:hint="default"/>
      </w:rPr>
    </w:lvl>
    <w:lvl w:ilvl="3">
      <w:start w:val="1"/>
      <w:numFmt w:val="decimal"/>
      <w:lvlText w:val="%1.%2.%3.%4"/>
      <w:lvlJc w:val="left"/>
      <w:pPr>
        <w:ind w:left="-1896" w:hanging="1080"/>
      </w:pPr>
      <w:rPr>
        <w:rFonts w:hint="default"/>
      </w:rPr>
    </w:lvl>
    <w:lvl w:ilvl="4">
      <w:start w:val="1"/>
      <w:numFmt w:val="decimal"/>
      <w:lvlText w:val="%1.%2.%3.%4.%5"/>
      <w:lvlJc w:val="left"/>
      <w:pPr>
        <w:ind w:left="-2528" w:hanging="1440"/>
      </w:pPr>
      <w:rPr>
        <w:rFonts w:hint="default"/>
      </w:rPr>
    </w:lvl>
    <w:lvl w:ilvl="5">
      <w:start w:val="1"/>
      <w:numFmt w:val="decimal"/>
      <w:lvlText w:val="%1.%2.%3.%4.%5.%6"/>
      <w:lvlJc w:val="left"/>
      <w:pPr>
        <w:ind w:left="-3520" w:hanging="1440"/>
      </w:pPr>
      <w:rPr>
        <w:rFonts w:hint="default"/>
      </w:rPr>
    </w:lvl>
    <w:lvl w:ilvl="6">
      <w:start w:val="1"/>
      <w:numFmt w:val="decimal"/>
      <w:lvlText w:val="%1.%2.%3.%4.%5.%6.%7"/>
      <w:lvlJc w:val="left"/>
      <w:pPr>
        <w:ind w:left="-4152" w:hanging="1800"/>
      </w:pPr>
      <w:rPr>
        <w:rFonts w:hint="default"/>
      </w:rPr>
    </w:lvl>
    <w:lvl w:ilvl="7">
      <w:start w:val="1"/>
      <w:numFmt w:val="decimal"/>
      <w:lvlText w:val="%1.%2.%3.%4.%5.%6.%7.%8"/>
      <w:lvlJc w:val="left"/>
      <w:pPr>
        <w:ind w:left="-4784" w:hanging="2160"/>
      </w:pPr>
      <w:rPr>
        <w:rFonts w:hint="default"/>
      </w:rPr>
    </w:lvl>
    <w:lvl w:ilvl="8">
      <w:start w:val="1"/>
      <w:numFmt w:val="decimal"/>
      <w:lvlText w:val="%1.%2.%3.%4.%5.%6.%7.%8.%9"/>
      <w:lvlJc w:val="left"/>
      <w:pPr>
        <w:ind w:left="-5776" w:hanging="2160"/>
      </w:pPr>
      <w:rPr>
        <w:rFonts w:hint="default"/>
      </w:rPr>
    </w:lvl>
  </w:abstractNum>
  <w:abstractNum w:abstractNumId="54" w15:restartNumberingAfterBreak="0">
    <w:nsid w:val="5ADF77B0"/>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5" w15:restartNumberingAfterBreak="0">
    <w:nsid w:val="5BFF04CC"/>
    <w:multiLevelType w:val="hybridMultilevel"/>
    <w:tmpl w:val="78A867AA"/>
    <w:lvl w:ilvl="0" w:tplc="83526044">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E4015E0"/>
    <w:multiLevelType w:val="hybridMultilevel"/>
    <w:tmpl w:val="D19A8E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62286666"/>
    <w:multiLevelType w:val="hybridMultilevel"/>
    <w:tmpl w:val="F56EFF04"/>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BA281DFE">
      <w:start w:val="1"/>
      <w:numFmt w:val="lowerLetter"/>
      <w:lvlText w:val="%3．"/>
      <w:lvlJc w:val="left"/>
      <w:pPr>
        <w:ind w:left="2616" w:hanging="996"/>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3B55708"/>
    <w:multiLevelType w:val="hybridMultilevel"/>
    <w:tmpl w:val="425AD692"/>
    <w:lvl w:ilvl="0" w:tplc="04090011">
      <w:start w:val="1"/>
      <w:numFmt w:val="decimal"/>
      <w:lvlText w:val="%1)"/>
      <w:lvlJc w:val="left"/>
      <w:pPr>
        <w:ind w:left="720" w:hanging="360"/>
      </w:pPr>
      <w:rPr>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3B90F13"/>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0" w15:restartNumberingAfterBreak="0">
    <w:nsid w:val="68A146E0"/>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1" w15:restartNumberingAfterBreak="0">
    <w:nsid w:val="6A260EC8"/>
    <w:multiLevelType w:val="hybridMultilevel"/>
    <w:tmpl w:val="9B3AAD4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2616" w:hanging="996"/>
      </w:pPr>
      <w:rPr>
        <w:rFonts w:hint="default"/>
      </w:rPr>
    </w:lvl>
    <w:lvl w:ilvl="3" w:tplc="2BAA8734">
      <w:start w:val="1"/>
      <w:numFmt w:val="upperLetter"/>
      <w:lvlText w:val="%4．"/>
      <w:lvlJc w:val="left"/>
      <w:pPr>
        <w:ind w:left="2868" w:hanging="708"/>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6C277565"/>
    <w:multiLevelType w:val="multilevel"/>
    <w:tmpl w:val="F76CA5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3" w15:restartNumberingAfterBreak="0">
    <w:nsid w:val="6C9A2DEA"/>
    <w:multiLevelType w:val="hybridMultilevel"/>
    <w:tmpl w:val="494658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4" w15:restartNumberingAfterBreak="0">
    <w:nsid w:val="6D2B65B8"/>
    <w:multiLevelType w:val="hybridMultilevel"/>
    <w:tmpl w:val="6694C27C"/>
    <w:lvl w:ilvl="0" w:tplc="04090011">
      <w:start w:val="1"/>
      <w:numFmt w:val="decimal"/>
      <w:lvlText w:val="%1)"/>
      <w:lvlJc w:val="left"/>
      <w:pPr>
        <w:ind w:left="720" w:hanging="360"/>
      </w:pPr>
      <w:rPr>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63A51C3"/>
    <w:multiLevelType w:val="hybridMultilevel"/>
    <w:tmpl w:val="4F2A4D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BCB7781"/>
    <w:multiLevelType w:val="hybridMultilevel"/>
    <w:tmpl w:val="90DE2D2E"/>
    <w:lvl w:ilvl="0" w:tplc="9CEC82D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B55F07"/>
    <w:multiLevelType w:val="hybridMultilevel"/>
    <w:tmpl w:val="A574D4C6"/>
    <w:lvl w:ilvl="0" w:tplc="28C8D864">
      <w:start w:val="1"/>
      <w:numFmt w:val="decimal"/>
      <w:lvlText w:val="%1."/>
      <w:lvlJc w:val="left"/>
      <w:pPr>
        <w:ind w:left="360" w:hanging="360"/>
      </w:pPr>
      <w:rPr>
        <w:b/>
        <w:bCs/>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F496E76"/>
    <w:multiLevelType w:val="hybridMultilevel"/>
    <w:tmpl w:val="6694C27C"/>
    <w:lvl w:ilvl="0" w:tplc="04090011">
      <w:start w:val="1"/>
      <w:numFmt w:val="decimal"/>
      <w:lvlText w:val="%1)"/>
      <w:lvlJc w:val="left"/>
      <w:pPr>
        <w:ind w:left="720" w:hanging="360"/>
      </w:pPr>
      <w:rPr>
        <w:b w:val="0"/>
        <w:bCs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F7C1932"/>
    <w:multiLevelType w:val="hybridMultilevel"/>
    <w:tmpl w:val="6694C27C"/>
    <w:lvl w:ilvl="0" w:tplc="04090011">
      <w:start w:val="1"/>
      <w:numFmt w:val="decimal"/>
      <w:lvlText w:val="%1)"/>
      <w:lvlJc w:val="left"/>
      <w:pPr>
        <w:ind w:left="720" w:hanging="360"/>
      </w:pPr>
      <w:rPr>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1"/>
  </w:num>
  <w:num w:numId="3">
    <w:abstractNumId w:val="47"/>
  </w:num>
  <w:num w:numId="4">
    <w:abstractNumId w:val="12"/>
  </w:num>
  <w:num w:numId="5">
    <w:abstractNumId w:val="30"/>
  </w:num>
  <w:num w:numId="6">
    <w:abstractNumId w:val="10"/>
  </w:num>
  <w:num w:numId="7">
    <w:abstractNumId w:val="5"/>
  </w:num>
  <w:num w:numId="8">
    <w:abstractNumId w:val="4"/>
  </w:num>
  <w:num w:numId="9">
    <w:abstractNumId w:val="3"/>
  </w:num>
  <w:num w:numId="10">
    <w:abstractNumId w:val="2"/>
  </w:num>
  <w:num w:numId="11">
    <w:abstractNumId w:val="1"/>
  </w:num>
  <w:num w:numId="12">
    <w:abstractNumId w:val="0"/>
  </w:num>
  <w:num w:numId="13">
    <w:abstractNumId w:val="41"/>
  </w:num>
  <w:num w:numId="14">
    <w:abstractNumId w:val="39"/>
  </w:num>
  <w:num w:numId="15">
    <w:abstractNumId w:val="51"/>
  </w:num>
  <w:num w:numId="16">
    <w:abstractNumId w:val="21"/>
  </w:num>
  <w:num w:numId="17">
    <w:abstractNumId w:val="19"/>
  </w:num>
  <w:num w:numId="18">
    <w:abstractNumId w:val="55"/>
  </w:num>
  <w:num w:numId="19">
    <w:abstractNumId w:val="57"/>
  </w:num>
  <w:num w:numId="20">
    <w:abstractNumId w:val="24"/>
  </w:num>
  <w:num w:numId="21">
    <w:abstractNumId w:val="56"/>
  </w:num>
  <w:num w:numId="22">
    <w:abstractNumId w:val="61"/>
  </w:num>
  <w:num w:numId="23">
    <w:abstractNumId w:val="38"/>
  </w:num>
  <w:num w:numId="24">
    <w:abstractNumId w:val="44"/>
  </w:num>
  <w:num w:numId="25">
    <w:abstractNumId w:val="23"/>
  </w:num>
  <w:num w:numId="26">
    <w:abstractNumId w:val="62"/>
  </w:num>
  <w:num w:numId="2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0"/>
  </w:num>
  <w:num w:numId="40">
    <w:abstractNumId w:val="22"/>
  </w:num>
  <w:num w:numId="41">
    <w:abstractNumId w:val="39"/>
  </w:num>
  <w:num w:numId="42">
    <w:abstractNumId w:val="39"/>
  </w:num>
  <w:num w:numId="43">
    <w:abstractNumId w:val="39"/>
  </w:num>
  <w:num w:numId="44">
    <w:abstractNumId w:val="53"/>
  </w:num>
  <w:num w:numId="45">
    <w:abstractNumId w:val="39"/>
  </w:num>
  <w:num w:numId="46">
    <w:abstractNumId w:val="39"/>
  </w:num>
  <w:num w:numId="47">
    <w:abstractNumId w:val="39"/>
  </w:num>
  <w:num w:numId="48">
    <w:abstractNumId w:val="39"/>
  </w:num>
  <w:num w:numId="49">
    <w:abstractNumId w:val="49"/>
  </w:num>
  <w:num w:numId="50">
    <w:abstractNumId w:val="65"/>
  </w:num>
  <w:num w:numId="51">
    <w:abstractNumId w:val="50"/>
  </w:num>
  <w:num w:numId="52">
    <w:abstractNumId w:val="40"/>
  </w:num>
  <w:num w:numId="53">
    <w:abstractNumId w:val="27"/>
  </w:num>
  <w:num w:numId="54">
    <w:abstractNumId w:val="67"/>
  </w:num>
  <w:num w:numId="55">
    <w:abstractNumId w:val="9"/>
  </w:num>
  <w:num w:numId="56">
    <w:abstractNumId w:val="17"/>
  </w:num>
  <w:num w:numId="57">
    <w:abstractNumId w:val="36"/>
  </w:num>
  <w:num w:numId="58">
    <w:abstractNumId w:val="30"/>
  </w:num>
  <w:num w:numId="59">
    <w:abstractNumId w:val="30"/>
  </w:num>
  <w:num w:numId="60">
    <w:abstractNumId w:val="46"/>
  </w:num>
  <w:num w:numId="61">
    <w:abstractNumId w:val="30"/>
  </w:num>
  <w:num w:numId="62">
    <w:abstractNumId w:val="48"/>
  </w:num>
  <w:num w:numId="6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0"/>
  </w:num>
  <w:num w:numId="65">
    <w:abstractNumId w:val="15"/>
  </w:num>
  <w:num w:numId="66">
    <w:abstractNumId w:val="30"/>
  </w:num>
  <w:num w:numId="67">
    <w:abstractNumId w:val="37"/>
  </w:num>
  <w:num w:numId="68">
    <w:abstractNumId w:val="30"/>
  </w:num>
  <w:num w:numId="69">
    <w:abstractNumId w:val="18"/>
  </w:num>
  <w:num w:numId="70">
    <w:abstractNumId w:val="20"/>
  </w:num>
  <w:num w:numId="71">
    <w:abstractNumId w:val="33"/>
  </w:num>
  <w:num w:numId="72">
    <w:abstractNumId w:val="28"/>
  </w:num>
  <w:num w:numId="73">
    <w:abstractNumId w:val="45"/>
  </w:num>
  <w:num w:numId="74">
    <w:abstractNumId w:val="16"/>
  </w:num>
  <w:num w:numId="75">
    <w:abstractNumId w:val="43"/>
  </w:num>
  <w:num w:numId="76">
    <w:abstractNumId w:val="29"/>
  </w:num>
  <w:num w:numId="77">
    <w:abstractNumId w:val="59"/>
  </w:num>
  <w:num w:numId="78">
    <w:abstractNumId w:val="63"/>
  </w:num>
  <w:num w:numId="79">
    <w:abstractNumId w:val="58"/>
  </w:num>
  <w:num w:numId="80">
    <w:abstractNumId w:val="13"/>
  </w:num>
  <w:num w:numId="81">
    <w:abstractNumId w:val="6"/>
  </w:num>
  <w:num w:numId="82">
    <w:abstractNumId w:val="35"/>
  </w:num>
  <w:num w:numId="83">
    <w:abstractNumId w:val="25"/>
  </w:num>
  <w:num w:numId="84">
    <w:abstractNumId w:val="7"/>
  </w:num>
  <w:num w:numId="85">
    <w:abstractNumId w:val="31"/>
  </w:num>
  <w:num w:numId="86">
    <w:abstractNumId w:val="68"/>
  </w:num>
  <w:num w:numId="87">
    <w:abstractNumId w:val="14"/>
  </w:num>
  <w:num w:numId="88">
    <w:abstractNumId w:val="34"/>
  </w:num>
  <w:num w:numId="89">
    <w:abstractNumId w:val="52"/>
  </w:num>
  <w:num w:numId="90">
    <w:abstractNumId w:val="32"/>
  </w:num>
  <w:num w:numId="91">
    <w:abstractNumId w:val="26"/>
  </w:num>
  <w:num w:numId="92">
    <w:abstractNumId w:val="69"/>
  </w:num>
  <w:num w:numId="93">
    <w:abstractNumId w:val="42"/>
  </w:num>
  <w:num w:numId="94">
    <w:abstractNumId w:val="54"/>
  </w:num>
  <w:num w:numId="95">
    <w:abstractNumId w:val="64"/>
  </w:num>
  <w:num w:numId="96">
    <w:abstractNumId w:val="66"/>
  </w:num>
  <w:numIdMacAtCleanup w:val="9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n, Qingyi (EXT) (RC-CN DI FA ST&amp;PM SUP IT&amp;EDGE)">
    <w15:presenceInfo w15:providerId="AD" w15:userId="S::qingyi.sun.ext@siemens.com::c886e282-448d-46eb-8fac-5fba558eb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trackRevisions/>
  <w:defaultTabStop w:val="706"/>
  <w:autoHyphenation/>
  <w:consecutiveHyphenLimit w:val="3"/>
  <w:hyphenationZone w:val="425"/>
  <w:doNotHyphenateCaps/>
  <w:evenAndOddHeaders/>
  <w:drawingGridHorizontalSpacing w:val="181"/>
  <w:drawingGridVerticalSpacing w:val="181"/>
  <w:characterSpacingControl w:val="doNotCompress"/>
  <w:hdrShapeDefaults>
    <o:shapedefaults v:ext="edit" spidmax="2050">
      <o:colormru v:ext="edit" colors="silver"/>
    </o:shapedefaults>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06"/>
    <w:rsid w:val="00001506"/>
    <w:rsid w:val="000024F0"/>
    <w:rsid w:val="00004D97"/>
    <w:rsid w:val="00010B2C"/>
    <w:rsid w:val="0001134F"/>
    <w:rsid w:val="00011AB4"/>
    <w:rsid w:val="00012122"/>
    <w:rsid w:val="00013F49"/>
    <w:rsid w:val="00017047"/>
    <w:rsid w:val="00025638"/>
    <w:rsid w:val="00027BF3"/>
    <w:rsid w:val="00030DE2"/>
    <w:rsid w:val="000316EC"/>
    <w:rsid w:val="00032B92"/>
    <w:rsid w:val="0003376C"/>
    <w:rsid w:val="000349BC"/>
    <w:rsid w:val="00034BD1"/>
    <w:rsid w:val="00034C65"/>
    <w:rsid w:val="00036EF2"/>
    <w:rsid w:val="000377AB"/>
    <w:rsid w:val="00041AAD"/>
    <w:rsid w:val="00047D44"/>
    <w:rsid w:val="00047F92"/>
    <w:rsid w:val="0005257E"/>
    <w:rsid w:val="00052F24"/>
    <w:rsid w:val="00053E6C"/>
    <w:rsid w:val="00054A9A"/>
    <w:rsid w:val="0005548E"/>
    <w:rsid w:val="0005574C"/>
    <w:rsid w:val="000578DD"/>
    <w:rsid w:val="00057B24"/>
    <w:rsid w:val="00057CA3"/>
    <w:rsid w:val="00057D3C"/>
    <w:rsid w:val="00061BF1"/>
    <w:rsid w:val="000718C1"/>
    <w:rsid w:val="00073820"/>
    <w:rsid w:val="00076994"/>
    <w:rsid w:val="00082436"/>
    <w:rsid w:val="0008259C"/>
    <w:rsid w:val="00082633"/>
    <w:rsid w:val="00090D8F"/>
    <w:rsid w:val="0009747B"/>
    <w:rsid w:val="000A1C88"/>
    <w:rsid w:val="000A2575"/>
    <w:rsid w:val="000A640E"/>
    <w:rsid w:val="000B3F67"/>
    <w:rsid w:val="000B5C90"/>
    <w:rsid w:val="000B5EBD"/>
    <w:rsid w:val="000B6013"/>
    <w:rsid w:val="000C1D4B"/>
    <w:rsid w:val="000C31C4"/>
    <w:rsid w:val="000C48BA"/>
    <w:rsid w:val="000C6B30"/>
    <w:rsid w:val="000D36F0"/>
    <w:rsid w:val="000D6663"/>
    <w:rsid w:val="000D6C5A"/>
    <w:rsid w:val="000E0F7D"/>
    <w:rsid w:val="000E4294"/>
    <w:rsid w:val="000E75DA"/>
    <w:rsid w:val="000F0887"/>
    <w:rsid w:val="000F18AF"/>
    <w:rsid w:val="000F231B"/>
    <w:rsid w:val="000F3824"/>
    <w:rsid w:val="000F4B41"/>
    <w:rsid w:val="000F5D68"/>
    <w:rsid w:val="001009FA"/>
    <w:rsid w:val="00103980"/>
    <w:rsid w:val="00103A64"/>
    <w:rsid w:val="00103D02"/>
    <w:rsid w:val="0010459D"/>
    <w:rsid w:val="001059D2"/>
    <w:rsid w:val="00114AA0"/>
    <w:rsid w:val="00115E9B"/>
    <w:rsid w:val="00116519"/>
    <w:rsid w:val="00116520"/>
    <w:rsid w:val="001166D7"/>
    <w:rsid w:val="001167A5"/>
    <w:rsid w:val="001205EA"/>
    <w:rsid w:val="00121069"/>
    <w:rsid w:val="00121F83"/>
    <w:rsid w:val="00124530"/>
    <w:rsid w:val="00127B11"/>
    <w:rsid w:val="00132B5E"/>
    <w:rsid w:val="00134512"/>
    <w:rsid w:val="00134913"/>
    <w:rsid w:val="00134A93"/>
    <w:rsid w:val="00140AEA"/>
    <w:rsid w:val="00145579"/>
    <w:rsid w:val="0015411E"/>
    <w:rsid w:val="00154594"/>
    <w:rsid w:val="00154ECF"/>
    <w:rsid w:val="00157FEB"/>
    <w:rsid w:val="001601E2"/>
    <w:rsid w:val="00164648"/>
    <w:rsid w:val="00165633"/>
    <w:rsid w:val="00166C34"/>
    <w:rsid w:val="0017129C"/>
    <w:rsid w:val="001716A3"/>
    <w:rsid w:val="00173FD2"/>
    <w:rsid w:val="00174500"/>
    <w:rsid w:val="00176B8B"/>
    <w:rsid w:val="00177CB9"/>
    <w:rsid w:val="00180ABF"/>
    <w:rsid w:val="00184CE2"/>
    <w:rsid w:val="00185633"/>
    <w:rsid w:val="00186263"/>
    <w:rsid w:val="001904D9"/>
    <w:rsid w:val="001907E2"/>
    <w:rsid w:val="0019152A"/>
    <w:rsid w:val="00192AAD"/>
    <w:rsid w:val="001932EA"/>
    <w:rsid w:val="0019596E"/>
    <w:rsid w:val="001A13D1"/>
    <w:rsid w:val="001A28E2"/>
    <w:rsid w:val="001A348B"/>
    <w:rsid w:val="001A52B6"/>
    <w:rsid w:val="001A54AA"/>
    <w:rsid w:val="001A765C"/>
    <w:rsid w:val="001B4F18"/>
    <w:rsid w:val="001B7E72"/>
    <w:rsid w:val="001C2572"/>
    <w:rsid w:val="001C28B6"/>
    <w:rsid w:val="001C540C"/>
    <w:rsid w:val="001C77EE"/>
    <w:rsid w:val="001D2F32"/>
    <w:rsid w:val="001D30CF"/>
    <w:rsid w:val="001D3170"/>
    <w:rsid w:val="001E0336"/>
    <w:rsid w:val="001E0E38"/>
    <w:rsid w:val="001E1156"/>
    <w:rsid w:val="001E1D0A"/>
    <w:rsid w:val="001E31A6"/>
    <w:rsid w:val="001E5588"/>
    <w:rsid w:val="001E5AA1"/>
    <w:rsid w:val="001F10CC"/>
    <w:rsid w:val="001F23A3"/>
    <w:rsid w:val="001F4FAA"/>
    <w:rsid w:val="001F50A0"/>
    <w:rsid w:val="001F5417"/>
    <w:rsid w:val="00201A3E"/>
    <w:rsid w:val="00203154"/>
    <w:rsid w:val="00203359"/>
    <w:rsid w:val="00204BB8"/>
    <w:rsid w:val="00215374"/>
    <w:rsid w:val="002159BC"/>
    <w:rsid w:val="00216FDA"/>
    <w:rsid w:val="00217A29"/>
    <w:rsid w:val="002209B2"/>
    <w:rsid w:val="00220D36"/>
    <w:rsid w:val="00222B83"/>
    <w:rsid w:val="002237F9"/>
    <w:rsid w:val="00224E34"/>
    <w:rsid w:val="002279F0"/>
    <w:rsid w:val="00227AEC"/>
    <w:rsid w:val="00230F26"/>
    <w:rsid w:val="002311DB"/>
    <w:rsid w:val="002312FB"/>
    <w:rsid w:val="00232EDA"/>
    <w:rsid w:val="0023562C"/>
    <w:rsid w:val="002361C0"/>
    <w:rsid w:val="00236415"/>
    <w:rsid w:val="002367BA"/>
    <w:rsid w:val="00242F9A"/>
    <w:rsid w:val="002435C0"/>
    <w:rsid w:val="00244151"/>
    <w:rsid w:val="00245719"/>
    <w:rsid w:val="00247D5A"/>
    <w:rsid w:val="00247E4D"/>
    <w:rsid w:val="00251C98"/>
    <w:rsid w:val="0025525C"/>
    <w:rsid w:val="00255B3E"/>
    <w:rsid w:val="0026226A"/>
    <w:rsid w:val="00262556"/>
    <w:rsid w:val="0026612B"/>
    <w:rsid w:val="00266765"/>
    <w:rsid w:val="00271245"/>
    <w:rsid w:val="00272B18"/>
    <w:rsid w:val="002730A2"/>
    <w:rsid w:val="002738CC"/>
    <w:rsid w:val="00273956"/>
    <w:rsid w:val="002745E4"/>
    <w:rsid w:val="00274D2E"/>
    <w:rsid w:val="002773FE"/>
    <w:rsid w:val="002810DD"/>
    <w:rsid w:val="00285688"/>
    <w:rsid w:val="002929F6"/>
    <w:rsid w:val="00295D89"/>
    <w:rsid w:val="002A033B"/>
    <w:rsid w:val="002A3B3A"/>
    <w:rsid w:val="002A42DE"/>
    <w:rsid w:val="002A63F8"/>
    <w:rsid w:val="002B20C6"/>
    <w:rsid w:val="002B306D"/>
    <w:rsid w:val="002B312C"/>
    <w:rsid w:val="002B3F45"/>
    <w:rsid w:val="002C0809"/>
    <w:rsid w:val="002C1096"/>
    <w:rsid w:val="002C23A6"/>
    <w:rsid w:val="002C45F5"/>
    <w:rsid w:val="002C564B"/>
    <w:rsid w:val="002C5C12"/>
    <w:rsid w:val="002D08EC"/>
    <w:rsid w:val="002D14C0"/>
    <w:rsid w:val="002D3DA9"/>
    <w:rsid w:val="002D41B0"/>
    <w:rsid w:val="002D5053"/>
    <w:rsid w:val="002D790A"/>
    <w:rsid w:val="002D7DE8"/>
    <w:rsid w:val="002E11B5"/>
    <w:rsid w:val="002E3C93"/>
    <w:rsid w:val="002E76D1"/>
    <w:rsid w:val="002E7AE9"/>
    <w:rsid w:val="002F00D0"/>
    <w:rsid w:val="002F05A0"/>
    <w:rsid w:val="002F1737"/>
    <w:rsid w:val="002F195F"/>
    <w:rsid w:val="002F2D31"/>
    <w:rsid w:val="002F4ACD"/>
    <w:rsid w:val="002F504A"/>
    <w:rsid w:val="002F5B52"/>
    <w:rsid w:val="002F5EB2"/>
    <w:rsid w:val="002F64D8"/>
    <w:rsid w:val="003009E8"/>
    <w:rsid w:val="00300D6B"/>
    <w:rsid w:val="0030180F"/>
    <w:rsid w:val="00303E7C"/>
    <w:rsid w:val="003042F9"/>
    <w:rsid w:val="003046FB"/>
    <w:rsid w:val="003055F5"/>
    <w:rsid w:val="00306828"/>
    <w:rsid w:val="0031075D"/>
    <w:rsid w:val="00310AB3"/>
    <w:rsid w:val="0031124C"/>
    <w:rsid w:val="00314D89"/>
    <w:rsid w:val="00315040"/>
    <w:rsid w:val="003150E5"/>
    <w:rsid w:val="00322B4A"/>
    <w:rsid w:val="00323DD2"/>
    <w:rsid w:val="0032711B"/>
    <w:rsid w:val="00332CBB"/>
    <w:rsid w:val="00333574"/>
    <w:rsid w:val="003346B8"/>
    <w:rsid w:val="003352EF"/>
    <w:rsid w:val="00336C3E"/>
    <w:rsid w:val="00337A03"/>
    <w:rsid w:val="003504B7"/>
    <w:rsid w:val="00350B62"/>
    <w:rsid w:val="00351A44"/>
    <w:rsid w:val="003540A7"/>
    <w:rsid w:val="003551D9"/>
    <w:rsid w:val="00355B36"/>
    <w:rsid w:val="00356EB4"/>
    <w:rsid w:val="003572C7"/>
    <w:rsid w:val="00357560"/>
    <w:rsid w:val="003577A9"/>
    <w:rsid w:val="00363B17"/>
    <w:rsid w:val="00365AE4"/>
    <w:rsid w:val="00366DC8"/>
    <w:rsid w:val="00370C11"/>
    <w:rsid w:val="00372114"/>
    <w:rsid w:val="00372CFE"/>
    <w:rsid w:val="00374CE1"/>
    <w:rsid w:val="00376A86"/>
    <w:rsid w:val="003800D5"/>
    <w:rsid w:val="003801C9"/>
    <w:rsid w:val="0038051D"/>
    <w:rsid w:val="003836AE"/>
    <w:rsid w:val="0038399E"/>
    <w:rsid w:val="003917C6"/>
    <w:rsid w:val="0039384F"/>
    <w:rsid w:val="00397826"/>
    <w:rsid w:val="003A488D"/>
    <w:rsid w:val="003A4DE2"/>
    <w:rsid w:val="003A4EA4"/>
    <w:rsid w:val="003A57D9"/>
    <w:rsid w:val="003A6858"/>
    <w:rsid w:val="003A6B10"/>
    <w:rsid w:val="003B2025"/>
    <w:rsid w:val="003B2938"/>
    <w:rsid w:val="003B36D5"/>
    <w:rsid w:val="003B53B2"/>
    <w:rsid w:val="003B7C85"/>
    <w:rsid w:val="003C06EA"/>
    <w:rsid w:val="003C32EF"/>
    <w:rsid w:val="003C7E47"/>
    <w:rsid w:val="003D001B"/>
    <w:rsid w:val="003D0AB6"/>
    <w:rsid w:val="003D0E58"/>
    <w:rsid w:val="003D32A7"/>
    <w:rsid w:val="003D3F5A"/>
    <w:rsid w:val="003D4DE9"/>
    <w:rsid w:val="003D6290"/>
    <w:rsid w:val="003D67FB"/>
    <w:rsid w:val="003D7B2A"/>
    <w:rsid w:val="003E40F0"/>
    <w:rsid w:val="003E4AD3"/>
    <w:rsid w:val="003E4C89"/>
    <w:rsid w:val="003E7E3B"/>
    <w:rsid w:val="003F0581"/>
    <w:rsid w:val="003F0DEE"/>
    <w:rsid w:val="003F4A41"/>
    <w:rsid w:val="003F64B9"/>
    <w:rsid w:val="004002B7"/>
    <w:rsid w:val="00403870"/>
    <w:rsid w:val="0040437B"/>
    <w:rsid w:val="00411B90"/>
    <w:rsid w:val="00413FCC"/>
    <w:rsid w:val="00415966"/>
    <w:rsid w:val="00417553"/>
    <w:rsid w:val="00421650"/>
    <w:rsid w:val="004266B9"/>
    <w:rsid w:val="00430760"/>
    <w:rsid w:val="004314D2"/>
    <w:rsid w:val="004319B7"/>
    <w:rsid w:val="00432305"/>
    <w:rsid w:val="00432F83"/>
    <w:rsid w:val="00433600"/>
    <w:rsid w:val="00434B6D"/>
    <w:rsid w:val="00435C24"/>
    <w:rsid w:val="004378CC"/>
    <w:rsid w:val="00441FFD"/>
    <w:rsid w:val="00442114"/>
    <w:rsid w:val="00445474"/>
    <w:rsid w:val="00446BFE"/>
    <w:rsid w:val="004477F3"/>
    <w:rsid w:val="00447FB8"/>
    <w:rsid w:val="00454E1B"/>
    <w:rsid w:val="00454F24"/>
    <w:rsid w:val="004578EF"/>
    <w:rsid w:val="00457D7B"/>
    <w:rsid w:val="004606C4"/>
    <w:rsid w:val="004632EE"/>
    <w:rsid w:val="004638A9"/>
    <w:rsid w:val="00464FF3"/>
    <w:rsid w:val="00466406"/>
    <w:rsid w:val="0046689A"/>
    <w:rsid w:val="0046748B"/>
    <w:rsid w:val="00470202"/>
    <w:rsid w:val="004719B3"/>
    <w:rsid w:val="00472F77"/>
    <w:rsid w:val="004734F1"/>
    <w:rsid w:val="00474E84"/>
    <w:rsid w:val="00475307"/>
    <w:rsid w:val="00475F0A"/>
    <w:rsid w:val="00475F30"/>
    <w:rsid w:val="00476F02"/>
    <w:rsid w:val="00476F52"/>
    <w:rsid w:val="00477E41"/>
    <w:rsid w:val="004803B0"/>
    <w:rsid w:val="0048145D"/>
    <w:rsid w:val="004818D6"/>
    <w:rsid w:val="004866D7"/>
    <w:rsid w:val="0048704E"/>
    <w:rsid w:val="004873F3"/>
    <w:rsid w:val="0049122E"/>
    <w:rsid w:val="00491B9C"/>
    <w:rsid w:val="00492FC3"/>
    <w:rsid w:val="004965FF"/>
    <w:rsid w:val="004A0BF3"/>
    <w:rsid w:val="004A13C7"/>
    <w:rsid w:val="004B0EBC"/>
    <w:rsid w:val="004B1144"/>
    <w:rsid w:val="004B250F"/>
    <w:rsid w:val="004B53EB"/>
    <w:rsid w:val="004B61E8"/>
    <w:rsid w:val="004B7208"/>
    <w:rsid w:val="004C20C4"/>
    <w:rsid w:val="004C2164"/>
    <w:rsid w:val="004C2851"/>
    <w:rsid w:val="004C28E2"/>
    <w:rsid w:val="004D09E0"/>
    <w:rsid w:val="004D491B"/>
    <w:rsid w:val="004D494D"/>
    <w:rsid w:val="004D6A3E"/>
    <w:rsid w:val="004E01BE"/>
    <w:rsid w:val="004E0614"/>
    <w:rsid w:val="004E1C3C"/>
    <w:rsid w:val="004E274C"/>
    <w:rsid w:val="004E409B"/>
    <w:rsid w:val="004E4490"/>
    <w:rsid w:val="004E7171"/>
    <w:rsid w:val="004F0DCD"/>
    <w:rsid w:val="004F3B84"/>
    <w:rsid w:val="004F509F"/>
    <w:rsid w:val="004F541E"/>
    <w:rsid w:val="004F57AD"/>
    <w:rsid w:val="004F6000"/>
    <w:rsid w:val="004F6807"/>
    <w:rsid w:val="004F7F7E"/>
    <w:rsid w:val="005010B8"/>
    <w:rsid w:val="005010C4"/>
    <w:rsid w:val="00504E78"/>
    <w:rsid w:val="0050513D"/>
    <w:rsid w:val="005056D0"/>
    <w:rsid w:val="00506374"/>
    <w:rsid w:val="00507BAE"/>
    <w:rsid w:val="00510926"/>
    <w:rsid w:val="005129A6"/>
    <w:rsid w:val="005135DE"/>
    <w:rsid w:val="005158D7"/>
    <w:rsid w:val="00517842"/>
    <w:rsid w:val="00522C3F"/>
    <w:rsid w:val="00523B32"/>
    <w:rsid w:val="0052596D"/>
    <w:rsid w:val="00526933"/>
    <w:rsid w:val="00526FEC"/>
    <w:rsid w:val="00533616"/>
    <w:rsid w:val="0053593F"/>
    <w:rsid w:val="00543FEE"/>
    <w:rsid w:val="00545F63"/>
    <w:rsid w:val="0055263C"/>
    <w:rsid w:val="00556333"/>
    <w:rsid w:val="0056606C"/>
    <w:rsid w:val="00566C97"/>
    <w:rsid w:val="005736C4"/>
    <w:rsid w:val="0057413B"/>
    <w:rsid w:val="0057584E"/>
    <w:rsid w:val="005760AB"/>
    <w:rsid w:val="00577177"/>
    <w:rsid w:val="0057717C"/>
    <w:rsid w:val="00577A98"/>
    <w:rsid w:val="005801E0"/>
    <w:rsid w:val="0058388D"/>
    <w:rsid w:val="00590054"/>
    <w:rsid w:val="005901C0"/>
    <w:rsid w:val="0059164F"/>
    <w:rsid w:val="00591EE7"/>
    <w:rsid w:val="0059480E"/>
    <w:rsid w:val="00594AEF"/>
    <w:rsid w:val="00595FFB"/>
    <w:rsid w:val="00596621"/>
    <w:rsid w:val="005A06EE"/>
    <w:rsid w:val="005A7C15"/>
    <w:rsid w:val="005A7DAE"/>
    <w:rsid w:val="005A7FD1"/>
    <w:rsid w:val="005B05E1"/>
    <w:rsid w:val="005B06ED"/>
    <w:rsid w:val="005B266C"/>
    <w:rsid w:val="005B38C4"/>
    <w:rsid w:val="005B6102"/>
    <w:rsid w:val="005C0AF1"/>
    <w:rsid w:val="005C2861"/>
    <w:rsid w:val="005C2F1F"/>
    <w:rsid w:val="005C3A5F"/>
    <w:rsid w:val="005C61CA"/>
    <w:rsid w:val="005C6F93"/>
    <w:rsid w:val="005C7CC9"/>
    <w:rsid w:val="005D1495"/>
    <w:rsid w:val="005D4BC5"/>
    <w:rsid w:val="005D5877"/>
    <w:rsid w:val="005D5B33"/>
    <w:rsid w:val="005E11DF"/>
    <w:rsid w:val="005E1796"/>
    <w:rsid w:val="005E7DA9"/>
    <w:rsid w:val="005F3045"/>
    <w:rsid w:val="005F371D"/>
    <w:rsid w:val="005F4B7C"/>
    <w:rsid w:val="005F566D"/>
    <w:rsid w:val="005F6A3E"/>
    <w:rsid w:val="005F779E"/>
    <w:rsid w:val="0060275C"/>
    <w:rsid w:val="00602AE8"/>
    <w:rsid w:val="00602BE9"/>
    <w:rsid w:val="00602C80"/>
    <w:rsid w:val="00603B0D"/>
    <w:rsid w:val="0060795A"/>
    <w:rsid w:val="00610DF2"/>
    <w:rsid w:val="00611069"/>
    <w:rsid w:val="00611991"/>
    <w:rsid w:val="00611F6F"/>
    <w:rsid w:val="00612E1D"/>
    <w:rsid w:val="00614214"/>
    <w:rsid w:val="00614267"/>
    <w:rsid w:val="00615899"/>
    <w:rsid w:val="0061710F"/>
    <w:rsid w:val="00621D5F"/>
    <w:rsid w:val="006234A4"/>
    <w:rsid w:val="0062686C"/>
    <w:rsid w:val="0063416C"/>
    <w:rsid w:val="00640733"/>
    <w:rsid w:val="00641310"/>
    <w:rsid w:val="00643359"/>
    <w:rsid w:val="00644507"/>
    <w:rsid w:val="006452C9"/>
    <w:rsid w:val="00645DEA"/>
    <w:rsid w:val="0064705D"/>
    <w:rsid w:val="006476C7"/>
    <w:rsid w:val="0065160A"/>
    <w:rsid w:val="00652168"/>
    <w:rsid w:val="00653DB2"/>
    <w:rsid w:val="00656A62"/>
    <w:rsid w:val="006605D7"/>
    <w:rsid w:val="00660EBD"/>
    <w:rsid w:val="00663A62"/>
    <w:rsid w:val="00664190"/>
    <w:rsid w:val="006666D5"/>
    <w:rsid w:val="0066780B"/>
    <w:rsid w:val="00667EF3"/>
    <w:rsid w:val="0067130F"/>
    <w:rsid w:val="006715EC"/>
    <w:rsid w:val="006733DF"/>
    <w:rsid w:val="0067447D"/>
    <w:rsid w:val="00674D97"/>
    <w:rsid w:val="00674F22"/>
    <w:rsid w:val="00675456"/>
    <w:rsid w:val="00675EAD"/>
    <w:rsid w:val="00680B8D"/>
    <w:rsid w:val="006856A3"/>
    <w:rsid w:val="0069325D"/>
    <w:rsid w:val="006958E5"/>
    <w:rsid w:val="006A2528"/>
    <w:rsid w:val="006A3A29"/>
    <w:rsid w:val="006A3E17"/>
    <w:rsid w:val="006A5454"/>
    <w:rsid w:val="006A6D28"/>
    <w:rsid w:val="006A747E"/>
    <w:rsid w:val="006B00E6"/>
    <w:rsid w:val="006B01EC"/>
    <w:rsid w:val="006B1924"/>
    <w:rsid w:val="006B267E"/>
    <w:rsid w:val="006B3737"/>
    <w:rsid w:val="006B4BA6"/>
    <w:rsid w:val="006B55B0"/>
    <w:rsid w:val="006B5D04"/>
    <w:rsid w:val="006B6190"/>
    <w:rsid w:val="006C4025"/>
    <w:rsid w:val="006C47BF"/>
    <w:rsid w:val="006D3684"/>
    <w:rsid w:val="006D3F9E"/>
    <w:rsid w:val="006D6761"/>
    <w:rsid w:val="006E0E29"/>
    <w:rsid w:val="006E336A"/>
    <w:rsid w:val="006E389A"/>
    <w:rsid w:val="006E49BA"/>
    <w:rsid w:val="006F6C77"/>
    <w:rsid w:val="0070048C"/>
    <w:rsid w:val="00700E6C"/>
    <w:rsid w:val="007030A5"/>
    <w:rsid w:val="0070365B"/>
    <w:rsid w:val="00704F6F"/>
    <w:rsid w:val="007051D6"/>
    <w:rsid w:val="007059B8"/>
    <w:rsid w:val="007068A7"/>
    <w:rsid w:val="00710DC9"/>
    <w:rsid w:val="00711813"/>
    <w:rsid w:val="00711EF4"/>
    <w:rsid w:val="00712071"/>
    <w:rsid w:val="00712611"/>
    <w:rsid w:val="00713487"/>
    <w:rsid w:val="00714BA7"/>
    <w:rsid w:val="00716958"/>
    <w:rsid w:val="0071757B"/>
    <w:rsid w:val="0072165B"/>
    <w:rsid w:val="007232D9"/>
    <w:rsid w:val="00723303"/>
    <w:rsid w:val="00723910"/>
    <w:rsid w:val="007257FA"/>
    <w:rsid w:val="00725BDE"/>
    <w:rsid w:val="00727EC0"/>
    <w:rsid w:val="0073164D"/>
    <w:rsid w:val="00731F1A"/>
    <w:rsid w:val="00732776"/>
    <w:rsid w:val="00732D11"/>
    <w:rsid w:val="00734218"/>
    <w:rsid w:val="00734DC4"/>
    <w:rsid w:val="00736140"/>
    <w:rsid w:val="00736CDE"/>
    <w:rsid w:val="007458B0"/>
    <w:rsid w:val="0074593E"/>
    <w:rsid w:val="007475B1"/>
    <w:rsid w:val="00750429"/>
    <w:rsid w:val="0075277A"/>
    <w:rsid w:val="0075351D"/>
    <w:rsid w:val="00756F9F"/>
    <w:rsid w:val="0076027D"/>
    <w:rsid w:val="0076092D"/>
    <w:rsid w:val="00763875"/>
    <w:rsid w:val="007653F0"/>
    <w:rsid w:val="007655C6"/>
    <w:rsid w:val="00765C9B"/>
    <w:rsid w:val="007709F6"/>
    <w:rsid w:val="00773247"/>
    <w:rsid w:val="00775648"/>
    <w:rsid w:val="00775C15"/>
    <w:rsid w:val="0078042E"/>
    <w:rsid w:val="00780BA5"/>
    <w:rsid w:val="007819A2"/>
    <w:rsid w:val="00786AA4"/>
    <w:rsid w:val="00786AD9"/>
    <w:rsid w:val="0079035B"/>
    <w:rsid w:val="00791E21"/>
    <w:rsid w:val="00792A0B"/>
    <w:rsid w:val="00795FD2"/>
    <w:rsid w:val="00796350"/>
    <w:rsid w:val="00797473"/>
    <w:rsid w:val="007A6A63"/>
    <w:rsid w:val="007A6D62"/>
    <w:rsid w:val="007A78B0"/>
    <w:rsid w:val="007B38C7"/>
    <w:rsid w:val="007B4B8D"/>
    <w:rsid w:val="007B7FEE"/>
    <w:rsid w:val="007C1647"/>
    <w:rsid w:val="007C4E09"/>
    <w:rsid w:val="007C62CA"/>
    <w:rsid w:val="007C639C"/>
    <w:rsid w:val="007C7B10"/>
    <w:rsid w:val="007D1721"/>
    <w:rsid w:val="007D29CD"/>
    <w:rsid w:val="007D4C89"/>
    <w:rsid w:val="007D4FBC"/>
    <w:rsid w:val="007D715C"/>
    <w:rsid w:val="007E1F72"/>
    <w:rsid w:val="007E4B74"/>
    <w:rsid w:val="007E5390"/>
    <w:rsid w:val="007E5A19"/>
    <w:rsid w:val="007E7B56"/>
    <w:rsid w:val="007F1060"/>
    <w:rsid w:val="007F3F17"/>
    <w:rsid w:val="007F5BA5"/>
    <w:rsid w:val="007F6519"/>
    <w:rsid w:val="007F680D"/>
    <w:rsid w:val="007F6921"/>
    <w:rsid w:val="007F698E"/>
    <w:rsid w:val="007F6F80"/>
    <w:rsid w:val="0080172A"/>
    <w:rsid w:val="0080599D"/>
    <w:rsid w:val="00805FD0"/>
    <w:rsid w:val="00811F77"/>
    <w:rsid w:val="0081462B"/>
    <w:rsid w:val="008151C2"/>
    <w:rsid w:val="008154CE"/>
    <w:rsid w:val="00816E03"/>
    <w:rsid w:val="008174D6"/>
    <w:rsid w:val="00820781"/>
    <w:rsid w:val="008228D9"/>
    <w:rsid w:val="00827A1B"/>
    <w:rsid w:val="00827BEC"/>
    <w:rsid w:val="00830969"/>
    <w:rsid w:val="00830FF4"/>
    <w:rsid w:val="00831FB2"/>
    <w:rsid w:val="00833603"/>
    <w:rsid w:val="0083499A"/>
    <w:rsid w:val="0083536E"/>
    <w:rsid w:val="00835AE5"/>
    <w:rsid w:val="00835BD4"/>
    <w:rsid w:val="00841439"/>
    <w:rsid w:val="0084316C"/>
    <w:rsid w:val="00843385"/>
    <w:rsid w:val="00845E02"/>
    <w:rsid w:val="0085044B"/>
    <w:rsid w:val="00851A90"/>
    <w:rsid w:val="00851D6F"/>
    <w:rsid w:val="008535DE"/>
    <w:rsid w:val="0085405F"/>
    <w:rsid w:val="00855814"/>
    <w:rsid w:val="00855DF0"/>
    <w:rsid w:val="00857A14"/>
    <w:rsid w:val="00860906"/>
    <w:rsid w:val="00861673"/>
    <w:rsid w:val="008652EC"/>
    <w:rsid w:val="008674E8"/>
    <w:rsid w:val="0086779D"/>
    <w:rsid w:val="00872B99"/>
    <w:rsid w:val="0087441E"/>
    <w:rsid w:val="008773DF"/>
    <w:rsid w:val="00881395"/>
    <w:rsid w:val="00881AA8"/>
    <w:rsid w:val="00883D9E"/>
    <w:rsid w:val="00884A50"/>
    <w:rsid w:val="00884A7C"/>
    <w:rsid w:val="00886FB8"/>
    <w:rsid w:val="00893117"/>
    <w:rsid w:val="008940E3"/>
    <w:rsid w:val="00894C3F"/>
    <w:rsid w:val="008954BD"/>
    <w:rsid w:val="0089632D"/>
    <w:rsid w:val="0089679B"/>
    <w:rsid w:val="008969AC"/>
    <w:rsid w:val="00897752"/>
    <w:rsid w:val="008A01D8"/>
    <w:rsid w:val="008A04A4"/>
    <w:rsid w:val="008A1684"/>
    <w:rsid w:val="008A5C1D"/>
    <w:rsid w:val="008A5C56"/>
    <w:rsid w:val="008B0752"/>
    <w:rsid w:val="008B17EE"/>
    <w:rsid w:val="008B1B28"/>
    <w:rsid w:val="008B4FB6"/>
    <w:rsid w:val="008C346B"/>
    <w:rsid w:val="008C61C6"/>
    <w:rsid w:val="008C66A8"/>
    <w:rsid w:val="008C6EAE"/>
    <w:rsid w:val="008D0112"/>
    <w:rsid w:val="008D0EC4"/>
    <w:rsid w:val="008D2D71"/>
    <w:rsid w:val="008D3373"/>
    <w:rsid w:val="008E0084"/>
    <w:rsid w:val="008E09A5"/>
    <w:rsid w:val="008E4523"/>
    <w:rsid w:val="008E46F7"/>
    <w:rsid w:val="008E5301"/>
    <w:rsid w:val="008E596E"/>
    <w:rsid w:val="008F2952"/>
    <w:rsid w:val="008F2AE2"/>
    <w:rsid w:val="008F3993"/>
    <w:rsid w:val="008F6D84"/>
    <w:rsid w:val="008F6E29"/>
    <w:rsid w:val="00904618"/>
    <w:rsid w:val="00906918"/>
    <w:rsid w:val="00906ED0"/>
    <w:rsid w:val="0090788E"/>
    <w:rsid w:val="009109A6"/>
    <w:rsid w:val="0091588C"/>
    <w:rsid w:val="009209C9"/>
    <w:rsid w:val="00920DB7"/>
    <w:rsid w:val="009214D7"/>
    <w:rsid w:val="00921F29"/>
    <w:rsid w:val="0092354B"/>
    <w:rsid w:val="00924657"/>
    <w:rsid w:val="00934003"/>
    <w:rsid w:val="009436F9"/>
    <w:rsid w:val="0094565F"/>
    <w:rsid w:val="00946DC8"/>
    <w:rsid w:val="0095034D"/>
    <w:rsid w:val="009528B3"/>
    <w:rsid w:val="00953340"/>
    <w:rsid w:val="00954065"/>
    <w:rsid w:val="00954F45"/>
    <w:rsid w:val="00955404"/>
    <w:rsid w:val="00957E74"/>
    <w:rsid w:val="0096237D"/>
    <w:rsid w:val="0096518D"/>
    <w:rsid w:val="00970A24"/>
    <w:rsid w:val="00970F7F"/>
    <w:rsid w:val="0097291D"/>
    <w:rsid w:val="009801E4"/>
    <w:rsid w:val="00981245"/>
    <w:rsid w:val="00982697"/>
    <w:rsid w:val="00982E2F"/>
    <w:rsid w:val="00985248"/>
    <w:rsid w:val="00986B7C"/>
    <w:rsid w:val="00987223"/>
    <w:rsid w:val="0099454A"/>
    <w:rsid w:val="00994D3A"/>
    <w:rsid w:val="00995688"/>
    <w:rsid w:val="00997D4A"/>
    <w:rsid w:val="009A0776"/>
    <w:rsid w:val="009A196B"/>
    <w:rsid w:val="009A28F3"/>
    <w:rsid w:val="009A3525"/>
    <w:rsid w:val="009A6179"/>
    <w:rsid w:val="009A7184"/>
    <w:rsid w:val="009A7528"/>
    <w:rsid w:val="009B10D9"/>
    <w:rsid w:val="009B1C6D"/>
    <w:rsid w:val="009B1C8D"/>
    <w:rsid w:val="009B6752"/>
    <w:rsid w:val="009B72BE"/>
    <w:rsid w:val="009C00E9"/>
    <w:rsid w:val="009C0ABA"/>
    <w:rsid w:val="009C1910"/>
    <w:rsid w:val="009C1C5A"/>
    <w:rsid w:val="009C2E4A"/>
    <w:rsid w:val="009C30D5"/>
    <w:rsid w:val="009C5171"/>
    <w:rsid w:val="009C5EEF"/>
    <w:rsid w:val="009C622E"/>
    <w:rsid w:val="009C7C7E"/>
    <w:rsid w:val="009D0D69"/>
    <w:rsid w:val="009D12AE"/>
    <w:rsid w:val="009D27B7"/>
    <w:rsid w:val="009D2C93"/>
    <w:rsid w:val="009D2FEA"/>
    <w:rsid w:val="009D327D"/>
    <w:rsid w:val="009D40A3"/>
    <w:rsid w:val="009D4A4D"/>
    <w:rsid w:val="009D50E1"/>
    <w:rsid w:val="009D6897"/>
    <w:rsid w:val="009D70D8"/>
    <w:rsid w:val="009D7D76"/>
    <w:rsid w:val="009E0D58"/>
    <w:rsid w:val="009E2928"/>
    <w:rsid w:val="009E3EDC"/>
    <w:rsid w:val="009E4D15"/>
    <w:rsid w:val="009E64F3"/>
    <w:rsid w:val="009F0095"/>
    <w:rsid w:val="009F0E88"/>
    <w:rsid w:val="009F5A4F"/>
    <w:rsid w:val="009F5A63"/>
    <w:rsid w:val="009F5B24"/>
    <w:rsid w:val="00A02658"/>
    <w:rsid w:val="00A06CF8"/>
    <w:rsid w:val="00A07C99"/>
    <w:rsid w:val="00A11546"/>
    <w:rsid w:val="00A11F16"/>
    <w:rsid w:val="00A138B3"/>
    <w:rsid w:val="00A200E2"/>
    <w:rsid w:val="00A231B6"/>
    <w:rsid w:val="00A2384A"/>
    <w:rsid w:val="00A23CC7"/>
    <w:rsid w:val="00A24D09"/>
    <w:rsid w:val="00A25472"/>
    <w:rsid w:val="00A2596A"/>
    <w:rsid w:val="00A30A06"/>
    <w:rsid w:val="00A32308"/>
    <w:rsid w:val="00A326A7"/>
    <w:rsid w:val="00A34B84"/>
    <w:rsid w:val="00A3518E"/>
    <w:rsid w:val="00A35750"/>
    <w:rsid w:val="00A37EBC"/>
    <w:rsid w:val="00A42B77"/>
    <w:rsid w:val="00A42E9C"/>
    <w:rsid w:val="00A50E00"/>
    <w:rsid w:val="00A52267"/>
    <w:rsid w:val="00A5291F"/>
    <w:rsid w:val="00A5526C"/>
    <w:rsid w:val="00A56A47"/>
    <w:rsid w:val="00A56B88"/>
    <w:rsid w:val="00A63AD1"/>
    <w:rsid w:val="00A64649"/>
    <w:rsid w:val="00A6595C"/>
    <w:rsid w:val="00A65B9A"/>
    <w:rsid w:val="00A67342"/>
    <w:rsid w:val="00A67955"/>
    <w:rsid w:val="00A67B34"/>
    <w:rsid w:val="00A70CC0"/>
    <w:rsid w:val="00A73524"/>
    <w:rsid w:val="00A754DE"/>
    <w:rsid w:val="00A75BD9"/>
    <w:rsid w:val="00A76CE8"/>
    <w:rsid w:val="00A8168B"/>
    <w:rsid w:val="00A8542C"/>
    <w:rsid w:val="00A86DD1"/>
    <w:rsid w:val="00A879AF"/>
    <w:rsid w:val="00A91D93"/>
    <w:rsid w:val="00A93461"/>
    <w:rsid w:val="00A94717"/>
    <w:rsid w:val="00A96712"/>
    <w:rsid w:val="00A96C23"/>
    <w:rsid w:val="00A96D92"/>
    <w:rsid w:val="00A97DE7"/>
    <w:rsid w:val="00AA06CD"/>
    <w:rsid w:val="00AA0EC9"/>
    <w:rsid w:val="00AA3D6D"/>
    <w:rsid w:val="00AB01B4"/>
    <w:rsid w:val="00AB044C"/>
    <w:rsid w:val="00AB0B13"/>
    <w:rsid w:val="00AB24BF"/>
    <w:rsid w:val="00AB2667"/>
    <w:rsid w:val="00AB2BF5"/>
    <w:rsid w:val="00AB3058"/>
    <w:rsid w:val="00AB38EE"/>
    <w:rsid w:val="00AB667F"/>
    <w:rsid w:val="00AC3581"/>
    <w:rsid w:val="00AC771B"/>
    <w:rsid w:val="00AD36E4"/>
    <w:rsid w:val="00AD5190"/>
    <w:rsid w:val="00AD5CD4"/>
    <w:rsid w:val="00AD5F82"/>
    <w:rsid w:val="00AD7EE8"/>
    <w:rsid w:val="00AE2EDF"/>
    <w:rsid w:val="00AE36D8"/>
    <w:rsid w:val="00AE40AC"/>
    <w:rsid w:val="00AE542A"/>
    <w:rsid w:val="00AE6AC9"/>
    <w:rsid w:val="00AF018F"/>
    <w:rsid w:val="00AF27DC"/>
    <w:rsid w:val="00AF5ADF"/>
    <w:rsid w:val="00B0056D"/>
    <w:rsid w:val="00B01918"/>
    <w:rsid w:val="00B03868"/>
    <w:rsid w:val="00B05401"/>
    <w:rsid w:val="00B06E18"/>
    <w:rsid w:val="00B15333"/>
    <w:rsid w:val="00B1568D"/>
    <w:rsid w:val="00B161FE"/>
    <w:rsid w:val="00B213BE"/>
    <w:rsid w:val="00B23B96"/>
    <w:rsid w:val="00B25F74"/>
    <w:rsid w:val="00B30099"/>
    <w:rsid w:val="00B35CBA"/>
    <w:rsid w:val="00B4254D"/>
    <w:rsid w:val="00B46470"/>
    <w:rsid w:val="00B5175E"/>
    <w:rsid w:val="00B52288"/>
    <w:rsid w:val="00B528EA"/>
    <w:rsid w:val="00B5420C"/>
    <w:rsid w:val="00B55542"/>
    <w:rsid w:val="00B5557C"/>
    <w:rsid w:val="00B556F0"/>
    <w:rsid w:val="00B56125"/>
    <w:rsid w:val="00B56B65"/>
    <w:rsid w:val="00B57744"/>
    <w:rsid w:val="00B600DD"/>
    <w:rsid w:val="00B60EF3"/>
    <w:rsid w:val="00B62667"/>
    <w:rsid w:val="00B6310F"/>
    <w:rsid w:val="00B663B0"/>
    <w:rsid w:val="00B665D2"/>
    <w:rsid w:val="00B66AB4"/>
    <w:rsid w:val="00B75271"/>
    <w:rsid w:val="00B77386"/>
    <w:rsid w:val="00B8201F"/>
    <w:rsid w:val="00B8628F"/>
    <w:rsid w:val="00B87A79"/>
    <w:rsid w:val="00B9298A"/>
    <w:rsid w:val="00B92DF9"/>
    <w:rsid w:val="00B95460"/>
    <w:rsid w:val="00B96C0E"/>
    <w:rsid w:val="00B971E5"/>
    <w:rsid w:val="00BA05F3"/>
    <w:rsid w:val="00BA06C6"/>
    <w:rsid w:val="00BA46BB"/>
    <w:rsid w:val="00BA575F"/>
    <w:rsid w:val="00BA6D56"/>
    <w:rsid w:val="00BA6FD0"/>
    <w:rsid w:val="00BA7061"/>
    <w:rsid w:val="00BB122C"/>
    <w:rsid w:val="00BB2AEE"/>
    <w:rsid w:val="00BB2EE1"/>
    <w:rsid w:val="00BB42A2"/>
    <w:rsid w:val="00BB5470"/>
    <w:rsid w:val="00BC0CB8"/>
    <w:rsid w:val="00BC17D5"/>
    <w:rsid w:val="00BC32F5"/>
    <w:rsid w:val="00BC428A"/>
    <w:rsid w:val="00BC70F3"/>
    <w:rsid w:val="00BC7205"/>
    <w:rsid w:val="00BD062C"/>
    <w:rsid w:val="00BD44C0"/>
    <w:rsid w:val="00BD5055"/>
    <w:rsid w:val="00BD52D2"/>
    <w:rsid w:val="00BD5AC8"/>
    <w:rsid w:val="00BD5C2F"/>
    <w:rsid w:val="00BD5C58"/>
    <w:rsid w:val="00BD6803"/>
    <w:rsid w:val="00BD69AE"/>
    <w:rsid w:val="00BD6D84"/>
    <w:rsid w:val="00BE2024"/>
    <w:rsid w:val="00BE2F93"/>
    <w:rsid w:val="00BE37AA"/>
    <w:rsid w:val="00BE5B9A"/>
    <w:rsid w:val="00BE5C6A"/>
    <w:rsid w:val="00BE6283"/>
    <w:rsid w:val="00BE6D20"/>
    <w:rsid w:val="00BE742A"/>
    <w:rsid w:val="00BF035B"/>
    <w:rsid w:val="00BF0B0E"/>
    <w:rsid w:val="00BF0FAD"/>
    <w:rsid w:val="00BF2944"/>
    <w:rsid w:val="00BF2AD0"/>
    <w:rsid w:val="00BF3393"/>
    <w:rsid w:val="00BF3641"/>
    <w:rsid w:val="00BF55A3"/>
    <w:rsid w:val="00BF6D0F"/>
    <w:rsid w:val="00BF7CC6"/>
    <w:rsid w:val="00C010CC"/>
    <w:rsid w:val="00C01A8F"/>
    <w:rsid w:val="00C02A17"/>
    <w:rsid w:val="00C03617"/>
    <w:rsid w:val="00C056C8"/>
    <w:rsid w:val="00C0577D"/>
    <w:rsid w:val="00C06227"/>
    <w:rsid w:val="00C0673F"/>
    <w:rsid w:val="00C06C30"/>
    <w:rsid w:val="00C10290"/>
    <w:rsid w:val="00C13B5D"/>
    <w:rsid w:val="00C13C2F"/>
    <w:rsid w:val="00C142AB"/>
    <w:rsid w:val="00C170D0"/>
    <w:rsid w:val="00C21B77"/>
    <w:rsid w:val="00C23978"/>
    <w:rsid w:val="00C26018"/>
    <w:rsid w:val="00C26E16"/>
    <w:rsid w:val="00C31B65"/>
    <w:rsid w:val="00C32F10"/>
    <w:rsid w:val="00C32F19"/>
    <w:rsid w:val="00C33B09"/>
    <w:rsid w:val="00C33DF1"/>
    <w:rsid w:val="00C3783C"/>
    <w:rsid w:val="00C40442"/>
    <w:rsid w:val="00C41FEB"/>
    <w:rsid w:val="00C461E9"/>
    <w:rsid w:val="00C5143F"/>
    <w:rsid w:val="00C51CE3"/>
    <w:rsid w:val="00C52F67"/>
    <w:rsid w:val="00C53227"/>
    <w:rsid w:val="00C5346A"/>
    <w:rsid w:val="00C56F5C"/>
    <w:rsid w:val="00C57E46"/>
    <w:rsid w:val="00C60D54"/>
    <w:rsid w:val="00C61325"/>
    <w:rsid w:val="00C61B45"/>
    <w:rsid w:val="00C651FB"/>
    <w:rsid w:val="00C6696A"/>
    <w:rsid w:val="00C67667"/>
    <w:rsid w:val="00C702EC"/>
    <w:rsid w:val="00C70502"/>
    <w:rsid w:val="00C70A31"/>
    <w:rsid w:val="00C71DF0"/>
    <w:rsid w:val="00C73E7E"/>
    <w:rsid w:val="00C7695B"/>
    <w:rsid w:val="00C808F7"/>
    <w:rsid w:val="00C818B3"/>
    <w:rsid w:val="00C81F4F"/>
    <w:rsid w:val="00C83CBD"/>
    <w:rsid w:val="00C83DBE"/>
    <w:rsid w:val="00C84E7D"/>
    <w:rsid w:val="00C8685F"/>
    <w:rsid w:val="00C90A16"/>
    <w:rsid w:val="00CA3F01"/>
    <w:rsid w:val="00CA7AF0"/>
    <w:rsid w:val="00CA7B6F"/>
    <w:rsid w:val="00CB2490"/>
    <w:rsid w:val="00CB264A"/>
    <w:rsid w:val="00CB2F83"/>
    <w:rsid w:val="00CB36D7"/>
    <w:rsid w:val="00CB4E84"/>
    <w:rsid w:val="00CB524F"/>
    <w:rsid w:val="00CB60B9"/>
    <w:rsid w:val="00CC0227"/>
    <w:rsid w:val="00CC02DF"/>
    <w:rsid w:val="00CC0354"/>
    <w:rsid w:val="00CC12EB"/>
    <w:rsid w:val="00CC25BB"/>
    <w:rsid w:val="00CC2961"/>
    <w:rsid w:val="00CC7CFA"/>
    <w:rsid w:val="00CD1CC9"/>
    <w:rsid w:val="00CD31D0"/>
    <w:rsid w:val="00CD4740"/>
    <w:rsid w:val="00CD53B4"/>
    <w:rsid w:val="00CE1801"/>
    <w:rsid w:val="00CE3A62"/>
    <w:rsid w:val="00CE5378"/>
    <w:rsid w:val="00CE69F7"/>
    <w:rsid w:val="00CE7F43"/>
    <w:rsid w:val="00CF174F"/>
    <w:rsid w:val="00CF2AFE"/>
    <w:rsid w:val="00CF38FC"/>
    <w:rsid w:val="00CF3D81"/>
    <w:rsid w:val="00D03D0E"/>
    <w:rsid w:val="00D06237"/>
    <w:rsid w:val="00D10F3A"/>
    <w:rsid w:val="00D17B0F"/>
    <w:rsid w:val="00D20993"/>
    <w:rsid w:val="00D22A32"/>
    <w:rsid w:val="00D233C1"/>
    <w:rsid w:val="00D26AEF"/>
    <w:rsid w:val="00D2760C"/>
    <w:rsid w:val="00D277AE"/>
    <w:rsid w:val="00D324FA"/>
    <w:rsid w:val="00D33E1E"/>
    <w:rsid w:val="00D3662F"/>
    <w:rsid w:val="00D366E5"/>
    <w:rsid w:val="00D374B8"/>
    <w:rsid w:val="00D40676"/>
    <w:rsid w:val="00D45EA2"/>
    <w:rsid w:val="00D4634F"/>
    <w:rsid w:val="00D4667B"/>
    <w:rsid w:val="00D47266"/>
    <w:rsid w:val="00D51AF5"/>
    <w:rsid w:val="00D52662"/>
    <w:rsid w:val="00D55ADB"/>
    <w:rsid w:val="00D612C4"/>
    <w:rsid w:val="00D617EF"/>
    <w:rsid w:val="00D6251A"/>
    <w:rsid w:val="00D6377C"/>
    <w:rsid w:val="00D663F8"/>
    <w:rsid w:val="00D678A6"/>
    <w:rsid w:val="00D67B84"/>
    <w:rsid w:val="00D745DA"/>
    <w:rsid w:val="00D760B3"/>
    <w:rsid w:val="00D77D78"/>
    <w:rsid w:val="00D80330"/>
    <w:rsid w:val="00D8138B"/>
    <w:rsid w:val="00D837E6"/>
    <w:rsid w:val="00D90C5F"/>
    <w:rsid w:val="00D91C3B"/>
    <w:rsid w:val="00D9551D"/>
    <w:rsid w:val="00D973EB"/>
    <w:rsid w:val="00D97442"/>
    <w:rsid w:val="00DA2074"/>
    <w:rsid w:val="00DA35C2"/>
    <w:rsid w:val="00DA4FCC"/>
    <w:rsid w:val="00DA57D1"/>
    <w:rsid w:val="00DB18F1"/>
    <w:rsid w:val="00DB26A1"/>
    <w:rsid w:val="00DB2D8E"/>
    <w:rsid w:val="00DB3013"/>
    <w:rsid w:val="00DB41DF"/>
    <w:rsid w:val="00DC3945"/>
    <w:rsid w:val="00DC462D"/>
    <w:rsid w:val="00DC510D"/>
    <w:rsid w:val="00DC7560"/>
    <w:rsid w:val="00DD2676"/>
    <w:rsid w:val="00DD51FD"/>
    <w:rsid w:val="00DD5377"/>
    <w:rsid w:val="00DD5C95"/>
    <w:rsid w:val="00DE018C"/>
    <w:rsid w:val="00DE0613"/>
    <w:rsid w:val="00DE0B0A"/>
    <w:rsid w:val="00DE2FC8"/>
    <w:rsid w:val="00DE713E"/>
    <w:rsid w:val="00DE79CE"/>
    <w:rsid w:val="00DF0AA5"/>
    <w:rsid w:val="00DF6EEA"/>
    <w:rsid w:val="00DF6FCF"/>
    <w:rsid w:val="00E008C5"/>
    <w:rsid w:val="00E03418"/>
    <w:rsid w:val="00E03AD7"/>
    <w:rsid w:val="00E11642"/>
    <w:rsid w:val="00E13967"/>
    <w:rsid w:val="00E26398"/>
    <w:rsid w:val="00E32208"/>
    <w:rsid w:val="00E33DEB"/>
    <w:rsid w:val="00E345C6"/>
    <w:rsid w:val="00E34AEA"/>
    <w:rsid w:val="00E34DC3"/>
    <w:rsid w:val="00E3695E"/>
    <w:rsid w:val="00E435B4"/>
    <w:rsid w:val="00E44C41"/>
    <w:rsid w:val="00E50BCB"/>
    <w:rsid w:val="00E51DC6"/>
    <w:rsid w:val="00E525E5"/>
    <w:rsid w:val="00E53138"/>
    <w:rsid w:val="00E55FE2"/>
    <w:rsid w:val="00E561C3"/>
    <w:rsid w:val="00E61639"/>
    <w:rsid w:val="00E6269D"/>
    <w:rsid w:val="00E64A2E"/>
    <w:rsid w:val="00E658E6"/>
    <w:rsid w:val="00E702BA"/>
    <w:rsid w:val="00E73CA0"/>
    <w:rsid w:val="00E778CC"/>
    <w:rsid w:val="00E77BE9"/>
    <w:rsid w:val="00E80997"/>
    <w:rsid w:val="00E845EA"/>
    <w:rsid w:val="00E84EDE"/>
    <w:rsid w:val="00E85904"/>
    <w:rsid w:val="00E86ED8"/>
    <w:rsid w:val="00E87835"/>
    <w:rsid w:val="00E903B5"/>
    <w:rsid w:val="00E9052C"/>
    <w:rsid w:val="00E91186"/>
    <w:rsid w:val="00E95050"/>
    <w:rsid w:val="00E96983"/>
    <w:rsid w:val="00EA149C"/>
    <w:rsid w:val="00EA1E5E"/>
    <w:rsid w:val="00EA2F26"/>
    <w:rsid w:val="00EA42FD"/>
    <w:rsid w:val="00EA5568"/>
    <w:rsid w:val="00EB02F1"/>
    <w:rsid w:val="00EB3BA4"/>
    <w:rsid w:val="00EB4E1B"/>
    <w:rsid w:val="00EB7572"/>
    <w:rsid w:val="00EC361B"/>
    <w:rsid w:val="00EC3C04"/>
    <w:rsid w:val="00EC4BE8"/>
    <w:rsid w:val="00EC6AD1"/>
    <w:rsid w:val="00ED29B1"/>
    <w:rsid w:val="00ED388A"/>
    <w:rsid w:val="00ED3F93"/>
    <w:rsid w:val="00ED41EE"/>
    <w:rsid w:val="00ED4540"/>
    <w:rsid w:val="00ED5BAF"/>
    <w:rsid w:val="00ED5FE5"/>
    <w:rsid w:val="00ED623C"/>
    <w:rsid w:val="00ED70FE"/>
    <w:rsid w:val="00ED780C"/>
    <w:rsid w:val="00ED7EEA"/>
    <w:rsid w:val="00EE02B7"/>
    <w:rsid w:val="00EE1523"/>
    <w:rsid w:val="00EE2FB7"/>
    <w:rsid w:val="00EE6050"/>
    <w:rsid w:val="00EE65D6"/>
    <w:rsid w:val="00EE71F6"/>
    <w:rsid w:val="00EE7B64"/>
    <w:rsid w:val="00EF2083"/>
    <w:rsid w:val="00EF3C57"/>
    <w:rsid w:val="00EF4F32"/>
    <w:rsid w:val="00EF64FA"/>
    <w:rsid w:val="00F03463"/>
    <w:rsid w:val="00F03920"/>
    <w:rsid w:val="00F03BEE"/>
    <w:rsid w:val="00F03E21"/>
    <w:rsid w:val="00F05456"/>
    <w:rsid w:val="00F06069"/>
    <w:rsid w:val="00F06107"/>
    <w:rsid w:val="00F065C8"/>
    <w:rsid w:val="00F077C6"/>
    <w:rsid w:val="00F13E0B"/>
    <w:rsid w:val="00F143FD"/>
    <w:rsid w:val="00F1542D"/>
    <w:rsid w:val="00F155E7"/>
    <w:rsid w:val="00F20167"/>
    <w:rsid w:val="00F20998"/>
    <w:rsid w:val="00F20A34"/>
    <w:rsid w:val="00F2197A"/>
    <w:rsid w:val="00F21A10"/>
    <w:rsid w:val="00F2339B"/>
    <w:rsid w:val="00F241D0"/>
    <w:rsid w:val="00F25FAB"/>
    <w:rsid w:val="00F31FF5"/>
    <w:rsid w:val="00F35DDB"/>
    <w:rsid w:val="00F36FAB"/>
    <w:rsid w:val="00F3742F"/>
    <w:rsid w:val="00F4035A"/>
    <w:rsid w:val="00F41241"/>
    <w:rsid w:val="00F45578"/>
    <w:rsid w:val="00F4727C"/>
    <w:rsid w:val="00F47E76"/>
    <w:rsid w:val="00F5253E"/>
    <w:rsid w:val="00F532EC"/>
    <w:rsid w:val="00F54452"/>
    <w:rsid w:val="00F55096"/>
    <w:rsid w:val="00F603C5"/>
    <w:rsid w:val="00F61855"/>
    <w:rsid w:val="00F61CCF"/>
    <w:rsid w:val="00F61E23"/>
    <w:rsid w:val="00F71466"/>
    <w:rsid w:val="00F7163A"/>
    <w:rsid w:val="00F731DE"/>
    <w:rsid w:val="00F73E5F"/>
    <w:rsid w:val="00F746CE"/>
    <w:rsid w:val="00F75DA8"/>
    <w:rsid w:val="00F769F5"/>
    <w:rsid w:val="00F8437B"/>
    <w:rsid w:val="00F86317"/>
    <w:rsid w:val="00F87A72"/>
    <w:rsid w:val="00F87CFD"/>
    <w:rsid w:val="00F94EBD"/>
    <w:rsid w:val="00F95309"/>
    <w:rsid w:val="00F97287"/>
    <w:rsid w:val="00FA0513"/>
    <w:rsid w:val="00FA0831"/>
    <w:rsid w:val="00FA1D48"/>
    <w:rsid w:val="00FA349D"/>
    <w:rsid w:val="00FA415A"/>
    <w:rsid w:val="00FA5E81"/>
    <w:rsid w:val="00FA6569"/>
    <w:rsid w:val="00FA6DF2"/>
    <w:rsid w:val="00FA77DF"/>
    <w:rsid w:val="00FB0E8B"/>
    <w:rsid w:val="00FB1B82"/>
    <w:rsid w:val="00FB1CFB"/>
    <w:rsid w:val="00FB3F1E"/>
    <w:rsid w:val="00FB44E5"/>
    <w:rsid w:val="00FB6273"/>
    <w:rsid w:val="00FC0227"/>
    <w:rsid w:val="00FC05EE"/>
    <w:rsid w:val="00FC3235"/>
    <w:rsid w:val="00FC59C9"/>
    <w:rsid w:val="00FC6C98"/>
    <w:rsid w:val="00FC7D30"/>
    <w:rsid w:val="00FC7FA2"/>
    <w:rsid w:val="00FD0C32"/>
    <w:rsid w:val="00FD33C7"/>
    <w:rsid w:val="00FD42B5"/>
    <w:rsid w:val="00FD7805"/>
    <w:rsid w:val="00FE08A6"/>
    <w:rsid w:val="00FE25FB"/>
    <w:rsid w:val="00FE27B4"/>
    <w:rsid w:val="00FE38FF"/>
    <w:rsid w:val="00FF2C17"/>
    <w:rsid w:val="00FF5954"/>
    <w:rsid w:val="00FF6517"/>
    <w:rsid w:val="00FF6CF2"/>
    <w:rsid w:val="02CD2FB7"/>
    <w:rsid w:val="120A5D95"/>
    <w:rsid w:val="1CAEFFF0"/>
    <w:rsid w:val="1D916938"/>
    <w:rsid w:val="3CE67ACD"/>
    <w:rsid w:val="5A5513A6"/>
    <w:rsid w:val="6AA6D67E"/>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silver"/>
    </o:shapedefaults>
    <o:shapelayout v:ext="edit">
      <o:idmap v:ext="edit" data="2"/>
    </o:shapelayout>
  </w:shapeDefaults>
  <w:decimalSymbol w:val="."/>
  <w:listSeparator w:val=","/>
  <w14:docId w14:val="6F58E132"/>
  <w15:docId w15:val="{1DF0FB3B-DA57-44FA-9ED0-54374F5AB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19"/>
        <w:szCs w:val="19"/>
        <w:lang w:val="de-DE" w:eastAsia="en-US" w:bidi="ar-SA"/>
      </w:rPr>
    </w:rPrDefault>
    <w:pPrDefault>
      <w:pPr>
        <w:spacing w:line="260" w:lineRule="atLeast"/>
      </w:pPr>
    </w:pPrDefault>
  </w:docDefaults>
  <w:latentStyles w:defLockedState="0" w:defUIPriority="99" w:defSemiHidden="0" w:defUnhideWhenUsed="0" w:defQFormat="0" w:count="376">
    <w:lsdException w:name="heading 1" w:uiPriority="2" w:qFormat="1"/>
    <w:lsdException w:name="heading 2" w:uiPriority="2" w:qFormat="1"/>
    <w:lsdException w:name="heading 3" w:uiPriority="2" w:qFormat="1"/>
    <w:lsdException w:name="heading 4" w:uiPriority="2" w:qFormat="1"/>
    <w:lsdException w:name="heading 5" w:semiHidden="1" w:uiPriority="2" w:unhideWhenUsed="1" w:qFormat="1"/>
    <w:lsdException w:name="heading 6" w:semiHidden="1" w:uiPriority="40" w:unhideWhenUsed="1"/>
    <w:lsdException w:name="heading 7" w:semiHidden="1" w:uiPriority="40" w:unhideWhenUsed="1"/>
    <w:lsdException w:name="heading 8" w:semiHidden="1" w:uiPriority="40" w:unhideWhenUsed="1"/>
    <w:lsdException w:name="heading 9" w:semiHidden="1" w:uiPriority="4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4" w:unhideWhenUsed="1"/>
    <w:lsdException w:name="toc 5" w:semiHidden="1" w:uiPriority="44" w:unhideWhenUsed="1"/>
    <w:lsdException w:name="toc 6" w:semiHidden="1" w:uiPriority="44" w:unhideWhenUsed="1"/>
    <w:lsdException w:name="toc 7" w:semiHidden="1" w:uiPriority="44" w:unhideWhenUsed="1"/>
    <w:lsdException w:name="toc 8" w:semiHidden="1" w:uiPriority="44" w:unhideWhenUsed="1"/>
    <w:lsdException w:name="toc 9" w:semiHidden="1" w:uiPriority="44" w:unhideWhenUsed="1"/>
    <w:lsdException w:name="Normal Indent" w:semiHidden="1" w:unhideWhenUsed="1"/>
    <w:lsdException w:name="footnote text" w:semiHidden="1" w:unhideWhenUsed="1"/>
    <w:lsdException w:name="annotation text" w:semiHidden="1" w:unhideWhenUsed="1"/>
    <w:lsdException w:name="header" w:semiHidden="1" w:uiPriority="48" w:unhideWhenUsed="1"/>
    <w:lsdException w:name="footer" w:semiHidden="1" w:uiPriority="48" w:unhideWhenUsed="1"/>
    <w:lsdException w:name="index heading" w:semiHidden="1" w:unhideWhenUsed="1"/>
    <w:lsdException w:name="caption" w:semiHidden="1" w:uiPriority="35"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qFormat="1"/>
    <w:lsdException w:name="List Number" w:semiHidden="1" w:unhideWhenUsed="1"/>
    <w:lsdException w:name="List 2" w:semiHidden="1"/>
    <w:lsdException w:name="List 3" w:semiHidden="1"/>
    <w:lsdException w:name="List 4" w:semiHidden="1"/>
    <w:lsdException w:name="List 5" w:semiHidden="1"/>
    <w:lsdException w:name="List Bullet 2" w:uiPriority="1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lsdException w:name="List Number 4" w:semiHidden="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lsdException w:name="Body Text Indent 3" w:semiHidden="1"/>
    <w:lsdException w:name="Block Text" w:uiPriority="2"/>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5"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qFormat="1"/>
    <w:lsdException w:name="Intense Quote" w:semiHidden="1" w:uiPriority="4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semiHidden="1" w:uiPriority="49" w:qFormat="1"/>
    <w:lsdException w:name="Intense Reference" w:semiHidden="1" w:uiPriority="49" w:qFormat="1"/>
    <w:lsdException w:name="Book Title" w:semiHidden="1" w:uiPriority="49" w:qFormat="1"/>
    <w:lsdException w:name="Bibliography" w:semiHidden="1" w:uiPriority="49" w:unhideWhenUsed="1"/>
    <w:lsdException w:name="TOC Heading" w:semiHidden="1" w:uiPriority="2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D97442"/>
    <w:rPr>
      <w:kern w:val="12"/>
      <w:lang w:val="en-US"/>
    </w:rPr>
  </w:style>
  <w:style w:type="paragraph" w:styleId="Heading1">
    <w:name w:val="heading 1"/>
    <w:aliases w:val="_Heading 1"/>
    <w:basedOn w:val="ABB-x-Heading"/>
    <w:next w:val="Body"/>
    <w:link w:val="Heading1Char"/>
    <w:uiPriority w:val="2"/>
    <w:qFormat/>
    <w:rsid w:val="005E7DA9"/>
    <w:pPr>
      <w:numPr>
        <w:numId w:val="14"/>
      </w:numPr>
      <w:spacing w:before="480" w:line="240" w:lineRule="auto"/>
      <w:outlineLvl w:val="0"/>
    </w:pPr>
    <w:rPr>
      <w:rFonts w:eastAsiaTheme="majorEastAsia" w:cstheme="majorBidi"/>
      <w:bCs/>
      <w:sz w:val="40"/>
      <w:szCs w:val="28"/>
    </w:rPr>
  </w:style>
  <w:style w:type="paragraph" w:styleId="Heading2">
    <w:name w:val="heading 2"/>
    <w:aliases w:val="_Heading 2"/>
    <w:basedOn w:val="ABB-x-Heading"/>
    <w:next w:val="Body"/>
    <w:link w:val="Heading2Char"/>
    <w:uiPriority w:val="2"/>
    <w:qFormat/>
    <w:rsid w:val="005E7DA9"/>
    <w:pPr>
      <w:numPr>
        <w:ilvl w:val="1"/>
        <w:numId w:val="14"/>
      </w:numPr>
      <w:spacing w:before="380" w:line="240" w:lineRule="auto"/>
      <w:outlineLvl w:val="1"/>
    </w:pPr>
    <w:rPr>
      <w:sz w:val="32"/>
      <w:szCs w:val="26"/>
    </w:rPr>
  </w:style>
  <w:style w:type="paragraph" w:styleId="Heading3">
    <w:name w:val="heading 3"/>
    <w:aliases w:val="_Heading 3"/>
    <w:basedOn w:val="ABB-x-Heading"/>
    <w:next w:val="Body"/>
    <w:link w:val="Heading3Char"/>
    <w:uiPriority w:val="2"/>
    <w:qFormat/>
    <w:rsid w:val="005E7DA9"/>
    <w:pPr>
      <w:numPr>
        <w:ilvl w:val="2"/>
        <w:numId w:val="14"/>
      </w:numPr>
      <w:spacing w:before="290" w:line="240" w:lineRule="auto"/>
      <w:outlineLvl w:val="2"/>
    </w:pPr>
    <w:rPr>
      <w:sz w:val="24"/>
    </w:rPr>
  </w:style>
  <w:style w:type="paragraph" w:styleId="Heading4">
    <w:name w:val="heading 4"/>
    <w:aliases w:val="_Heading 4"/>
    <w:basedOn w:val="ABB-x-Heading"/>
    <w:next w:val="Body"/>
    <w:link w:val="Heading4Char"/>
    <w:uiPriority w:val="2"/>
    <w:qFormat/>
    <w:rsid w:val="00491B9C"/>
    <w:pPr>
      <w:numPr>
        <w:ilvl w:val="3"/>
        <w:numId w:val="14"/>
      </w:numPr>
      <w:outlineLvl w:val="3"/>
    </w:pPr>
    <w:rPr>
      <w:rFonts w:eastAsiaTheme="majorEastAsia" w:cstheme="majorBidi"/>
      <w:bCs/>
      <w:iCs/>
    </w:rPr>
  </w:style>
  <w:style w:type="paragraph" w:styleId="Heading5">
    <w:name w:val="heading 5"/>
    <w:aliases w:val="_Heading 5"/>
    <w:basedOn w:val="ABB-x-Heading"/>
    <w:next w:val="Body"/>
    <w:link w:val="Heading5Char"/>
    <w:uiPriority w:val="2"/>
    <w:qFormat/>
    <w:rsid w:val="00491B9C"/>
    <w:pPr>
      <w:numPr>
        <w:ilvl w:val="4"/>
        <w:numId w:val="14"/>
      </w:numPr>
      <w:spacing w:before="200"/>
      <w:outlineLvl w:val="4"/>
    </w:pPr>
    <w:rPr>
      <w:rFonts w:eastAsiaTheme="majorEastAsia" w:cstheme="majorBidi"/>
    </w:rPr>
  </w:style>
  <w:style w:type="paragraph" w:styleId="Heading6">
    <w:name w:val="heading 6"/>
    <w:basedOn w:val="ABB-x-Heading"/>
    <w:next w:val="Body"/>
    <w:link w:val="Heading6Char"/>
    <w:uiPriority w:val="40"/>
    <w:semiHidden/>
    <w:rsid w:val="00C056C8"/>
    <w:pPr>
      <w:spacing w:before="200"/>
      <w:outlineLvl w:val="5"/>
    </w:pPr>
    <w:rPr>
      <w:rFonts w:eastAsiaTheme="majorEastAsia" w:cstheme="majorBidi"/>
      <w:iCs/>
    </w:rPr>
  </w:style>
  <w:style w:type="paragraph" w:styleId="Heading7">
    <w:name w:val="heading 7"/>
    <w:basedOn w:val="ABB-x-Heading"/>
    <w:next w:val="Body"/>
    <w:link w:val="Heading7Char"/>
    <w:uiPriority w:val="40"/>
    <w:semiHidden/>
    <w:rsid w:val="00C056C8"/>
    <w:pPr>
      <w:spacing w:before="200"/>
      <w:outlineLvl w:val="6"/>
    </w:pPr>
    <w:rPr>
      <w:rFonts w:eastAsiaTheme="majorEastAsia" w:cstheme="majorBidi"/>
      <w:iCs/>
    </w:rPr>
  </w:style>
  <w:style w:type="paragraph" w:styleId="Heading8">
    <w:name w:val="heading 8"/>
    <w:basedOn w:val="ABB-x-Heading"/>
    <w:next w:val="Body"/>
    <w:link w:val="Heading8Char"/>
    <w:uiPriority w:val="40"/>
    <w:semiHidden/>
    <w:rsid w:val="00C056C8"/>
    <w:pPr>
      <w:spacing w:before="200"/>
      <w:outlineLvl w:val="7"/>
    </w:pPr>
    <w:rPr>
      <w:rFonts w:eastAsiaTheme="majorEastAsia" w:cstheme="majorBidi"/>
    </w:rPr>
  </w:style>
  <w:style w:type="paragraph" w:styleId="Heading9">
    <w:name w:val="heading 9"/>
    <w:basedOn w:val="ABB-x-Heading"/>
    <w:next w:val="Body"/>
    <w:link w:val="Heading9Char"/>
    <w:uiPriority w:val="40"/>
    <w:semiHidden/>
    <w:rsid w:val="002E7AE9"/>
    <w:pPr>
      <w:spacing w:before="200"/>
      <w:outlineLvl w:val="8"/>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64B"/>
    <w:pPr>
      <w:ind w:left="284"/>
      <w:contextualSpacing/>
    </w:pPr>
  </w:style>
  <w:style w:type="paragraph" w:styleId="ListNumber">
    <w:name w:val="List Number"/>
    <w:basedOn w:val="Normal"/>
    <w:uiPriority w:val="29"/>
    <w:semiHidden/>
    <w:rsid w:val="00827A1B"/>
    <w:pPr>
      <w:contextualSpacing/>
    </w:pPr>
  </w:style>
  <w:style w:type="paragraph" w:styleId="ListNumber2">
    <w:name w:val="List Number 2"/>
    <w:basedOn w:val="ListNumber"/>
    <w:uiPriority w:val="99"/>
    <w:semiHidden/>
    <w:rsid w:val="00D90C5F"/>
  </w:style>
  <w:style w:type="numbering" w:customStyle="1" w:styleId="ABBBulletList">
    <w:name w:val="ABB Bullet List"/>
    <w:uiPriority w:val="99"/>
    <w:rsid w:val="004F0DCD"/>
    <w:pPr>
      <w:numPr>
        <w:numId w:val="1"/>
      </w:numPr>
    </w:pPr>
  </w:style>
  <w:style w:type="numbering" w:customStyle="1" w:styleId="ABBNumberedList">
    <w:name w:val="ABB Numbered List"/>
    <w:uiPriority w:val="99"/>
    <w:rsid w:val="00827A1B"/>
    <w:pPr>
      <w:numPr>
        <w:numId w:val="2"/>
      </w:numPr>
    </w:pPr>
  </w:style>
  <w:style w:type="character" w:styleId="Emphasis">
    <w:name w:val="Emphasis"/>
    <w:basedOn w:val="DefaultParagraphFont"/>
    <w:uiPriority w:val="99"/>
    <w:semiHidden/>
    <w:rsid w:val="007B7FEE"/>
    <w:rPr>
      <w:i/>
      <w:iCs/>
    </w:rPr>
  </w:style>
  <w:style w:type="character" w:styleId="SubtleEmphasis">
    <w:name w:val="Subtle Emphasis"/>
    <w:basedOn w:val="DefaultParagraphFont"/>
    <w:uiPriority w:val="49"/>
    <w:semiHidden/>
    <w:qFormat/>
    <w:rsid w:val="007B7FEE"/>
    <w:rPr>
      <w:i/>
      <w:iCs/>
      <w:color w:val="808080" w:themeColor="text1" w:themeTint="7F"/>
    </w:rPr>
  </w:style>
  <w:style w:type="character" w:styleId="IntenseEmphasis">
    <w:name w:val="Intense Emphasis"/>
    <w:basedOn w:val="DefaultParagraphFont"/>
    <w:uiPriority w:val="99"/>
    <w:semiHidden/>
    <w:rsid w:val="002A033B"/>
    <w:rPr>
      <w:b/>
      <w:bCs/>
      <w:iCs/>
      <w:color w:val="auto"/>
    </w:rPr>
  </w:style>
  <w:style w:type="character" w:styleId="Strong">
    <w:name w:val="Strong"/>
    <w:basedOn w:val="DefaultParagraphFont"/>
    <w:uiPriority w:val="99"/>
    <w:semiHidden/>
    <w:qFormat/>
    <w:rsid w:val="00F603C5"/>
    <w:rPr>
      <w:rFonts w:asciiTheme="minorHAnsi" w:hAnsiTheme="minorHAnsi"/>
      <w:b/>
      <w:bCs/>
    </w:rPr>
  </w:style>
  <w:style w:type="paragraph" w:styleId="Title">
    <w:name w:val="Title"/>
    <w:aliases w:val="_T2 Title"/>
    <w:basedOn w:val="ABB-x-Heading"/>
    <w:next w:val="Subtitle"/>
    <w:link w:val="TitleChar"/>
    <w:uiPriority w:val="10"/>
    <w:qFormat/>
    <w:rsid w:val="006C4025"/>
    <w:pPr>
      <w:spacing w:before="0" w:after="0" w:line="240" w:lineRule="auto"/>
    </w:pPr>
    <w:rPr>
      <w:rFonts w:eastAsiaTheme="majorEastAsia" w:cstheme="majorBidi"/>
      <w:sz w:val="50"/>
      <w:szCs w:val="52"/>
    </w:rPr>
  </w:style>
  <w:style w:type="character" w:customStyle="1" w:styleId="TitleChar">
    <w:name w:val="Title Char"/>
    <w:aliases w:val="_T2 Title Char"/>
    <w:basedOn w:val="DefaultParagraphFont"/>
    <w:link w:val="Title"/>
    <w:uiPriority w:val="10"/>
    <w:rsid w:val="006C4025"/>
    <w:rPr>
      <w:rFonts w:asciiTheme="majorHAnsi" w:eastAsiaTheme="majorEastAsia" w:hAnsiTheme="majorHAnsi" w:cstheme="majorBidi"/>
      <w:b/>
      <w:kern w:val="12"/>
      <w:sz w:val="50"/>
      <w:szCs w:val="52"/>
      <w:lang w:val="en-US"/>
    </w:rPr>
  </w:style>
  <w:style w:type="paragraph" w:styleId="Caption">
    <w:name w:val="caption"/>
    <w:aliases w:val="_Fig Caption"/>
    <w:basedOn w:val="Body"/>
    <w:next w:val="Body"/>
    <w:uiPriority w:val="7"/>
    <w:qFormat/>
    <w:rsid w:val="00C61B45"/>
    <w:pPr>
      <w:keepLines/>
      <w:spacing w:before="130" w:after="260"/>
    </w:pPr>
    <w:rPr>
      <w:bCs/>
      <w:szCs w:val="18"/>
    </w:rPr>
  </w:style>
  <w:style w:type="character" w:styleId="FollowedHyperlink">
    <w:name w:val="FollowedHyperlink"/>
    <w:basedOn w:val="Hyperlink"/>
    <w:uiPriority w:val="99"/>
    <w:semiHidden/>
    <w:rsid w:val="00F87CFD"/>
    <w:rPr>
      <w:color w:val="6E6E6E" w:themeColor="followedHyperlink"/>
      <w:u w:val="none"/>
    </w:rPr>
  </w:style>
  <w:style w:type="paragraph" w:customStyle="1" w:styleId="zzNoPreprint">
    <w:name w:val="zz_NoPreprint"/>
    <w:basedOn w:val="ABB-x-HeaderFooter"/>
    <w:uiPriority w:val="99"/>
    <w:semiHidden/>
    <w:rsid w:val="004F6000"/>
    <w:rPr>
      <w:color w:val="BFBFBF" w:themeColor="background1" w:themeShade="BF"/>
    </w:rPr>
  </w:style>
  <w:style w:type="character" w:styleId="Hyperlink">
    <w:name w:val="Hyperlink"/>
    <w:basedOn w:val="DefaultParagraphFont"/>
    <w:uiPriority w:val="99"/>
    <w:rsid w:val="00F87CFD"/>
    <w:rPr>
      <w:color w:val="A9A9A9" w:themeColor="hyperlink"/>
      <w:u w:val="none"/>
    </w:rPr>
  </w:style>
  <w:style w:type="character" w:customStyle="1" w:styleId="Heading1Char">
    <w:name w:val="Heading 1 Char"/>
    <w:aliases w:val="_Heading 1 Char"/>
    <w:basedOn w:val="DefaultParagraphFont"/>
    <w:link w:val="Heading1"/>
    <w:uiPriority w:val="2"/>
    <w:rsid w:val="005E7DA9"/>
    <w:rPr>
      <w:rFonts w:asciiTheme="majorHAnsi" w:eastAsiaTheme="majorEastAsia" w:hAnsiTheme="majorHAnsi" w:cstheme="majorBidi"/>
      <w:b/>
      <w:bCs/>
      <w:kern w:val="12"/>
      <w:sz w:val="40"/>
      <w:szCs w:val="28"/>
      <w:lang w:val="en-US"/>
    </w:rPr>
  </w:style>
  <w:style w:type="character" w:customStyle="1" w:styleId="Heading2Char">
    <w:name w:val="Heading 2 Char"/>
    <w:aliases w:val="_Heading 2 Char"/>
    <w:basedOn w:val="DefaultParagraphFont"/>
    <w:link w:val="Heading2"/>
    <w:uiPriority w:val="2"/>
    <w:rsid w:val="005E7DA9"/>
    <w:rPr>
      <w:rFonts w:asciiTheme="majorHAnsi" w:hAnsiTheme="majorHAnsi"/>
      <w:b/>
      <w:kern w:val="12"/>
      <w:sz w:val="32"/>
      <w:szCs w:val="26"/>
      <w:lang w:val="en-US"/>
    </w:rPr>
  </w:style>
  <w:style w:type="character" w:customStyle="1" w:styleId="Heading3Char">
    <w:name w:val="Heading 3 Char"/>
    <w:aliases w:val="_Heading 3 Char"/>
    <w:basedOn w:val="DefaultParagraphFont"/>
    <w:link w:val="Heading3"/>
    <w:uiPriority w:val="2"/>
    <w:rsid w:val="005E7DA9"/>
    <w:rPr>
      <w:rFonts w:asciiTheme="majorHAnsi" w:hAnsiTheme="majorHAnsi"/>
      <w:b/>
      <w:kern w:val="12"/>
      <w:sz w:val="24"/>
      <w:lang w:val="en-US"/>
    </w:rPr>
  </w:style>
  <w:style w:type="paragraph" w:styleId="Subtitle">
    <w:name w:val="Subtitle"/>
    <w:aliases w:val="_T3 Subtitle"/>
    <w:basedOn w:val="Title"/>
    <w:next w:val="T4Spacer"/>
    <w:link w:val="SubtitleChar"/>
    <w:uiPriority w:val="10"/>
    <w:qFormat/>
    <w:rsid w:val="006C4025"/>
    <w:pPr>
      <w:numPr>
        <w:ilvl w:val="1"/>
      </w:numPr>
      <w:ind w:left="-992"/>
    </w:pPr>
    <w:rPr>
      <w:rFonts w:ascii="ABBvoice Light" w:hAnsi="ABBvoice Light"/>
      <w:b w:val="0"/>
      <w:iCs/>
      <w:szCs w:val="24"/>
    </w:rPr>
  </w:style>
  <w:style w:type="character" w:customStyle="1" w:styleId="SubtitleChar">
    <w:name w:val="Subtitle Char"/>
    <w:aliases w:val="_T3 Subtitle Char"/>
    <w:basedOn w:val="DefaultParagraphFont"/>
    <w:link w:val="Subtitle"/>
    <w:uiPriority w:val="10"/>
    <w:rsid w:val="006C4025"/>
    <w:rPr>
      <w:rFonts w:ascii="ABBvoice Light" w:eastAsiaTheme="majorEastAsia" w:hAnsi="ABBvoice Light" w:cstheme="majorBidi"/>
      <w:iCs/>
      <w:kern w:val="12"/>
      <w:sz w:val="50"/>
      <w:szCs w:val="24"/>
      <w:lang w:val="en-US"/>
    </w:rPr>
  </w:style>
  <w:style w:type="paragraph" w:styleId="Closing">
    <w:name w:val="Closing"/>
    <w:basedOn w:val="Normal"/>
    <w:next w:val="Signature"/>
    <w:link w:val="ClosingChar"/>
    <w:uiPriority w:val="99"/>
    <w:semiHidden/>
    <w:rsid w:val="002C564B"/>
  </w:style>
  <w:style w:type="character" w:customStyle="1" w:styleId="ClosingChar">
    <w:name w:val="Closing Char"/>
    <w:basedOn w:val="DefaultParagraphFont"/>
    <w:link w:val="Closing"/>
    <w:uiPriority w:val="99"/>
    <w:semiHidden/>
    <w:rsid w:val="007F3F17"/>
    <w:rPr>
      <w:kern w:val="12"/>
      <w:lang w:val="en-US"/>
      <w14:numSpacing w14:val="tabular"/>
    </w:rPr>
  </w:style>
  <w:style w:type="paragraph" w:styleId="EnvelopeReturn">
    <w:name w:val="envelope return"/>
    <w:basedOn w:val="Normal"/>
    <w:next w:val="EnvelopeAddress"/>
    <w:uiPriority w:val="99"/>
    <w:semiHidden/>
    <w:rsid w:val="004F3B84"/>
    <w:pPr>
      <w:framePr w:w="4536" w:wrap="notBeside" w:vAnchor="page" w:hAnchor="margin" w:y="2836" w:anchorLock="1"/>
    </w:pPr>
    <w:rPr>
      <w:rFonts w:eastAsiaTheme="majorEastAsia" w:cstheme="majorBidi"/>
      <w:sz w:val="16"/>
    </w:rPr>
  </w:style>
  <w:style w:type="paragraph" w:styleId="EnvelopeAddress">
    <w:name w:val="envelope address"/>
    <w:basedOn w:val="Normal"/>
    <w:uiPriority w:val="99"/>
    <w:semiHidden/>
    <w:rsid w:val="00851D6F"/>
    <w:pPr>
      <w:framePr w:w="4536" w:h="1985" w:hRule="exact" w:wrap="notBeside" w:hAnchor="margin" w:yAlign="top" w:anchorLock="1"/>
    </w:pPr>
    <w:rPr>
      <w:rFonts w:eastAsiaTheme="majorEastAsia" w:cstheme="majorBidi"/>
      <w:szCs w:val="24"/>
    </w:rPr>
  </w:style>
  <w:style w:type="paragraph" w:styleId="Signature">
    <w:name w:val="Signature"/>
    <w:basedOn w:val="Normal"/>
    <w:next w:val="Normal"/>
    <w:link w:val="SignatureChar"/>
    <w:uiPriority w:val="99"/>
    <w:semiHidden/>
    <w:rsid w:val="001716A3"/>
  </w:style>
  <w:style w:type="character" w:customStyle="1" w:styleId="SignatureChar">
    <w:name w:val="Signature Char"/>
    <w:basedOn w:val="DefaultParagraphFont"/>
    <w:link w:val="Signature"/>
    <w:uiPriority w:val="99"/>
    <w:semiHidden/>
    <w:rsid w:val="007475B1"/>
    <w:rPr>
      <w:kern w:val="12"/>
      <w:lang w:val="en-US"/>
      <w14:numSpacing w14:val="tabular"/>
    </w:rPr>
  </w:style>
  <w:style w:type="paragraph" w:styleId="Header">
    <w:name w:val="header"/>
    <w:basedOn w:val="ABB-x-HeaderFooter"/>
    <w:link w:val="HeaderChar"/>
    <w:uiPriority w:val="48"/>
    <w:semiHidden/>
    <w:rsid w:val="00981245"/>
  </w:style>
  <w:style w:type="character" w:customStyle="1" w:styleId="HeaderChar">
    <w:name w:val="Header Char"/>
    <w:basedOn w:val="DefaultParagraphFont"/>
    <w:link w:val="Header"/>
    <w:uiPriority w:val="48"/>
    <w:semiHidden/>
    <w:rsid w:val="00981245"/>
    <w:rPr>
      <w:caps/>
      <w:spacing w:val="16"/>
      <w:kern w:val="12"/>
      <w:sz w:val="16"/>
      <w:lang w:val="en-US"/>
    </w:rPr>
  </w:style>
  <w:style w:type="paragraph" w:styleId="Footer">
    <w:name w:val="footer"/>
    <w:basedOn w:val="ABB-x-HeaderFooter"/>
    <w:link w:val="FooterChar"/>
    <w:uiPriority w:val="48"/>
    <w:semiHidden/>
    <w:rsid w:val="00D6251A"/>
    <w:pPr>
      <w:spacing w:line="240" w:lineRule="auto"/>
    </w:pPr>
    <w:rPr>
      <w:caps w:val="0"/>
      <w:spacing w:val="0"/>
    </w:rPr>
  </w:style>
  <w:style w:type="character" w:customStyle="1" w:styleId="FooterChar">
    <w:name w:val="Footer Char"/>
    <w:basedOn w:val="DefaultParagraphFont"/>
    <w:link w:val="Footer"/>
    <w:uiPriority w:val="48"/>
    <w:semiHidden/>
    <w:rsid w:val="00D97442"/>
    <w:rPr>
      <w:kern w:val="12"/>
      <w:sz w:val="16"/>
      <w:lang w:val="en-US"/>
    </w:rPr>
  </w:style>
  <w:style w:type="paragraph" w:customStyle="1" w:styleId="Informationsblock">
    <w:name w:val="Informationsblock"/>
    <w:basedOn w:val="ABB-x-HeaderFooter"/>
    <w:uiPriority w:val="99"/>
    <w:semiHidden/>
    <w:rsid w:val="00851D6F"/>
    <w:pPr>
      <w:framePr w:w="2552" w:wrap="around" w:hAnchor="page" w:x="9073" w:yAlign="top" w:anchorLock="1"/>
    </w:pPr>
  </w:style>
  <w:style w:type="paragraph" w:customStyle="1" w:styleId="Image">
    <w:name w:val="_Image"/>
    <w:basedOn w:val="ABB-x-Normal"/>
    <w:next w:val="Caption"/>
    <w:uiPriority w:val="8"/>
    <w:rsid w:val="00A3518E"/>
    <w:pPr>
      <w:keepNext/>
      <w:keepLines/>
      <w:spacing w:before="65" w:after="65"/>
    </w:pPr>
  </w:style>
  <w:style w:type="paragraph" w:customStyle="1" w:styleId="Betreff">
    <w:name w:val="Betreff"/>
    <w:basedOn w:val="Normal"/>
    <w:next w:val="Normal"/>
    <w:uiPriority w:val="99"/>
    <w:semiHidden/>
    <w:rsid w:val="00D17B0F"/>
    <w:pPr>
      <w:spacing w:after="280"/>
    </w:pPr>
    <w:rPr>
      <w:rFonts w:asciiTheme="majorHAnsi" w:hAnsiTheme="majorHAnsi"/>
    </w:rPr>
  </w:style>
  <w:style w:type="paragraph" w:styleId="Date">
    <w:name w:val="Date"/>
    <w:basedOn w:val="Normal"/>
    <w:next w:val="Betreff"/>
    <w:link w:val="DateChar"/>
    <w:uiPriority w:val="99"/>
    <w:semiHidden/>
    <w:rsid w:val="00DB2D8E"/>
  </w:style>
  <w:style w:type="character" w:customStyle="1" w:styleId="DateChar">
    <w:name w:val="Date Char"/>
    <w:basedOn w:val="DefaultParagraphFont"/>
    <w:link w:val="Date"/>
    <w:uiPriority w:val="99"/>
    <w:semiHidden/>
    <w:rsid w:val="007F3F17"/>
    <w:rPr>
      <w:kern w:val="12"/>
      <w:lang w:val="en-US"/>
      <w14:numSpacing w14:val="tabular"/>
    </w:rPr>
  </w:style>
  <w:style w:type="paragraph" w:customStyle="1" w:styleId="ABB-x-Heading">
    <w:name w:val="ABB-x-Heading"/>
    <w:basedOn w:val="ABB-x-Normal"/>
    <w:uiPriority w:val="99"/>
    <w:semiHidden/>
    <w:rsid w:val="006C4025"/>
    <w:pPr>
      <w:keepNext/>
      <w:keepLines/>
      <w:suppressAutoHyphens/>
      <w:spacing w:before="260" w:after="130"/>
      <w:ind w:left="-992"/>
      <w:contextualSpacing/>
    </w:pPr>
    <w:rPr>
      <w:rFonts w:asciiTheme="majorHAnsi" w:hAnsiTheme="majorHAnsi"/>
      <w:b/>
    </w:rPr>
  </w:style>
  <w:style w:type="paragraph" w:customStyle="1" w:styleId="ABB-x-HeaderFooter">
    <w:name w:val="ABB-x-HeaderFooter"/>
    <w:basedOn w:val="ABB-x-NormalLight"/>
    <w:uiPriority w:val="99"/>
    <w:semiHidden/>
    <w:rsid w:val="006C4025"/>
    <w:pPr>
      <w:tabs>
        <w:tab w:val="right" w:pos="9356"/>
      </w:tabs>
      <w:suppressAutoHyphens/>
      <w:spacing w:line="220" w:lineRule="atLeast"/>
      <w:ind w:left="-992"/>
    </w:pPr>
    <w:rPr>
      <w:caps/>
      <w:spacing w:val="16"/>
      <w:sz w:val="16"/>
    </w:rPr>
  </w:style>
  <w:style w:type="paragraph" w:customStyle="1" w:styleId="Geschftsangaben">
    <w:name w:val="Geschäftsangaben"/>
    <w:basedOn w:val="ABB-x-HeaderFooter"/>
    <w:uiPriority w:val="99"/>
    <w:semiHidden/>
    <w:rsid w:val="00A200E2"/>
    <w:pPr>
      <w:framePr w:w="2552" w:wrap="around" w:hAnchor="page" w:x="9073" w:y="2881" w:anchorLock="1"/>
    </w:pPr>
  </w:style>
  <w:style w:type="paragraph" w:styleId="ListBullet">
    <w:name w:val="List Bullet"/>
    <w:basedOn w:val="Normal"/>
    <w:uiPriority w:val="29"/>
    <w:semiHidden/>
    <w:qFormat/>
    <w:rsid w:val="004F0DCD"/>
    <w:pPr>
      <w:contextualSpacing/>
    </w:pPr>
  </w:style>
  <w:style w:type="paragraph" w:customStyle="1" w:styleId="Autor">
    <w:name w:val="Autor"/>
    <w:basedOn w:val="Normal"/>
    <w:uiPriority w:val="99"/>
    <w:semiHidden/>
    <w:rsid w:val="006B1924"/>
  </w:style>
  <w:style w:type="character" w:styleId="HTMLCode">
    <w:name w:val="HTML Code"/>
    <w:aliases w:val="Code"/>
    <w:basedOn w:val="DefaultParagraphFont"/>
    <w:uiPriority w:val="99"/>
    <w:semiHidden/>
    <w:rsid w:val="0008259C"/>
    <w:rPr>
      <w:rFonts w:ascii="Courier New" w:hAnsi="Courier New"/>
      <w:sz w:val="20"/>
      <w:szCs w:val="20"/>
    </w:rPr>
  </w:style>
  <w:style w:type="paragraph" w:customStyle="1" w:styleId="TableCaption">
    <w:name w:val="_Table Caption"/>
    <w:basedOn w:val="ABB-x-Heading"/>
    <w:next w:val="Nospacing"/>
    <w:uiPriority w:val="29"/>
    <w:rsid w:val="009A28F3"/>
    <w:pPr>
      <w:spacing w:after="100"/>
      <w:ind w:left="0"/>
    </w:pPr>
    <w:rPr>
      <w:b w:val="0"/>
    </w:rPr>
  </w:style>
  <w:style w:type="character" w:customStyle="1" w:styleId="Heading4Char">
    <w:name w:val="Heading 4 Char"/>
    <w:aliases w:val="_Heading 4 Char"/>
    <w:basedOn w:val="DefaultParagraphFont"/>
    <w:link w:val="Heading4"/>
    <w:uiPriority w:val="2"/>
    <w:rsid w:val="00491B9C"/>
    <w:rPr>
      <w:rFonts w:asciiTheme="majorHAnsi" w:eastAsiaTheme="majorEastAsia" w:hAnsiTheme="majorHAnsi" w:cstheme="majorBidi"/>
      <w:b/>
      <w:bCs/>
      <w:iCs/>
      <w:kern w:val="12"/>
      <w:lang w:val="en-US"/>
    </w:rPr>
  </w:style>
  <w:style w:type="paragraph" w:styleId="BlockText">
    <w:name w:val="Block Text"/>
    <w:basedOn w:val="Normal"/>
    <w:uiPriority w:val="99"/>
    <w:semiHidden/>
    <w:rsid w:val="00773247"/>
    <w:pPr>
      <w:ind w:left="284" w:right="284"/>
    </w:pPr>
    <w:rPr>
      <w:rFonts w:eastAsiaTheme="minorEastAsia"/>
      <w:i/>
      <w:iCs/>
    </w:rPr>
  </w:style>
  <w:style w:type="paragraph" w:styleId="BalloonText">
    <w:name w:val="Balloon Text"/>
    <w:basedOn w:val="Normal"/>
    <w:link w:val="BalloonTextChar"/>
    <w:uiPriority w:val="99"/>
    <w:semiHidden/>
    <w:rsid w:val="00350B62"/>
    <w:rPr>
      <w:rFonts w:ascii="Tahoma" w:hAnsi="Tahoma" w:cs="Tahoma"/>
      <w:sz w:val="16"/>
      <w:szCs w:val="16"/>
    </w:rPr>
  </w:style>
  <w:style w:type="character" w:customStyle="1" w:styleId="BalloonTextChar">
    <w:name w:val="Balloon Text Char"/>
    <w:basedOn w:val="DefaultParagraphFont"/>
    <w:link w:val="BalloonText"/>
    <w:uiPriority w:val="99"/>
    <w:semiHidden/>
    <w:rsid w:val="00350B62"/>
    <w:rPr>
      <w:rFonts w:ascii="Tahoma" w:hAnsi="Tahoma" w:cs="Tahoma"/>
      <w:kern w:val="12"/>
      <w:sz w:val="16"/>
      <w:szCs w:val="16"/>
    </w:rPr>
  </w:style>
  <w:style w:type="paragraph" w:styleId="TOCHeading">
    <w:name w:val="TOC Heading"/>
    <w:basedOn w:val="ABB-x-Heading"/>
    <w:next w:val="Body"/>
    <w:uiPriority w:val="29"/>
    <w:qFormat/>
    <w:rsid w:val="005E7DA9"/>
    <w:pPr>
      <w:spacing w:before="480" w:line="240" w:lineRule="auto"/>
      <w:ind w:left="0"/>
    </w:pPr>
    <w:rPr>
      <w:sz w:val="40"/>
    </w:rPr>
  </w:style>
  <w:style w:type="paragraph" w:styleId="TOC1">
    <w:name w:val="toc 1"/>
    <w:basedOn w:val="ABB-x-Normal"/>
    <w:uiPriority w:val="39"/>
    <w:rsid w:val="005736C4"/>
    <w:pPr>
      <w:spacing w:before="130"/>
      <w:ind w:left="284" w:right="1134" w:hanging="284"/>
    </w:pPr>
    <w:rPr>
      <w:b/>
    </w:rPr>
  </w:style>
  <w:style w:type="paragraph" w:styleId="TOC2">
    <w:name w:val="toc 2"/>
    <w:basedOn w:val="TOC1"/>
    <w:uiPriority w:val="39"/>
    <w:rsid w:val="00475F0A"/>
    <w:pPr>
      <w:spacing w:before="0"/>
      <w:ind w:left="851" w:hanging="567"/>
    </w:pPr>
    <w:rPr>
      <w:b w:val="0"/>
    </w:rPr>
  </w:style>
  <w:style w:type="paragraph" w:styleId="TOC3">
    <w:name w:val="toc 3"/>
    <w:basedOn w:val="TOC2"/>
    <w:uiPriority w:val="39"/>
    <w:rsid w:val="00475F0A"/>
    <w:pPr>
      <w:ind w:left="1702" w:hanging="851"/>
    </w:pPr>
  </w:style>
  <w:style w:type="paragraph" w:styleId="TOC4">
    <w:name w:val="toc 4"/>
    <w:basedOn w:val="TOC3"/>
    <w:next w:val="Normal"/>
    <w:uiPriority w:val="44"/>
    <w:semiHidden/>
    <w:rsid w:val="002E7AE9"/>
    <w:pPr>
      <w:ind w:left="600"/>
    </w:pPr>
  </w:style>
  <w:style w:type="paragraph" w:styleId="TOC5">
    <w:name w:val="toc 5"/>
    <w:basedOn w:val="TOC4"/>
    <w:next w:val="Normal"/>
    <w:uiPriority w:val="44"/>
    <w:semiHidden/>
    <w:rsid w:val="002E7AE9"/>
    <w:pPr>
      <w:ind w:left="800"/>
    </w:pPr>
  </w:style>
  <w:style w:type="paragraph" w:styleId="TOC6">
    <w:name w:val="toc 6"/>
    <w:basedOn w:val="TOC5"/>
    <w:next w:val="Normal"/>
    <w:uiPriority w:val="44"/>
    <w:semiHidden/>
    <w:rsid w:val="002E7AE9"/>
    <w:pPr>
      <w:ind w:left="1000"/>
    </w:pPr>
  </w:style>
  <w:style w:type="paragraph" w:styleId="TOC7">
    <w:name w:val="toc 7"/>
    <w:basedOn w:val="TOC6"/>
    <w:next w:val="Normal"/>
    <w:uiPriority w:val="44"/>
    <w:semiHidden/>
    <w:rsid w:val="002E7AE9"/>
    <w:pPr>
      <w:ind w:left="1200"/>
    </w:pPr>
  </w:style>
  <w:style w:type="paragraph" w:styleId="TOC8">
    <w:name w:val="toc 8"/>
    <w:basedOn w:val="TOC7"/>
    <w:next w:val="Normal"/>
    <w:uiPriority w:val="44"/>
    <w:semiHidden/>
    <w:rsid w:val="002E7AE9"/>
    <w:pPr>
      <w:ind w:left="1400"/>
    </w:pPr>
  </w:style>
  <w:style w:type="paragraph" w:styleId="TOC9">
    <w:name w:val="toc 9"/>
    <w:basedOn w:val="TOC8"/>
    <w:next w:val="Normal"/>
    <w:uiPriority w:val="44"/>
    <w:semiHidden/>
    <w:rsid w:val="002E7AE9"/>
    <w:pPr>
      <w:ind w:left="1600"/>
    </w:pPr>
  </w:style>
  <w:style w:type="character" w:customStyle="1" w:styleId="Heading5Char">
    <w:name w:val="Heading 5 Char"/>
    <w:aliases w:val="_Heading 5 Char"/>
    <w:basedOn w:val="DefaultParagraphFont"/>
    <w:link w:val="Heading5"/>
    <w:uiPriority w:val="2"/>
    <w:rsid w:val="00491B9C"/>
    <w:rPr>
      <w:rFonts w:asciiTheme="majorHAnsi" w:eastAsiaTheme="majorEastAsia" w:hAnsiTheme="majorHAnsi" w:cstheme="majorBidi"/>
      <w:b/>
      <w:kern w:val="12"/>
      <w:lang w:val="en-US"/>
    </w:rPr>
  </w:style>
  <w:style w:type="character" w:customStyle="1" w:styleId="Heading6Char">
    <w:name w:val="Heading 6 Char"/>
    <w:basedOn w:val="DefaultParagraphFont"/>
    <w:link w:val="Heading6"/>
    <w:uiPriority w:val="40"/>
    <w:semiHidden/>
    <w:rsid w:val="008F6D84"/>
    <w:rPr>
      <w:rFonts w:asciiTheme="majorHAnsi" w:eastAsiaTheme="majorEastAsia" w:hAnsiTheme="majorHAnsi" w:cstheme="majorBidi"/>
      <w:b/>
      <w:iCs/>
      <w:kern w:val="12"/>
      <w:lang w:val="en-US"/>
    </w:rPr>
  </w:style>
  <w:style w:type="character" w:customStyle="1" w:styleId="Heading7Char">
    <w:name w:val="Heading 7 Char"/>
    <w:basedOn w:val="DefaultParagraphFont"/>
    <w:link w:val="Heading7"/>
    <w:uiPriority w:val="40"/>
    <w:semiHidden/>
    <w:rsid w:val="008F6D84"/>
    <w:rPr>
      <w:rFonts w:asciiTheme="majorHAnsi" w:eastAsiaTheme="majorEastAsia" w:hAnsiTheme="majorHAnsi" w:cstheme="majorBidi"/>
      <w:b/>
      <w:iCs/>
      <w:kern w:val="12"/>
      <w:lang w:val="en-US"/>
    </w:rPr>
  </w:style>
  <w:style w:type="character" w:customStyle="1" w:styleId="Heading8Char">
    <w:name w:val="Heading 8 Char"/>
    <w:basedOn w:val="DefaultParagraphFont"/>
    <w:link w:val="Heading8"/>
    <w:uiPriority w:val="40"/>
    <w:semiHidden/>
    <w:rsid w:val="008F6D84"/>
    <w:rPr>
      <w:rFonts w:asciiTheme="majorHAnsi" w:eastAsiaTheme="majorEastAsia" w:hAnsiTheme="majorHAnsi" w:cstheme="majorBidi"/>
      <w:b/>
      <w:kern w:val="12"/>
      <w:lang w:val="en-US"/>
    </w:rPr>
  </w:style>
  <w:style w:type="character" w:customStyle="1" w:styleId="Heading9Char">
    <w:name w:val="Heading 9 Char"/>
    <w:basedOn w:val="DefaultParagraphFont"/>
    <w:link w:val="Heading9"/>
    <w:uiPriority w:val="40"/>
    <w:semiHidden/>
    <w:rsid w:val="008F6D84"/>
    <w:rPr>
      <w:rFonts w:asciiTheme="majorHAnsi" w:eastAsiaTheme="majorEastAsia" w:hAnsiTheme="majorHAnsi" w:cstheme="majorBidi"/>
      <w:b/>
      <w:iCs/>
      <w:kern w:val="12"/>
      <w:lang w:val="en-US"/>
    </w:rPr>
  </w:style>
  <w:style w:type="paragraph" w:styleId="NoSpacing0">
    <w:name w:val="No Spacing"/>
    <w:basedOn w:val="Normal"/>
    <w:uiPriority w:val="99"/>
    <w:rsid w:val="00D277AE"/>
  </w:style>
  <w:style w:type="paragraph" w:customStyle="1" w:styleId="zzLetterheadSpacer">
    <w:name w:val="zz_LetterheadSpacer"/>
    <w:basedOn w:val="ABB-x-HeaderFooter"/>
    <w:uiPriority w:val="99"/>
    <w:semiHidden/>
    <w:rsid w:val="00A200E2"/>
    <w:pPr>
      <w:framePr w:w="7088" w:h="2880" w:hRule="exact" w:wrap="notBeside" w:hAnchor="margin" w:yAlign="top" w:anchorLock="1"/>
    </w:pPr>
  </w:style>
  <w:style w:type="paragraph" w:styleId="TableofFigures">
    <w:name w:val="table of figures"/>
    <w:basedOn w:val="ABB-x-Normal"/>
    <w:uiPriority w:val="99"/>
    <w:semiHidden/>
    <w:rsid w:val="007458B0"/>
  </w:style>
  <w:style w:type="paragraph" w:customStyle="1" w:styleId="Bullet1">
    <w:name w:val="_Bullet 1"/>
    <w:basedOn w:val="Body"/>
    <w:uiPriority w:val="5"/>
    <w:qFormat/>
    <w:rsid w:val="004F0DCD"/>
    <w:pPr>
      <w:numPr>
        <w:numId w:val="4"/>
      </w:numPr>
    </w:pPr>
  </w:style>
  <w:style w:type="paragraph" w:styleId="FootnoteText">
    <w:name w:val="footnote text"/>
    <w:basedOn w:val="ABB-x-Normal"/>
    <w:link w:val="FootnoteTextChar"/>
    <w:uiPriority w:val="99"/>
    <w:semiHidden/>
    <w:rsid w:val="00E561C3"/>
    <w:pPr>
      <w:suppressAutoHyphens/>
      <w:spacing w:before="110" w:line="220" w:lineRule="atLeast"/>
    </w:pPr>
    <w:rPr>
      <w:sz w:val="16"/>
    </w:rPr>
  </w:style>
  <w:style w:type="character" w:customStyle="1" w:styleId="FootnoteTextChar">
    <w:name w:val="Footnote Text Char"/>
    <w:basedOn w:val="DefaultParagraphFont"/>
    <w:link w:val="FootnoteText"/>
    <w:uiPriority w:val="99"/>
    <w:semiHidden/>
    <w:rsid w:val="00AD5190"/>
    <w:rPr>
      <w:kern w:val="12"/>
      <w:sz w:val="16"/>
      <w:lang w:val="en-US"/>
    </w:rPr>
  </w:style>
  <w:style w:type="character" w:styleId="FootnoteReference">
    <w:name w:val="footnote reference"/>
    <w:basedOn w:val="DefaultParagraphFont"/>
    <w:uiPriority w:val="99"/>
    <w:semiHidden/>
    <w:rsid w:val="00660EBD"/>
    <w:rPr>
      <w:vertAlign w:val="superscript"/>
    </w:rPr>
  </w:style>
  <w:style w:type="paragraph" w:customStyle="1" w:styleId="FootnoteSeparator">
    <w:name w:val="Footnote Separator"/>
    <w:basedOn w:val="ABB-x-Normal"/>
    <w:uiPriority w:val="99"/>
    <w:semiHidden/>
    <w:rsid w:val="0080599D"/>
    <w:pPr>
      <w:pBdr>
        <w:bottom w:val="single" w:sz="6" w:space="1" w:color="auto"/>
      </w:pBdr>
      <w:suppressAutoHyphens/>
      <w:spacing w:before="390"/>
      <w:ind w:left="28" w:right="9185"/>
    </w:pPr>
  </w:style>
  <w:style w:type="paragraph" w:customStyle="1" w:styleId="FootnoteSeparatorcont">
    <w:name w:val="Footnote Separator (cont.)"/>
    <w:basedOn w:val="FootnoteSeparator"/>
    <w:uiPriority w:val="99"/>
    <w:semiHidden/>
    <w:rsid w:val="004A0BF3"/>
    <w:rPr>
      <w:lang w:val="de-DE"/>
    </w:rPr>
  </w:style>
  <w:style w:type="paragraph" w:customStyle="1" w:styleId="FootnoteContinuation">
    <w:name w:val="Footnote Continuation"/>
    <w:basedOn w:val="ABB-x-Normal"/>
    <w:uiPriority w:val="99"/>
    <w:semiHidden/>
    <w:rsid w:val="00660EBD"/>
    <w:pPr>
      <w:suppressAutoHyphens/>
    </w:pPr>
    <w:rPr>
      <w:sz w:val="16"/>
    </w:rPr>
  </w:style>
  <w:style w:type="paragraph" w:styleId="EndnoteText">
    <w:name w:val="endnote text"/>
    <w:basedOn w:val="ABB-x-Normal"/>
    <w:link w:val="EndnoteTextChar"/>
    <w:uiPriority w:val="99"/>
    <w:semiHidden/>
    <w:rsid w:val="00660EBD"/>
    <w:pPr>
      <w:suppressAutoHyphens/>
      <w:spacing w:before="100"/>
    </w:pPr>
    <w:rPr>
      <w:sz w:val="16"/>
    </w:rPr>
  </w:style>
  <w:style w:type="character" w:customStyle="1" w:styleId="EndnoteTextChar">
    <w:name w:val="Endnote Text Char"/>
    <w:basedOn w:val="DefaultParagraphFont"/>
    <w:link w:val="EndnoteText"/>
    <w:uiPriority w:val="99"/>
    <w:semiHidden/>
    <w:rsid w:val="00AD5190"/>
    <w:rPr>
      <w:kern w:val="12"/>
      <w:sz w:val="16"/>
      <w:lang w:val="en-US"/>
    </w:rPr>
  </w:style>
  <w:style w:type="character" w:styleId="EndnoteReference">
    <w:name w:val="endnote reference"/>
    <w:basedOn w:val="DefaultParagraphFont"/>
    <w:uiPriority w:val="99"/>
    <w:semiHidden/>
    <w:rsid w:val="00660EBD"/>
    <w:rPr>
      <w:vertAlign w:val="superscript"/>
    </w:rPr>
  </w:style>
  <w:style w:type="paragraph" w:customStyle="1" w:styleId="EndnoteSeparator">
    <w:name w:val="Endnote Separator"/>
    <w:basedOn w:val="FootnoteSeparator"/>
    <w:uiPriority w:val="99"/>
    <w:semiHidden/>
    <w:rsid w:val="004A0BF3"/>
    <w:rPr>
      <w:lang w:val="de-DE"/>
    </w:rPr>
  </w:style>
  <w:style w:type="paragraph" w:customStyle="1" w:styleId="EndnoteSeparatorcont">
    <w:name w:val="Endnote Separator (cont.)"/>
    <w:basedOn w:val="FootnoteSeparatorcont"/>
    <w:uiPriority w:val="99"/>
    <w:semiHidden/>
    <w:rsid w:val="00660EBD"/>
  </w:style>
  <w:style w:type="paragraph" w:customStyle="1" w:styleId="EndnoteContinuation">
    <w:name w:val="Endnote Continuation"/>
    <w:basedOn w:val="FootnoteContinuation"/>
    <w:uiPriority w:val="99"/>
    <w:semiHidden/>
    <w:rsid w:val="004A0BF3"/>
    <w:rPr>
      <w:lang w:val="de-DE"/>
    </w:rPr>
  </w:style>
  <w:style w:type="paragraph" w:styleId="NoteHeading">
    <w:name w:val="Note Heading"/>
    <w:basedOn w:val="Normal"/>
    <w:next w:val="Normal"/>
    <w:link w:val="NoteHeadingChar"/>
    <w:uiPriority w:val="99"/>
    <w:semiHidden/>
    <w:rsid w:val="00660EBD"/>
    <w:pPr>
      <w:suppressAutoHyphens/>
      <w:spacing w:before="130" w:after="130" w:line="271" w:lineRule="auto"/>
    </w:pPr>
  </w:style>
  <w:style w:type="character" w:customStyle="1" w:styleId="NoteHeadingChar">
    <w:name w:val="Note Heading Char"/>
    <w:basedOn w:val="DefaultParagraphFont"/>
    <w:link w:val="NoteHeading"/>
    <w:uiPriority w:val="99"/>
    <w:semiHidden/>
    <w:rsid w:val="00052F24"/>
    <w:rPr>
      <w:kern w:val="12"/>
    </w:rPr>
  </w:style>
  <w:style w:type="table" w:styleId="TableGrid">
    <w:name w:val="Table Grid"/>
    <w:aliases w:val="Layout Table"/>
    <w:basedOn w:val="TableNormal"/>
    <w:uiPriority w:val="59"/>
    <w:rsid w:val="001907E2"/>
    <w:pPr>
      <w:keepLines/>
    </w:pPr>
    <w:rPr>
      <w:kern w:val="12"/>
      <w:szCs w:val="22"/>
      <w:lang w:val="en-US"/>
    </w:rPr>
    <w:tblPr>
      <w:tblCellMar>
        <w:left w:w="0" w:type="dxa"/>
        <w:right w:w="0" w:type="dxa"/>
      </w:tblCellMar>
    </w:tblPr>
    <w:tblStylePr w:type="firstCol">
      <w:pPr>
        <w:wordWrap/>
        <w:ind w:leftChars="0" w:left="0"/>
      </w:pPr>
    </w:tblStylePr>
  </w:style>
  <w:style w:type="paragraph" w:customStyle="1" w:styleId="TableText">
    <w:name w:val="_Table Text"/>
    <w:basedOn w:val="Body"/>
    <w:uiPriority w:val="29"/>
    <w:rsid w:val="008A5C1D"/>
    <w:pPr>
      <w:spacing w:after="0"/>
    </w:pPr>
    <w:rPr>
      <w:szCs w:val="22"/>
    </w:rPr>
  </w:style>
  <w:style w:type="paragraph" w:customStyle="1" w:styleId="TableTextsmall">
    <w:name w:val="_Table Text small"/>
    <w:basedOn w:val="Bodysmall"/>
    <w:uiPriority w:val="29"/>
    <w:rsid w:val="00CC0354"/>
    <w:pPr>
      <w:spacing w:after="0"/>
    </w:pPr>
  </w:style>
  <w:style w:type="table" w:customStyle="1" w:styleId="ABBTableStyle">
    <w:name w:val="ABB Table Style"/>
    <w:basedOn w:val="TableNormal"/>
    <w:uiPriority w:val="99"/>
    <w:rsid w:val="002810DD"/>
    <w:pPr>
      <w:keepLines/>
      <w:ind w:right="170"/>
    </w:pPr>
    <w:tblPr>
      <w:tblBorders>
        <w:top w:val="single" w:sz="18" w:space="0" w:color="auto"/>
        <w:bottom w:val="single" w:sz="8" w:space="0" w:color="auto"/>
        <w:insideH w:val="single" w:sz="4" w:space="0" w:color="A9A9A9" w:themeColor="accent3"/>
      </w:tblBorders>
      <w:tblCellMar>
        <w:top w:w="17" w:type="dxa"/>
        <w:left w:w="0" w:type="dxa"/>
        <w:bottom w:w="40" w:type="dxa"/>
        <w:right w:w="0" w:type="dxa"/>
      </w:tblCellMar>
    </w:tblPr>
    <w:trPr>
      <w:cantSplit/>
    </w:trPr>
    <w:tblStylePr w:type="firstRow">
      <w:rPr>
        <w:rFonts w:asciiTheme="minorHAnsi" w:hAnsiTheme="minorHAnsi"/>
        <w:b/>
        <w:i w:val="0"/>
        <w:color w:val="auto"/>
        <w:sz w:val="19"/>
      </w:rPr>
      <w:tblPr/>
      <w:tcPr>
        <w:tcBorders>
          <w:top w:val="single" w:sz="18" w:space="0" w:color="auto"/>
          <w:left w:val="nil"/>
          <w:bottom w:val="single" w:sz="8" w:space="0" w:color="auto"/>
          <w:right w:val="nil"/>
          <w:insideH w:val="nil"/>
          <w:insideV w:val="nil"/>
          <w:tl2br w:val="nil"/>
          <w:tr2bl w:val="nil"/>
        </w:tcBorders>
      </w:tcPr>
    </w:tblStylePr>
    <w:tblStylePr w:type="lastRow">
      <w:rPr>
        <w:rFonts w:asciiTheme="minorHAnsi" w:hAnsiTheme="minorHAnsi"/>
        <w:b w:val="0"/>
        <w:i w:val="0"/>
        <w:sz w:val="19"/>
      </w:rPr>
      <w:tblPr/>
      <w:tcPr>
        <w:tcBorders>
          <w:top w:val="single" w:sz="2" w:space="0" w:color="auto"/>
        </w:tcBorders>
      </w:tcPr>
    </w:tblStylePr>
    <w:tblStylePr w:type="firstCol">
      <w:rPr>
        <w:rFonts w:asciiTheme="minorHAnsi" w:hAnsiTheme="minorHAnsi"/>
        <w:b w:val="0"/>
        <w:i w:val="0"/>
        <w:sz w:val="19"/>
      </w:rPr>
    </w:tblStylePr>
    <w:tblStylePr w:type="lastCol">
      <w:pPr>
        <w:wordWrap/>
        <w:ind w:rightChars="0" w:right="0"/>
        <w:jc w:val="right"/>
      </w:pPr>
    </w:tblStylePr>
  </w:style>
  <w:style w:type="paragraph" w:customStyle="1" w:styleId="Bodysmall">
    <w:name w:val="_Body small"/>
    <w:basedOn w:val="Body"/>
    <w:uiPriority w:val="15"/>
    <w:qFormat/>
    <w:rsid w:val="001A765C"/>
    <w:pPr>
      <w:spacing w:line="220" w:lineRule="atLeast"/>
    </w:pPr>
    <w:rPr>
      <w:sz w:val="16"/>
    </w:rPr>
  </w:style>
  <w:style w:type="paragraph" w:customStyle="1" w:styleId="HorizontalRule">
    <w:name w:val="Horizontal Rule"/>
    <w:basedOn w:val="Normal"/>
    <w:uiPriority w:val="29"/>
    <w:semiHidden/>
    <w:qFormat/>
    <w:rsid w:val="001907E2"/>
    <w:pPr>
      <w:pBdr>
        <w:top w:val="single" w:sz="4" w:space="0" w:color="auto"/>
      </w:pBdr>
      <w:spacing w:before="240" w:after="150" w:line="60" w:lineRule="exact"/>
    </w:pPr>
  </w:style>
  <w:style w:type="paragraph" w:customStyle="1" w:styleId="Tabular">
    <w:name w:val="_Tabular"/>
    <w:basedOn w:val="Body"/>
    <w:uiPriority w:val="29"/>
    <w:rsid w:val="00FA0513"/>
    <w:pPr>
      <w:keepLines/>
      <w:spacing w:after="0"/>
      <w:ind w:left="2268" w:hanging="2268"/>
      <w:contextualSpacing/>
    </w:pPr>
  </w:style>
  <w:style w:type="paragraph" w:customStyle="1" w:styleId="Tabularspaced">
    <w:name w:val="_Tabular spaced"/>
    <w:basedOn w:val="Tabular"/>
    <w:uiPriority w:val="29"/>
    <w:rsid w:val="00FA0513"/>
    <w:pPr>
      <w:spacing w:after="130"/>
      <w:contextualSpacing w:val="0"/>
    </w:pPr>
  </w:style>
  <w:style w:type="paragraph" w:customStyle="1" w:styleId="Bullet2">
    <w:name w:val="_Bullet 2"/>
    <w:basedOn w:val="Bullet1"/>
    <w:uiPriority w:val="5"/>
    <w:qFormat/>
    <w:rsid w:val="004F0DCD"/>
    <w:pPr>
      <w:numPr>
        <w:ilvl w:val="1"/>
      </w:numPr>
      <w:contextualSpacing/>
    </w:pPr>
  </w:style>
  <w:style w:type="paragraph" w:customStyle="1" w:styleId="T1Categorytitle">
    <w:name w:val="_T1 Category title"/>
    <w:basedOn w:val="ABB-x-Heading"/>
    <w:next w:val="Title"/>
    <w:uiPriority w:val="10"/>
    <w:qFormat/>
    <w:rsid w:val="006C4025"/>
    <w:pPr>
      <w:spacing w:before="0" w:after="80"/>
    </w:pPr>
    <w:rPr>
      <w:b w:val="0"/>
      <w:caps/>
      <w:spacing w:val="20"/>
      <w:sz w:val="20"/>
    </w:rPr>
  </w:style>
  <w:style w:type="paragraph" w:styleId="ListBullet2">
    <w:name w:val="List Bullet 2"/>
    <w:basedOn w:val="ListBullet"/>
    <w:uiPriority w:val="99"/>
    <w:semiHidden/>
    <w:rsid w:val="00D90C5F"/>
  </w:style>
  <w:style w:type="paragraph" w:customStyle="1" w:styleId="T4Spacer">
    <w:name w:val="_T4 Spacer"/>
    <w:basedOn w:val="ABB-x-Normal"/>
    <w:next w:val="Body"/>
    <w:uiPriority w:val="10"/>
    <w:qFormat/>
    <w:rsid w:val="00E9052C"/>
    <w:pPr>
      <w:spacing w:after="600"/>
    </w:pPr>
  </w:style>
  <w:style w:type="paragraph" w:customStyle="1" w:styleId="Lead">
    <w:name w:val="_Lead"/>
    <w:basedOn w:val="ABB-x-NormalLight"/>
    <w:next w:val="T4Spacer"/>
    <w:uiPriority w:val="12"/>
    <w:qFormat/>
    <w:rsid w:val="00E9052C"/>
    <w:pPr>
      <w:spacing w:before="260" w:after="260" w:line="360" w:lineRule="atLeast"/>
      <w:ind w:left="-994"/>
      <w:contextualSpacing/>
    </w:pPr>
    <w:rPr>
      <w:sz w:val="26"/>
    </w:rPr>
  </w:style>
  <w:style w:type="paragraph" w:customStyle="1" w:styleId="ABB-x-Normal">
    <w:name w:val="ABB-x-Normal"/>
    <w:link w:val="ABB-x-NormalChar"/>
    <w:uiPriority w:val="99"/>
    <w:semiHidden/>
    <w:rsid w:val="00CA7B6F"/>
    <w:rPr>
      <w:kern w:val="12"/>
      <w:lang w:val="en-US"/>
    </w:rPr>
  </w:style>
  <w:style w:type="paragraph" w:customStyle="1" w:styleId="ABB-x-NormalLight">
    <w:name w:val="ABB-x-NormalLight"/>
    <w:basedOn w:val="ABB-x-Normal"/>
    <w:uiPriority w:val="99"/>
    <w:semiHidden/>
    <w:rsid w:val="004B7208"/>
  </w:style>
  <w:style w:type="paragraph" w:customStyle="1" w:styleId="T0Cursor">
    <w:name w:val="_T0 Cursor"/>
    <w:basedOn w:val="Title"/>
    <w:next w:val="T1Categorytitle"/>
    <w:uiPriority w:val="10"/>
    <w:qFormat/>
    <w:rsid w:val="006C4025"/>
    <w:pPr>
      <w:numPr>
        <w:numId w:val="13"/>
      </w:numPr>
      <w:ind w:left="-992" w:firstLine="0"/>
    </w:pPr>
    <w:rPr>
      <w:color w:val="FF000F" w:themeColor="background2"/>
    </w:rPr>
  </w:style>
  <w:style w:type="table" w:styleId="TableGridLight">
    <w:name w:val="Grid Table Light"/>
    <w:basedOn w:val="TableNormal"/>
    <w:uiPriority w:val="40"/>
    <w:rsid w:val="00A37EB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B-x-NormalChar">
    <w:name w:val="ABB-x-Normal Char"/>
    <w:basedOn w:val="DefaultParagraphFont"/>
    <w:link w:val="ABB-x-Normal"/>
    <w:uiPriority w:val="99"/>
    <w:semiHidden/>
    <w:rsid w:val="00AD5190"/>
    <w:rPr>
      <w:kern w:val="12"/>
      <w:lang w:val="en-US"/>
    </w:rPr>
  </w:style>
  <w:style w:type="paragraph" w:customStyle="1" w:styleId="Figure">
    <w:name w:val="_Figure"/>
    <w:basedOn w:val="Image"/>
    <w:next w:val="Caption"/>
    <w:uiPriority w:val="6"/>
    <w:qFormat/>
    <w:rsid w:val="00C61B45"/>
    <w:pPr>
      <w:spacing w:before="300" w:after="130"/>
    </w:pPr>
  </w:style>
  <w:style w:type="character" w:styleId="PlaceholderText">
    <w:name w:val="Placeholder Text"/>
    <w:basedOn w:val="DefaultParagraphFont"/>
    <w:uiPriority w:val="99"/>
    <w:semiHidden/>
    <w:rsid w:val="00AC771B"/>
    <w:rPr>
      <w:color w:val="808080"/>
    </w:rPr>
  </w:style>
  <w:style w:type="paragraph" w:customStyle="1" w:styleId="Subheading">
    <w:name w:val="_Subheading"/>
    <w:basedOn w:val="ABB-x-Heading"/>
    <w:next w:val="Body"/>
    <w:uiPriority w:val="2"/>
    <w:qFormat/>
    <w:rsid w:val="005736C4"/>
    <w:pPr>
      <w:spacing w:before="130" w:after="0"/>
      <w:ind w:left="0"/>
    </w:pPr>
  </w:style>
  <w:style w:type="paragraph" w:customStyle="1" w:styleId="ABBCursor">
    <w:name w:val="ABB Cursor"/>
    <w:basedOn w:val="Body"/>
    <w:next w:val="Body"/>
    <w:uiPriority w:val="3"/>
    <w:rsid w:val="00B213BE"/>
    <w:pPr>
      <w:keepNext/>
      <w:keepLines/>
      <w:numPr>
        <w:numId w:val="3"/>
      </w:numPr>
      <w:spacing w:before="260" w:after="0"/>
      <w:ind w:left="0" w:firstLine="0"/>
    </w:pPr>
    <w:rPr>
      <w:b/>
    </w:rPr>
  </w:style>
  <w:style w:type="paragraph" w:customStyle="1" w:styleId="FigCaptioncentered">
    <w:name w:val="_Fig Caption centered"/>
    <w:basedOn w:val="Caption"/>
    <w:next w:val="Body"/>
    <w:uiPriority w:val="7"/>
    <w:semiHidden/>
    <w:qFormat/>
    <w:rsid w:val="005C2861"/>
    <w:pPr>
      <w:jc w:val="center"/>
    </w:pPr>
  </w:style>
  <w:style w:type="paragraph" w:customStyle="1" w:styleId="Figurecentered">
    <w:name w:val="_Figure centered"/>
    <w:basedOn w:val="Figure"/>
    <w:next w:val="FigCaptioncentered"/>
    <w:uiPriority w:val="6"/>
    <w:semiHidden/>
    <w:qFormat/>
    <w:rsid w:val="005C2861"/>
  </w:style>
  <w:style w:type="paragraph" w:customStyle="1" w:styleId="TableCaptioncentered">
    <w:name w:val="_Table Caption centered"/>
    <w:basedOn w:val="TableCaption"/>
    <w:next w:val="Nospacing"/>
    <w:uiPriority w:val="29"/>
    <w:semiHidden/>
    <w:qFormat/>
    <w:rsid w:val="00B528EA"/>
    <w:pPr>
      <w:jc w:val="center"/>
    </w:pPr>
  </w:style>
  <w:style w:type="character" w:customStyle="1" w:styleId="Bold">
    <w:name w:val="_Bold"/>
    <w:basedOn w:val="DefaultParagraphFont"/>
    <w:uiPriority w:val="16"/>
    <w:qFormat/>
    <w:rsid w:val="004C28E2"/>
    <w:rPr>
      <w:rFonts w:asciiTheme="minorHAnsi" w:hAnsiTheme="minorHAnsi"/>
      <w:b/>
    </w:rPr>
  </w:style>
  <w:style w:type="character" w:customStyle="1" w:styleId="Boldred">
    <w:name w:val="_Bold red"/>
    <w:basedOn w:val="Bold"/>
    <w:uiPriority w:val="16"/>
    <w:qFormat/>
    <w:rsid w:val="00061BF1"/>
    <w:rPr>
      <w:rFonts w:asciiTheme="minorHAnsi" w:hAnsiTheme="minorHAnsi"/>
      <w:b/>
      <w:color w:val="FF000F" w:themeColor="background2"/>
    </w:rPr>
  </w:style>
  <w:style w:type="paragraph" w:customStyle="1" w:styleId="Bullet3">
    <w:name w:val="_Bullet 3"/>
    <w:basedOn w:val="Bullet2"/>
    <w:uiPriority w:val="5"/>
    <w:rsid w:val="004F0DCD"/>
    <w:pPr>
      <w:numPr>
        <w:ilvl w:val="2"/>
      </w:numPr>
    </w:pPr>
  </w:style>
  <w:style w:type="paragraph" w:customStyle="1" w:styleId="Num1">
    <w:name w:val="_Num 1"/>
    <w:basedOn w:val="Body"/>
    <w:uiPriority w:val="4"/>
    <w:qFormat/>
    <w:rsid w:val="00827A1B"/>
    <w:pPr>
      <w:numPr>
        <w:numId w:val="5"/>
      </w:numPr>
    </w:pPr>
  </w:style>
  <w:style w:type="paragraph" w:customStyle="1" w:styleId="Num2">
    <w:name w:val="_Num 2"/>
    <w:basedOn w:val="Num1"/>
    <w:uiPriority w:val="4"/>
    <w:qFormat/>
    <w:rsid w:val="00CB60B9"/>
    <w:pPr>
      <w:numPr>
        <w:ilvl w:val="1"/>
      </w:numPr>
      <w:contextualSpacing/>
    </w:pPr>
  </w:style>
  <w:style w:type="paragraph" w:customStyle="1" w:styleId="Num3">
    <w:name w:val="_Num 3"/>
    <w:basedOn w:val="Num2"/>
    <w:uiPriority w:val="4"/>
    <w:rsid w:val="00827A1B"/>
    <w:pPr>
      <w:numPr>
        <w:ilvl w:val="2"/>
      </w:numPr>
    </w:pPr>
  </w:style>
  <w:style w:type="paragraph" w:customStyle="1" w:styleId="Indented">
    <w:name w:val="_Indented"/>
    <w:basedOn w:val="Body"/>
    <w:uiPriority w:val="14"/>
    <w:qFormat/>
    <w:rsid w:val="00C53227"/>
    <w:pPr>
      <w:ind w:left="284"/>
    </w:pPr>
  </w:style>
  <w:style w:type="paragraph" w:customStyle="1" w:styleId="Body">
    <w:name w:val="_Body"/>
    <w:basedOn w:val="ABB-x-Normal"/>
    <w:qFormat/>
    <w:rsid w:val="0026226A"/>
    <w:pPr>
      <w:spacing w:after="130"/>
    </w:pPr>
  </w:style>
  <w:style w:type="paragraph" w:customStyle="1" w:styleId="Nospacing">
    <w:name w:val="_No spacing"/>
    <w:basedOn w:val="Body"/>
    <w:qFormat/>
    <w:rsid w:val="0026226A"/>
    <w:pPr>
      <w:spacing w:after="0"/>
    </w:pPr>
  </w:style>
  <w:style w:type="numbering" w:customStyle="1" w:styleId="ABBHeadings">
    <w:name w:val="ABB Headings"/>
    <w:uiPriority w:val="99"/>
    <w:rsid w:val="006C4025"/>
    <w:pPr>
      <w:numPr>
        <w:numId w:val="6"/>
      </w:numPr>
    </w:pPr>
  </w:style>
  <w:style w:type="paragraph" w:customStyle="1" w:styleId="FooterTableCaption">
    <w:name w:val="FooterTable Caption"/>
    <w:basedOn w:val="FooterTableFieldText"/>
    <w:next w:val="FooterTableFieldText"/>
    <w:uiPriority w:val="99"/>
    <w:rsid w:val="00734218"/>
    <w:pPr>
      <w:spacing w:before="44" w:after="54"/>
    </w:pPr>
    <w:rPr>
      <w:caps/>
      <w:spacing w:val="4"/>
      <w:sz w:val="12"/>
    </w:rPr>
  </w:style>
  <w:style w:type="table" w:customStyle="1" w:styleId="ABBFooterTable">
    <w:name w:val="ABB Footer Table"/>
    <w:basedOn w:val="TableNormal"/>
    <w:uiPriority w:val="99"/>
    <w:rsid w:val="005F566D"/>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paragraph" w:customStyle="1" w:styleId="FooterTableDocumentID">
    <w:name w:val="FooterTable Document ID"/>
    <w:basedOn w:val="FooterTableFieldText"/>
    <w:uiPriority w:val="99"/>
    <w:rsid w:val="00E34AEA"/>
  </w:style>
  <w:style w:type="paragraph" w:customStyle="1" w:styleId="FooterTableFieldText">
    <w:name w:val="FooterTable Field Text"/>
    <w:basedOn w:val="Footer"/>
    <w:uiPriority w:val="99"/>
    <w:rsid w:val="006C4025"/>
    <w:pPr>
      <w:tabs>
        <w:tab w:val="clear" w:pos="9356"/>
        <w:tab w:val="left" w:pos="1276"/>
      </w:tabs>
      <w:ind w:left="0"/>
    </w:pPr>
  </w:style>
  <w:style w:type="paragraph" w:customStyle="1" w:styleId="FooterTableCopyright">
    <w:name w:val="FooterTable Copyright"/>
    <w:basedOn w:val="FooterTableCaption"/>
    <w:uiPriority w:val="99"/>
    <w:rsid w:val="000E0F7D"/>
    <w:pPr>
      <w:ind w:left="28" w:right="28"/>
    </w:pPr>
    <w:rPr>
      <w:rFonts w:eastAsia="Times New Roman" w:cstheme="minorHAnsi"/>
      <w:caps w:val="0"/>
      <w:spacing w:val="0"/>
      <w:kern w:val="0"/>
      <w:szCs w:val="20"/>
    </w:rPr>
  </w:style>
  <w:style w:type="paragraph" w:styleId="Bibliography">
    <w:name w:val="Bibliography"/>
    <w:basedOn w:val="Normal"/>
    <w:next w:val="Normal"/>
    <w:uiPriority w:val="49"/>
    <w:semiHidden/>
    <w:rsid w:val="000B5C90"/>
  </w:style>
  <w:style w:type="paragraph" w:styleId="BodyText">
    <w:name w:val="Body Text"/>
    <w:basedOn w:val="Normal"/>
    <w:link w:val="BodyTextChar"/>
    <w:uiPriority w:val="99"/>
    <w:semiHidden/>
    <w:unhideWhenUsed/>
    <w:rsid w:val="000B5C90"/>
    <w:pPr>
      <w:spacing w:after="120"/>
    </w:pPr>
  </w:style>
  <w:style w:type="character" w:customStyle="1" w:styleId="BodyTextChar">
    <w:name w:val="Body Text Char"/>
    <w:basedOn w:val="DefaultParagraphFont"/>
    <w:link w:val="BodyText"/>
    <w:uiPriority w:val="99"/>
    <w:semiHidden/>
    <w:rsid w:val="000B5C90"/>
    <w:rPr>
      <w:kern w:val="12"/>
      <w:lang w:val="en-US"/>
    </w:rPr>
  </w:style>
  <w:style w:type="paragraph" w:styleId="BodyText2">
    <w:name w:val="Body Text 2"/>
    <w:basedOn w:val="Normal"/>
    <w:link w:val="BodyText2Char"/>
    <w:uiPriority w:val="99"/>
    <w:semiHidden/>
    <w:unhideWhenUsed/>
    <w:rsid w:val="000B5C90"/>
    <w:pPr>
      <w:spacing w:after="120" w:line="480" w:lineRule="auto"/>
    </w:pPr>
  </w:style>
  <w:style w:type="character" w:customStyle="1" w:styleId="BodyText2Char">
    <w:name w:val="Body Text 2 Char"/>
    <w:basedOn w:val="DefaultParagraphFont"/>
    <w:link w:val="BodyText2"/>
    <w:uiPriority w:val="99"/>
    <w:semiHidden/>
    <w:rsid w:val="000B5C90"/>
    <w:rPr>
      <w:kern w:val="12"/>
      <w:lang w:val="en-US"/>
    </w:rPr>
  </w:style>
  <w:style w:type="paragraph" w:styleId="BodyText3">
    <w:name w:val="Body Text 3"/>
    <w:basedOn w:val="Normal"/>
    <w:link w:val="BodyText3Char"/>
    <w:uiPriority w:val="99"/>
    <w:semiHidden/>
    <w:rsid w:val="000B5C90"/>
    <w:pPr>
      <w:spacing w:after="120"/>
    </w:pPr>
    <w:rPr>
      <w:sz w:val="16"/>
      <w:szCs w:val="16"/>
    </w:rPr>
  </w:style>
  <w:style w:type="character" w:customStyle="1" w:styleId="BodyText3Char">
    <w:name w:val="Body Text 3 Char"/>
    <w:basedOn w:val="DefaultParagraphFont"/>
    <w:link w:val="BodyText3"/>
    <w:uiPriority w:val="99"/>
    <w:semiHidden/>
    <w:rsid w:val="000B5C90"/>
    <w:rPr>
      <w:kern w:val="12"/>
      <w:sz w:val="16"/>
      <w:szCs w:val="16"/>
      <w:lang w:val="en-US"/>
    </w:rPr>
  </w:style>
  <w:style w:type="paragraph" w:styleId="BodyTextFirstIndent">
    <w:name w:val="Body Text First Indent"/>
    <w:basedOn w:val="BodyText"/>
    <w:link w:val="BodyTextFirstIndentChar"/>
    <w:uiPriority w:val="99"/>
    <w:semiHidden/>
    <w:unhideWhenUsed/>
    <w:rsid w:val="000B5C90"/>
    <w:pPr>
      <w:spacing w:after="0"/>
      <w:ind w:firstLine="360"/>
    </w:pPr>
  </w:style>
  <w:style w:type="character" w:customStyle="1" w:styleId="BodyTextFirstIndentChar">
    <w:name w:val="Body Text First Indent Char"/>
    <w:basedOn w:val="BodyTextChar"/>
    <w:link w:val="BodyTextFirstIndent"/>
    <w:uiPriority w:val="99"/>
    <w:semiHidden/>
    <w:rsid w:val="000B5C90"/>
    <w:rPr>
      <w:kern w:val="12"/>
      <w:lang w:val="en-US"/>
    </w:rPr>
  </w:style>
  <w:style w:type="paragraph" w:styleId="BodyTextIndent">
    <w:name w:val="Body Text Indent"/>
    <w:basedOn w:val="Normal"/>
    <w:link w:val="BodyTextIndentChar"/>
    <w:uiPriority w:val="99"/>
    <w:semiHidden/>
    <w:unhideWhenUsed/>
    <w:rsid w:val="000B5C90"/>
    <w:pPr>
      <w:spacing w:after="120"/>
      <w:ind w:left="283"/>
    </w:pPr>
  </w:style>
  <w:style w:type="character" w:customStyle="1" w:styleId="BodyTextIndentChar">
    <w:name w:val="Body Text Indent Char"/>
    <w:basedOn w:val="DefaultParagraphFont"/>
    <w:link w:val="BodyTextIndent"/>
    <w:uiPriority w:val="99"/>
    <w:semiHidden/>
    <w:rsid w:val="000B5C90"/>
    <w:rPr>
      <w:kern w:val="12"/>
      <w:lang w:val="en-US"/>
    </w:rPr>
  </w:style>
  <w:style w:type="paragraph" w:styleId="BodyTextFirstIndent2">
    <w:name w:val="Body Text First Indent 2"/>
    <w:basedOn w:val="BodyTextIndent"/>
    <w:link w:val="BodyTextFirstIndent2Char"/>
    <w:uiPriority w:val="99"/>
    <w:semiHidden/>
    <w:unhideWhenUsed/>
    <w:rsid w:val="000B5C90"/>
    <w:pPr>
      <w:spacing w:after="0"/>
      <w:ind w:left="360" w:firstLine="360"/>
    </w:pPr>
  </w:style>
  <w:style w:type="character" w:customStyle="1" w:styleId="BodyTextFirstIndent2Char">
    <w:name w:val="Body Text First Indent 2 Char"/>
    <w:basedOn w:val="BodyTextIndentChar"/>
    <w:link w:val="BodyTextFirstIndent2"/>
    <w:uiPriority w:val="99"/>
    <w:semiHidden/>
    <w:rsid w:val="000B5C90"/>
    <w:rPr>
      <w:kern w:val="12"/>
      <w:lang w:val="en-US"/>
    </w:rPr>
  </w:style>
  <w:style w:type="paragraph" w:styleId="BodyTextIndent2">
    <w:name w:val="Body Text Indent 2"/>
    <w:basedOn w:val="Normal"/>
    <w:link w:val="BodyTextIndent2Char"/>
    <w:uiPriority w:val="99"/>
    <w:semiHidden/>
    <w:rsid w:val="000B5C90"/>
    <w:pPr>
      <w:spacing w:after="120" w:line="480" w:lineRule="auto"/>
      <w:ind w:left="283"/>
    </w:pPr>
  </w:style>
  <w:style w:type="character" w:customStyle="1" w:styleId="BodyTextIndent2Char">
    <w:name w:val="Body Text Indent 2 Char"/>
    <w:basedOn w:val="DefaultParagraphFont"/>
    <w:link w:val="BodyTextIndent2"/>
    <w:uiPriority w:val="99"/>
    <w:semiHidden/>
    <w:rsid w:val="000B5C90"/>
    <w:rPr>
      <w:kern w:val="12"/>
      <w:lang w:val="en-US"/>
    </w:rPr>
  </w:style>
  <w:style w:type="paragraph" w:styleId="BodyTextIndent3">
    <w:name w:val="Body Text Indent 3"/>
    <w:basedOn w:val="Normal"/>
    <w:link w:val="BodyTextIndent3Char"/>
    <w:uiPriority w:val="99"/>
    <w:semiHidden/>
    <w:rsid w:val="000B5C9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5C90"/>
    <w:rPr>
      <w:kern w:val="12"/>
      <w:sz w:val="16"/>
      <w:szCs w:val="16"/>
      <w:lang w:val="en-US"/>
    </w:rPr>
  </w:style>
  <w:style w:type="paragraph" w:styleId="CommentText">
    <w:name w:val="annotation text"/>
    <w:basedOn w:val="Normal"/>
    <w:link w:val="CommentTextChar"/>
    <w:uiPriority w:val="99"/>
    <w:semiHidden/>
    <w:unhideWhenUsed/>
    <w:rsid w:val="000B5C90"/>
    <w:pPr>
      <w:spacing w:line="240" w:lineRule="auto"/>
    </w:pPr>
    <w:rPr>
      <w:sz w:val="20"/>
      <w:szCs w:val="20"/>
    </w:rPr>
  </w:style>
  <w:style w:type="character" w:customStyle="1" w:styleId="CommentTextChar">
    <w:name w:val="Comment Text Char"/>
    <w:basedOn w:val="DefaultParagraphFont"/>
    <w:link w:val="CommentText"/>
    <w:uiPriority w:val="99"/>
    <w:semiHidden/>
    <w:rsid w:val="000B5C90"/>
    <w:rPr>
      <w:kern w:val="12"/>
      <w:sz w:val="20"/>
      <w:szCs w:val="20"/>
      <w:lang w:val="en-US"/>
    </w:rPr>
  </w:style>
  <w:style w:type="paragraph" w:styleId="CommentSubject">
    <w:name w:val="annotation subject"/>
    <w:basedOn w:val="CommentText"/>
    <w:next w:val="CommentText"/>
    <w:link w:val="CommentSubjectChar"/>
    <w:uiPriority w:val="99"/>
    <w:semiHidden/>
    <w:unhideWhenUsed/>
    <w:rsid w:val="000B5C90"/>
    <w:rPr>
      <w:b/>
      <w:bCs/>
    </w:rPr>
  </w:style>
  <w:style w:type="character" w:customStyle="1" w:styleId="CommentSubjectChar">
    <w:name w:val="Comment Subject Char"/>
    <w:basedOn w:val="CommentTextChar"/>
    <w:link w:val="CommentSubject"/>
    <w:uiPriority w:val="99"/>
    <w:semiHidden/>
    <w:rsid w:val="000B5C90"/>
    <w:rPr>
      <w:b/>
      <w:bCs/>
      <w:kern w:val="12"/>
      <w:sz w:val="20"/>
      <w:szCs w:val="20"/>
      <w:lang w:val="en-US"/>
    </w:rPr>
  </w:style>
  <w:style w:type="paragraph" w:styleId="DocumentMap">
    <w:name w:val="Document Map"/>
    <w:basedOn w:val="Normal"/>
    <w:link w:val="DocumentMapChar"/>
    <w:uiPriority w:val="99"/>
    <w:semiHidden/>
    <w:unhideWhenUsed/>
    <w:rsid w:val="000B5C9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5C90"/>
    <w:rPr>
      <w:rFonts w:ascii="Segoe UI" w:hAnsi="Segoe UI" w:cs="Segoe UI"/>
      <w:kern w:val="12"/>
      <w:sz w:val="16"/>
      <w:szCs w:val="16"/>
      <w:lang w:val="en-US"/>
    </w:rPr>
  </w:style>
  <w:style w:type="paragraph" w:styleId="E-mailSignature">
    <w:name w:val="E-mail Signature"/>
    <w:basedOn w:val="Normal"/>
    <w:link w:val="E-mailSignatureChar"/>
    <w:uiPriority w:val="99"/>
    <w:semiHidden/>
    <w:unhideWhenUsed/>
    <w:rsid w:val="000B5C90"/>
    <w:pPr>
      <w:spacing w:line="240" w:lineRule="auto"/>
    </w:pPr>
  </w:style>
  <w:style w:type="character" w:customStyle="1" w:styleId="E-mailSignatureChar">
    <w:name w:val="E-mail Signature Char"/>
    <w:basedOn w:val="DefaultParagraphFont"/>
    <w:link w:val="E-mailSignature"/>
    <w:uiPriority w:val="99"/>
    <w:semiHidden/>
    <w:rsid w:val="000B5C90"/>
    <w:rPr>
      <w:kern w:val="12"/>
      <w:lang w:val="en-US"/>
    </w:rPr>
  </w:style>
  <w:style w:type="paragraph" w:styleId="HTMLAddress">
    <w:name w:val="HTML Address"/>
    <w:basedOn w:val="Normal"/>
    <w:link w:val="HTMLAddressChar"/>
    <w:uiPriority w:val="99"/>
    <w:semiHidden/>
    <w:unhideWhenUsed/>
    <w:rsid w:val="000B5C90"/>
    <w:pPr>
      <w:spacing w:line="240" w:lineRule="auto"/>
    </w:pPr>
    <w:rPr>
      <w:i/>
      <w:iCs/>
    </w:rPr>
  </w:style>
  <w:style w:type="character" w:customStyle="1" w:styleId="HTMLAddressChar">
    <w:name w:val="HTML Address Char"/>
    <w:basedOn w:val="DefaultParagraphFont"/>
    <w:link w:val="HTMLAddress"/>
    <w:uiPriority w:val="99"/>
    <w:semiHidden/>
    <w:rsid w:val="000B5C90"/>
    <w:rPr>
      <w:i/>
      <w:iCs/>
      <w:kern w:val="12"/>
      <w:lang w:val="en-US"/>
    </w:rPr>
  </w:style>
  <w:style w:type="paragraph" w:styleId="HTMLPreformatted">
    <w:name w:val="HTML Preformatted"/>
    <w:basedOn w:val="Normal"/>
    <w:link w:val="HTMLPreformattedChar"/>
    <w:uiPriority w:val="99"/>
    <w:semiHidden/>
    <w:unhideWhenUsed/>
    <w:rsid w:val="000B5C90"/>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B5C90"/>
    <w:rPr>
      <w:rFonts w:ascii="Consolas" w:hAnsi="Consolas" w:cs="Consolas"/>
      <w:kern w:val="12"/>
      <w:sz w:val="20"/>
      <w:szCs w:val="20"/>
      <w:lang w:val="en-US"/>
    </w:rPr>
  </w:style>
  <w:style w:type="paragraph" w:styleId="Index1">
    <w:name w:val="index 1"/>
    <w:basedOn w:val="Normal"/>
    <w:next w:val="Normal"/>
    <w:autoRedefine/>
    <w:uiPriority w:val="99"/>
    <w:semiHidden/>
    <w:unhideWhenUsed/>
    <w:rsid w:val="000B5C90"/>
    <w:pPr>
      <w:spacing w:line="240" w:lineRule="auto"/>
      <w:ind w:left="190" w:hanging="190"/>
    </w:pPr>
  </w:style>
  <w:style w:type="paragraph" w:styleId="Index2">
    <w:name w:val="index 2"/>
    <w:basedOn w:val="Normal"/>
    <w:next w:val="Normal"/>
    <w:autoRedefine/>
    <w:uiPriority w:val="99"/>
    <w:semiHidden/>
    <w:unhideWhenUsed/>
    <w:rsid w:val="000B5C90"/>
    <w:pPr>
      <w:spacing w:line="240" w:lineRule="auto"/>
      <w:ind w:left="380" w:hanging="190"/>
    </w:pPr>
  </w:style>
  <w:style w:type="paragraph" w:styleId="Index3">
    <w:name w:val="index 3"/>
    <w:basedOn w:val="Normal"/>
    <w:next w:val="Normal"/>
    <w:autoRedefine/>
    <w:uiPriority w:val="99"/>
    <w:semiHidden/>
    <w:unhideWhenUsed/>
    <w:rsid w:val="000B5C90"/>
    <w:pPr>
      <w:spacing w:line="240" w:lineRule="auto"/>
      <w:ind w:left="570" w:hanging="190"/>
    </w:pPr>
  </w:style>
  <w:style w:type="paragraph" w:styleId="Index4">
    <w:name w:val="index 4"/>
    <w:basedOn w:val="Normal"/>
    <w:next w:val="Normal"/>
    <w:autoRedefine/>
    <w:uiPriority w:val="99"/>
    <w:semiHidden/>
    <w:unhideWhenUsed/>
    <w:rsid w:val="000B5C90"/>
    <w:pPr>
      <w:spacing w:line="240" w:lineRule="auto"/>
      <w:ind w:left="760" w:hanging="190"/>
    </w:pPr>
  </w:style>
  <w:style w:type="paragraph" w:styleId="Index5">
    <w:name w:val="index 5"/>
    <w:basedOn w:val="Normal"/>
    <w:next w:val="Normal"/>
    <w:autoRedefine/>
    <w:uiPriority w:val="99"/>
    <w:semiHidden/>
    <w:unhideWhenUsed/>
    <w:rsid w:val="000B5C90"/>
    <w:pPr>
      <w:spacing w:line="240" w:lineRule="auto"/>
      <w:ind w:left="950" w:hanging="190"/>
    </w:pPr>
  </w:style>
  <w:style w:type="paragraph" w:styleId="Index6">
    <w:name w:val="index 6"/>
    <w:basedOn w:val="Normal"/>
    <w:next w:val="Normal"/>
    <w:autoRedefine/>
    <w:uiPriority w:val="99"/>
    <w:semiHidden/>
    <w:unhideWhenUsed/>
    <w:rsid w:val="000B5C90"/>
    <w:pPr>
      <w:spacing w:line="240" w:lineRule="auto"/>
      <w:ind w:left="1140" w:hanging="190"/>
    </w:pPr>
  </w:style>
  <w:style w:type="paragraph" w:styleId="Index7">
    <w:name w:val="index 7"/>
    <w:basedOn w:val="Normal"/>
    <w:next w:val="Normal"/>
    <w:autoRedefine/>
    <w:uiPriority w:val="99"/>
    <w:semiHidden/>
    <w:unhideWhenUsed/>
    <w:rsid w:val="000B5C90"/>
    <w:pPr>
      <w:spacing w:line="240" w:lineRule="auto"/>
      <w:ind w:left="1330" w:hanging="190"/>
    </w:pPr>
  </w:style>
  <w:style w:type="paragraph" w:styleId="Index8">
    <w:name w:val="index 8"/>
    <w:basedOn w:val="Normal"/>
    <w:next w:val="Normal"/>
    <w:autoRedefine/>
    <w:uiPriority w:val="99"/>
    <w:semiHidden/>
    <w:unhideWhenUsed/>
    <w:rsid w:val="000B5C90"/>
    <w:pPr>
      <w:spacing w:line="240" w:lineRule="auto"/>
      <w:ind w:left="1520" w:hanging="190"/>
    </w:pPr>
  </w:style>
  <w:style w:type="paragraph" w:styleId="Index9">
    <w:name w:val="index 9"/>
    <w:basedOn w:val="Normal"/>
    <w:next w:val="Normal"/>
    <w:autoRedefine/>
    <w:uiPriority w:val="99"/>
    <w:semiHidden/>
    <w:unhideWhenUsed/>
    <w:rsid w:val="000B5C90"/>
    <w:pPr>
      <w:spacing w:line="240" w:lineRule="auto"/>
      <w:ind w:left="1710" w:hanging="190"/>
    </w:pPr>
  </w:style>
  <w:style w:type="paragraph" w:styleId="IndexHeading">
    <w:name w:val="index heading"/>
    <w:basedOn w:val="Normal"/>
    <w:next w:val="Index1"/>
    <w:uiPriority w:val="99"/>
    <w:semiHidden/>
    <w:unhideWhenUsed/>
    <w:rsid w:val="000B5C90"/>
    <w:rPr>
      <w:rFonts w:asciiTheme="majorHAnsi" w:eastAsiaTheme="majorEastAsia" w:hAnsiTheme="majorHAnsi" w:cstheme="majorBidi"/>
      <w:b/>
      <w:bCs/>
    </w:rPr>
  </w:style>
  <w:style w:type="paragraph" w:styleId="IntenseQuote">
    <w:name w:val="Intense Quote"/>
    <w:basedOn w:val="Normal"/>
    <w:next w:val="Normal"/>
    <w:link w:val="IntenseQuoteChar"/>
    <w:uiPriority w:val="49"/>
    <w:semiHidden/>
    <w:qFormat/>
    <w:rsid w:val="000B5C90"/>
    <w:pPr>
      <w:pBdr>
        <w:top w:val="single" w:sz="4" w:space="10" w:color="262626" w:themeColor="accent1"/>
        <w:bottom w:val="single" w:sz="4" w:space="10" w:color="262626" w:themeColor="accent1"/>
      </w:pBdr>
      <w:spacing w:before="360" w:after="360"/>
      <w:ind w:left="864" w:right="864"/>
      <w:jc w:val="center"/>
    </w:pPr>
    <w:rPr>
      <w:i/>
      <w:iCs/>
      <w:color w:val="262626" w:themeColor="accent1"/>
    </w:rPr>
  </w:style>
  <w:style w:type="character" w:customStyle="1" w:styleId="IntenseQuoteChar">
    <w:name w:val="Intense Quote Char"/>
    <w:basedOn w:val="DefaultParagraphFont"/>
    <w:link w:val="IntenseQuote"/>
    <w:uiPriority w:val="49"/>
    <w:semiHidden/>
    <w:rsid w:val="000B5C90"/>
    <w:rPr>
      <w:i/>
      <w:iCs/>
      <w:color w:val="262626" w:themeColor="accent1"/>
      <w:kern w:val="12"/>
      <w:lang w:val="en-US"/>
    </w:rPr>
  </w:style>
  <w:style w:type="paragraph" w:styleId="List">
    <w:name w:val="List"/>
    <w:basedOn w:val="Normal"/>
    <w:uiPriority w:val="99"/>
    <w:semiHidden/>
    <w:rsid w:val="000B5C90"/>
    <w:pPr>
      <w:ind w:left="283" w:hanging="283"/>
      <w:contextualSpacing/>
    </w:pPr>
  </w:style>
  <w:style w:type="paragraph" w:styleId="List2">
    <w:name w:val="List 2"/>
    <w:basedOn w:val="Normal"/>
    <w:uiPriority w:val="99"/>
    <w:semiHidden/>
    <w:rsid w:val="000B5C90"/>
    <w:pPr>
      <w:ind w:left="566" w:hanging="283"/>
      <w:contextualSpacing/>
    </w:pPr>
  </w:style>
  <w:style w:type="paragraph" w:styleId="List3">
    <w:name w:val="List 3"/>
    <w:basedOn w:val="Normal"/>
    <w:uiPriority w:val="99"/>
    <w:semiHidden/>
    <w:rsid w:val="000B5C90"/>
    <w:pPr>
      <w:ind w:left="849" w:hanging="283"/>
      <w:contextualSpacing/>
    </w:pPr>
  </w:style>
  <w:style w:type="paragraph" w:styleId="List4">
    <w:name w:val="List 4"/>
    <w:basedOn w:val="Normal"/>
    <w:uiPriority w:val="99"/>
    <w:semiHidden/>
    <w:rsid w:val="000B5C90"/>
    <w:pPr>
      <w:ind w:left="1132" w:hanging="283"/>
      <w:contextualSpacing/>
    </w:pPr>
  </w:style>
  <w:style w:type="paragraph" w:styleId="List5">
    <w:name w:val="List 5"/>
    <w:basedOn w:val="Normal"/>
    <w:uiPriority w:val="99"/>
    <w:semiHidden/>
    <w:rsid w:val="000B5C90"/>
    <w:pPr>
      <w:ind w:left="1415" w:hanging="283"/>
      <w:contextualSpacing/>
    </w:pPr>
  </w:style>
  <w:style w:type="paragraph" w:styleId="ListBullet3">
    <w:name w:val="List Bullet 3"/>
    <w:basedOn w:val="Normal"/>
    <w:uiPriority w:val="99"/>
    <w:semiHidden/>
    <w:unhideWhenUsed/>
    <w:rsid w:val="000B5C90"/>
    <w:pPr>
      <w:numPr>
        <w:numId w:val="7"/>
      </w:numPr>
      <w:contextualSpacing/>
    </w:pPr>
  </w:style>
  <w:style w:type="paragraph" w:styleId="ListBullet4">
    <w:name w:val="List Bullet 4"/>
    <w:basedOn w:val="Normal"/>
    <w:uiPriority w:val="99"/>
    <w:semiHidden/>
    <w:unhideWhenUsed/>
    <w:rsid w:val="000B5C90"/>
    <w:pPr>
      <w:numPr>
        <w:numId w:val="8"/>
      </w:numPr>
      <w:contextualSpacing/>
    </w:pPr>
  </w:style>
  <w:style w:type="paragraph" w:styleId="ListBullet5">
    <w:name w:val="List Bullet 5"/>
    <w:basedOn w:val="Normal"/>
    <w:uiPriority w:val="99"/>
    <w:semiHidden/>
    <w:unhideWhenUsed/>
    <w:rsid w:val="000B5C90"/>
    <w:pPr>
      <w:numPr>
        <w:numId w:val="9"/>
      </w:numPr>
      <w:contextualSpacing/>
    </w:pPr>
  </w:style>
  <w:style w:type="paragraph" w:styleId="ListContinue">
    <w:name w:val="List Continue"/>
    <w:basedOn w:val="Normal"/>
    <w:uiPriority w:val="99"/>
    <w:semiHidden/>
    <w:unhideWhenUsed/>
    <w:rsid w:val="000B5C90"/>
    <w:pPr>
      <w:spacing w:after="120"/>
      <w:ind w:left="283"/>
      <w:contextualSpacing/>
    </w:pPr>
  </w:style>
  <w:style w:type="paragraph" w:styleId="ListContinue2">
    <w:name w:val="List Continue 2"/>
    <w:basedOn w:val="Normal"/>
    <w:uiPriority w:val="99"/>
    <w:semiHidden/>
    <w:unhideWhenUsed/>
    <w:rsid w:val="000B5C90"/>
    <w:pPr>
      <w:spacing w:after="120"/>
      <w:ind w:left="566"/>
      <w:contextualSpacing/>
    </w:pPr>
  </w:style>
  <w:style w:type="paragraph" w:styleId="ListContinue3">
    <w:name w:val="List Continue 3"/>
    <w:basedOn w:val="Normal"/>
    <w:uiPriority w:val="99"/>
    <w:semiHidden/>
    <w:unhideWhenUsed/>
    <w:rsid w:val="000B5C90"/>
    <w:pPr>
      <w:spacing w:after="120"/>
      <w:ind w:left="849"/>
      <w:contextualSpacing/>
    </w:pPr>
  </w:style>
  <w:style w:type="paragraph" w:styleId="ListContinue4">
    <w:name w:val="List Continue 4"/>
    <w:basedOn w:val="Normal"/>
    <w:uiPriority w:val="99"/>
    <w:semiHidden/>
    <w:unhideWhenUsed/>
    <w:rsid w:val="000B5C90"/>
    <w:pPr>
      <w:spacing w:after="120"/>
      <w:ind w:left="1132"/>
      <w:contextualSpacing/>
    </w:pPr>
  </w:style>
  <w:style w:type="paragraph" w:styleId="ListContinue5">
    <w:name w:val="List Continue 5"/>
    <w:basedOn w:val="Normal"/>
    <w:uiPriority w:val="99"/>
    <w:semiHidden/>
    <w:unhideWhenUsed/>
    <w:rsid w:val="000B5C90"/>
    <w:pPr>
      <w:spacing w:after="120"/>
      <w:ind w:left="1415"/>
      <w:contextualSpacing/>
    </w:pPr>
  </w:style>
  <w:style w:type="paragraph" w:styleId="ListNumber3">
    <w:name w:val="List Number 3"/>
    <w:basedOn w:val="Normal"/>
    <w:uiPriority w:val="99"/>
    <w:semiHidden/>
    <w:rsid w:val="000B5C90"/>
    <w:pPr>
      <w:numPr>
        <w:numId w:val="10"/>
      </w:numPr>
      <w:contextualSpacing/>
    </w:pPr>
  </w:style>
  <w:style w:type="paragraph" w:styleId="ListNumber4">
    <w:name w:val="List Number 4"/>
    <w:basedOn w:val="Normal"/>
    <w:uiPriority w:val="99"/>
    <w:semiHidden/>
    <w:rsid w:val="000B5C90"/>
    <w:pPr>
      <w:numPr>
        <w:numId w:val="11"/>
      </w:numPr>
      <w:contextualSpacing/>
    </w:pPr>
  </w:style>
  <w:style w:type="paragraph" w:styleId="ListNumber5">
    <w:name w:val="List Number 5"/>
    <w:basedOn w:val="Normal"/>
    <w:uiPriority w:val="99"/>
    <w:semiHidden/>
    <w:unhideWhenUsed/>
    <w:rsid w:val="000B5C90"/>
    <w:pPr>
      <w:numPr>
        <w:numId w:val="12"/>
      </w:numPr>
      <w:contextualSpacing/>
    </w:pPr>
  </w:style>
  <w:style w:type="paragraph" w:styleId="MacroText">
    <w:name w:val="macro"/>
    <w:link w:val="MacroTextChar"/>
    <w:uiPriority w:val="99"/>
    <w:semiHidden/>
    <w:unhideWhenUsed/>
    <w:rsid w:val="000B5C90"/>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12"/>
      <w:sz w:val="20"/>
      <w:szCs w:val="20"/>
      <w:lang w:val="en-US"/>
    </w:rPr>
  </w:style>
  <w:style w:type="character" w:customStyle="1" w:styleId="MacroTextChar">
    <w:name w:val="Macro Text Char"/>
    <w:basedOn w:val="DefaultParagraphFont"/>
    <w:link w:val="MacroText"/>
    <w:uiPriority w:val="99"/>
    <w:semiHidden/>
    <w:rsid w:val="000B5C90"/>
    <w:rPr>
      <w:rFonts w:ascii="Consolas" w:hAnsi="Consolas" w:cs="Consolas"/>
      <w:kern w:val="12"/>
      <w:sz w:val="20"/>
      <w:szCs w:val="20"/>
      <w:lang w:val="en-US"/>
    </w:rPr>
  </w:style>
  <w:style w:type="paragraph" w:styleId="MessageHeader">
    <w:name w:val="Message Header"/>
    <w:basedOn w:val="Normal"/>
    <w:link w:val="MessageHeaderChar"/>
    <w:uiPriority w:val="99"/>
    <w:semiHidden/>
    <w:unhideWhenUsed/>
    <w:rsid w:val="000B5C9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B5C90"/>
    <w:rPr>
      <w:rFonts w:asciiTheme="majorHAnsi" w:eastAsiaTheme="majorEastAsia" w:hAnsiTheme="majorHAnsi" w:cstheme="majorBidi"/>
      <w:kern w:val="12"/>
      <w:sz w:val="24"/>
      <w:szCs w:val="24"/>
      <w:shd w:val="pct20" w:color="auto" w:fill="auto"/>
      <w:lang w:val="en-US"/>
    </w:rPr>
  </w:style>
  <w:style w:type="paragraph" w:styleId="NormalWeb">
    <w:name w:val="Normal (Web)"/>
    <w:basedOn w:val="Normal"/>
    <w:uiPriority w:val="99"/>
    <w:semiHidden/>
    <w:unhideWhenUsed/>
    <w:rsid w:val="000B5C90"/>
    <w:rPr>
      <w:rFonts w:ascii="Times New Roman" w:hAnsi="Times New Roman" w:cs="Times New Roman"/>
      <w:sz w:val="24"/>
      <w:szCs w:val="24"/>
    </w:rPr>
  </w:style>
  <w:style w:type="paragraph" w:styleId="NormalIndent">
    <w:name w:val="Normal Indent"/>
    <w:basedOn w:val="Normal"/>
    <w:uiPriority w:val="99"/>
    <w:semiHidden/>
    <w:unhideWhenUsed/>
    <w:rsid w:val="000B5C90"/>
    <w:pPr>
      <w:ind w:left="720"/>
    </w:pPr>
  </w:style>
  <w:style w:type="paragraph" w:styleId="PlainText">
    <w:name w:val="Plain Text"/>
    <w:basedOn w:val="Normal"/>
    <w:link w:val="PlainTextChar"/>
    <w:uiPriority w:val="99"/>
    <w:semiHidden/>
    <w:unhideWhenUsed/>
    <w:rsid w:val="000B5C90"/>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0B5C90"/>
    <w:rPr>
      <w:rFonts w:ascii="Consolas" w:hAnsi="Consolas" w:cs="Consolas"/>
      <w:kern w:val="12"/>
      <w:sz w:val="21"/>
      <w:szCs w:val="21"/>
      <w:lang w:val="en-US"/>
    </w:rPr>
  </w:style>
  <w:style w:type="paragraph" w:styleId="Quote">
    <w:name w:val="Quote"/>
    <w:basedOn w:val="Normal"/>
    <w:next w:val="Normal"/>
    <w:link w:val="QuoteChar"/>
    <w:uiPriority w:val="99"/>
    <w:semiHidden/>
    <w:qFormat/>
    <w:rsid w:val="000B5C9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0B5C90"/>
    <w:rPr>
      <w:i/>
      <w:iCs/>
      <w:color w:val="404040" w:themeColor="text1" w:themeTint="BF"/>
      <w:kern w:val="12"/>
      <w:lang w:val="en-US"/>
    </w:rPr>
  </w:style>
  <w:style w:type="paragraph" w:styleId="Salutation">
    <w:name w:val="Salutation"/>
    <w:basedOn w:val="Normal"/>
    <w:next w:val="Normal"/>
    <w:link w:val="SalutationChar"/>
    <w:uiPriority w:val="99"/>
    <w:semiHidden/>
    <w:unhideWhenUsed/>
    <w:rsid w:val="000B5C90"/>
  </w:style>
  <w:style w:type="character" w:customStyle="1" w:styleId="SalutationChar">
    <w:name w:val="Salutation Char"/>
    <w:basedOn w:val="DefaultParagraphFont"/>
    <w:link w:val="Salutation"/>
    <w:uiPriority w:val="99"/>
    <w:semiHidden/>
    <w:rsid w:val="000B5C90"/>
    <w:rPr>
      <w:kern w:val="12"/>
      <w:lang w:val="en-US"/>
    </w:rPr>
  </w:style>
  <w:style w:type="paragraph" w:styleId="TableofAuthorities">
    <w:name w:val="table of authorities"/>
    <w:basedOn w:val="Normal"/>
    <w:next w:val="Normal"/>
    <w:uiPriority w:val="99"/>
    <w:semiHidden/>
    <w:unhideWhenUsed/>
    <w:rsid w:val="000B5C90"/>
    <w:pPr>
      <w:ind w:left="190" w:hanging="190"/>
    </w:pPr>
  </w:style>
  <w:style w:type="paragraph" w:styleId="TOAHeading">
    <w:name w:val="toa heading"/>
    <w:basedOn w:val="Normal"/>
    <w:next w:val="Normal"/>
    <w:uiPriority w:val="99"/>
    <w:semiHidden/>
    <w:unhideWhenUsed/>
    <w:rsid w:val="000B5C90"/>
    <w:pPr>
      <w:spacing w:before="120"/>
    </w:pPr>
    <w:rPr>
      <w:rFonts w:asciiTheme="majorHAnsi" w:eastAsiaTheme="majorEastAsia" w:hAnsiTheme="majorHAnsi" w:cstheme="majorBidi"/>
      <w:b/>
      <w:bCs/>
      <w:sz w:val="24"/>
      <w:szCs w:val="24"/>
    </w:rPr>
  </w:style>
  <w:style w:type="paragraph" w:customStyle="1" w:styleId="Code">
    <w:name w:val="_Code"/>
    <w:basedOn w:val="Body"/>
    <w:link w:val="CodeChar"/>
    <w:uiPriority w:val="17"/>
    <w:qFormat/>
    <w:rsid w:val="00FC59C9"/>
    <w:rPr>
      <w:rFonts w:ascii="Courier New" w:hAnsi="Courier New"/>
    </w:rPr>
  </w:style>
  <w:style w:type="character" w:customStyle="1" w:styleId="CodeChar">
    <w:name w:val="_Code Char"/>
    <w:basedOn w:val="DefaultParagraphFont"/>
    <w:link w:val="Code"/>
    <w:uiPriority w:val="17"/>
    <w:rsid w:val="00FC59C9"/>
    <w:rPr>
      <w:rFonts w:ascii="Courier New" w:hAnsi="Courier New"/>
      <w:kern w:val="12"/>
      <w:lang w:val="en-US"/>
    </w:rPr>
  </w:style>
  <w:style w:type="table" w:customStyle="1" w:styleId="ABBFooterTable1">
    <w:name w:val="ABB Footer Table1"/>
    <w:basedOn w:val="TableNormal"/>
    <w:uiPriority w:val="99"/>
    <w:rsid w:val="005158D7"/>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table" w:customStyle="1" w:styleId="ABBFooterTable2">
    <w:name w:val="ABB Footer Table2"/>
    <w:basedOn w:val="TableNormal"/>
    <w:uiPriority w:val="99"/>
    <w:rsid w:val="00E95050"/>
    <w:pPr>
      <w:spacing w:before="20" w:after="30" w:line="192" w:lineRule="atLeast"/>
      <w:ind w:left="28" w:right="28"/>
    </w:pPr>
    <w:tblPr>
      <w:tblBorders>
        <w:top w:val="single" w:sz="18" w:space="0" w:color="auto"/>
        <w:bottom w:val="single" w:sz="8" w:space="0" w:color="auto"/>
        <w:insideH w:val="single" w:sz="4" w:space="0" w:color="A9A9A9"/>
        <w:insideV w:val="single" w:sz="4" w:space="0" w:color="A9A9A9"/>
      </w:tblBorders>
      <w:tblCellMar>
        <w:left w:w="0" w:type="dxa"/>
        <w:right w:w="0" w:type="dxa"/>
      </w:tblCellMar>
    </w:tblPr>
  </w:style>
  <w:style w:type="paragraph" w:styleId="Revision">
    <w:name w:val="Revision"/>
    <w:hidden/>
    <w:uiPriority w:val="99"/>
    <w:semiHidden/>
    <w:rsid w:val="0003376C"/>
    <w:pPr>
      <w:spacing w:line="240" w:lineRule="auto"/>
    </w:pPr>
    <w:rPr>
      <w:kern w:val="12"/>
      <w:lang w:val="en-US"/>
    </w:rPr>
  </w:style>
  <w:style w:type="character" w:styleId="CommentReference">
    <w:name w:val="annotation reference"/>
    <w:basedOn w:val="DefaultParagraphFont"/>
    <w:uiPriority w:val="99"/>
    <w:semiHidden/>
    <w:unhideWhenUsed/>
    <w:rsid w:val="00F95309"/>
    <w:rPr>
      <w:sz w:val="16"/>
      <w:szCs w:val="16"/>
    </w:rPr>
  </w:style>
  <w:style w:type="table" w:styleId="GridTable1Light-Accent2">
    <w:name w:val="Grid Table 1 Light Accent 2"/>
    <w:basedOn w:val="TableNormal"/>
    <w:uiPriority w:val="46"/>
    <w:rsid w:val="00BC428A"/>
    <w:pPr>
      <w:spacing w:line="240" w:lineRule="auto"/>
    </w:pPr>
    <w:tblPr>
      <w:tblStyleRowBandSize w:val="1"/>
      <w:tblStyleColBandSize w:val="1"/>
      <w:tblBorders>
        <w:top w:val="single" w:sz="4" w:space="0" w:color="C5C5C5" w:themeColor="accent2" w:themeTint="66"/>
        <w:left w:val="single" w:sz="4" w:space="0" w:color="C5C5C5" w:themeColor="accent2" w:themeTint="66"/>
        <w:bottom w:val="single" w:sz="4" w:space="0" w:color="C5C5C5" w:themeColor="accent2" w:themeTint="66"/>
        <w:right w:val="single" w:sz="4" w:space="0" w:color="C5C5C5" w:themeColor="accent2" w:themeTint="66"/>
        <w:insideH w:val="single" w:sz="4" w:space="0" w:color="C5C5C5" w:themeColor="accent2" w:themeTint="66"/>
        <w:insideV w:val="single" w:sz="4" w:space="0" w:color="C5C5C5" w:themeColor="accent2" w:themeTint="66"/>
      </w:tblBorders>
    </w:tblPr>
    <w:tblStylePr w:type="firstRow">
      <w:rPr>
        <w:b/>
        <w:bCs/>
      </w:rPr>
      <w:tblPr/>
      <w:tcPr>
        <w:tcBorders>
          <w:bottom w:val="single" w:sz="12" w:space="0" w:color="A8A8A8" w:themeColor="accent2" w:themeTint="99"/>
        </w:tcBorders>
      </w:tcPr>
    </w:tblStylePr>
    <w:tblStylePr w:type="lastRow">
      <w:rPr>
        <w:b/>
        <w:bCs/>
      </w:rPr>
      <w:tblPr/>
      <w:tcPr>
        <w:tcBorders>
          <w:top w:val="double" w:sz="2" w:space="0" w:color="A8A8A8"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27B7"/>
    <w:pPr>
      <w:spacing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D27B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23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51719">
      <w:bodyDiv w:val="1"/>
      <w:marLeft w:val="0"/>
      <w:marRight w:val="0"/>
      <w:marTop w:val="0"/>
      <w:marBottom w:val="0"/>
      <w:divBdr>
        <w:top w:val="none" w:sz="0" w:space="0" w:color="auto"/>
        <w:left w:val="none" w:sz="0" w:space="0" w:color="auto"/>
        <w:bottom w:val="none" w:sz="0" w:space="0" w:color="auto"/>
        <w:right w:val="none" w:sz="0" w:space="0" w:color="auto"/>
      </w:divBdr>
    </w:div>
    <w:div w:id="586115601">
      <w:bodyDiv w:val="1"/>
      <w:marLeft w:val="0"/>
      <w:marRight w:val="0"/>
      <w:marTop w:val="0"/>
      <w:marBottom w:val="0"/>
      <w:divBdr>
        <w:top w:val="none" w:sz="0" w:space="0" w:color="auto"/>
        <w:left w:val="none" w:sz="0" w:space="0" w:color="auto"/>
        <w:bottom w:val="none" w:sz="0" w:space="0" w:color="auto"/>
        <w:right w:val="none" w:sz="0" w:space="0" w:color="auto"/>
      </w:divBdr>
    </w:div>
    <w:div w:id="1321539521">
      <w:bodyDiv w:val="1"/>
      <w:marLeft w:val="0"/>
      <w:marRight w:val="0"/>
      <w:marTop w:val="0"/>
      <w:marBottom w:val="0"/>
      <w:divBdr>
        <w:top w:val="none" w:sz="0" w:space="0" w:color="auto"/>
        <w:left w:val="none" w:sz="0" w:space="0" w:color="auto"/>
        <w:bottom w:val="none" w:sz="0" w:space="0" w:color="auto"/>
        <w:right w:val="none" w:sz="0" w:space="0" w:color="auto"/>
      </w:divBdr>
    </w:div>
    <w:div w:id="1406027476">
      <w:bodyDiv w:val="1"/>
      <w:marLeft w:val="0"/>
      <w:marRight w:val="0"/>
      <w:marTop w:val="0"/>
      <w:marBottom w:val="0"/>
      <w:divBdr>
        <w:top w:val="none" w:sz="0" w:space="0" w:color="auto"/>
        <w:left w:val="none" w:sz="0" w:space="0" w:color="auto"/>
        <w:bottom w:val="none" w:sz="0" w:space="0" w:color="auto"/>
        <w:right w:val="none" w:sz="0" w:space="0" w:color="auto"/>
      </w:divBdr>
    </w:div>
    <w:div w:id="1952080815">
      <w:bodyDiv w:val="1"/>
      <w:marLeft w:val="0"/>
      <w:marRight w:val="0"/>
      <w:marTop w:val="0"/>
      <w:marBottom w:val="0"/>
      <w:divBdr>
        <w:top w:val="none" w:sz="0" w:space="0" w:color="auto"/>
        <w:left w:val="none" w:sz="0" w:space="0" w:color="auto"/>
        <w:bottom w:val="none" w:sz="0" w:space="0" w:color="auto"/>
        <w:right w:val="none" w:sz="0" w:space="0" w:color="auto"/>
      </w:divBdr>
    </w:div>
    <w:div w:id="2029020055">
      <w:bodyDiv w:val="1"/>
      <w:marLeft w:val="0"/>
      <w:marRight w:val="0"/>
      <w:marTop w:val="0"/>
      <w:marBottom w:val="0"/>
      <w:divBdr>
        <w:top w:val="none" w:sz="0" w:space="0" w:color="auto"/>
        <w:left w:val="none" w:sz="0" w:space="0" w:color="auto"/>
        <w:bottom w:val="none" w:sz="0" w:space="0" w:color="auto"/>
        <w:right w:val="none" w:sz="0" w:space="0" w:color="auto"/>
      </w:divBdr>
    </w:div>
    <w:div w:id="214252961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NJOQIA4\Documents\Custom%20Office%20Templates\ABB%20Technical%20Standard%20Document.dotx" TargetMode="External"/></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49EF6169B14EF09825D3D9B9D53013"/>
        <w:category>
          <w:name w:val="General"/>
          <w:gallery w:val="placeholder"/>
        </w:category>
        <w:types>
          <w:type w:val="bbPlcHdr"/>
        </w:types>
        <w:behaviors>
          <w:behavior w:val="content"/>
        </w:behaviors>
        <w:guid w:val="{C13148AA-D03B-4385-9758-50532E897BAE}"/>
      </w:docPartPr>
      <w:docPartBody>
        <w:p w:rsidR="00B57744" w:rsidRDefault="00B57744">
          <w:pPr>
            <w:pStyle w:val="0149EF6169B14EF09825D3D9B9D53013"/>
          </w:pPr>
          <w:r w:rsidRPr="005C55BD">
            <w:rPr>
              <w:rStyle w:val="PlaceholderText"/>
            </w:rPr>
            <w:t>[Category Title]</w:t>
          </w:r>
        </w:p>
      </w:docPartBody>
    </w:docPart>
    <w:docPart>
      <w:docPartPr>
        <w:name w:val="8910E30CBA3748CDBB98F9F3ACAEEBCC"/>
        <w:category>
          <w:name w:val="General"/>
          <w:gallery w:val="placeholder"/>
        </w:category>
        <w:types>
          <w:type w:val="bbPlcHdr"/>
        </w:types>
        <w:behaviors>
          <w:behavior w:val="content"/>
        </w:behaviors>
        <w:guid w:val="{510401C9-C25F-4CAB-9EB1-5C59775EB557}"/>
      </w:docPartPr>
      <w:docPartBody>
        <w:p w:rsidR="00B57744" w:rsidRDefault="00B57744">
          <w:pPr>
            <w:pStyle w:val="8910E30CBA3748CDBB98F9F3ACAEEBCC"/>
          </w:pPr>
          <w:r w:rsidRPr="005C55BD">
            <w:rPr>
              <w:rStyle w:val="PlaceholderText"/>
            </w:rPr>
            <w:t>[Title]</w:t>
          </w:r>
        </w:p>
      </w:docPartBody>
    </w:docPart>
    <w:docPart>
      <w:docPartPr>
        <w:name w:val="119868598DD3461BBBBB4FB58336F8D9"/>
        <w:category>
          <w:name w:val="General"/>
          <w:gallery w:val="placeholder"/>
        </w:category>
        <w:types>
          <w:type w:val="bbPlcHdr"/>
        </w:types>
        <w:behaviors>
          <w:behavior w:val="content"/>
        </w:behaviors>
        <w:guid w:val="{FACADD24-0D9E-4718-802B-CB6A600F8769}"/>
      </w:docPartPr>
      <w:docPartBody>
        <w:p w:rsidR="00B57744" w:rsidRDefault="00B57744">
          <w:pPr>
            <w:pStyle w:val="119868598DD3461BBBBB4FB58336F8D9"/>
          </w:pPr>
          <w:r w:rsidRPr="005C55BD">
            <w:rPr>
              <w:rStyle w:val="PlaceholderText"/>
            </w:rP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Bvoice">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BBvoice Light">
    <w:altName w:val="Sylfaen"/>
    <w:charset w:val="00"/>
    <w:family w:val="swiss"/>
    <w:pitch w:val="variable"/>
    <w:sig w:usb0="A10006FF" w:usb1="100060FB" w:usb2="00000028" w:usb3="00000000" w:csb0="0000001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BBvoice CNSG">
    <w:altName w:val="微软雅黑"/>
    <w:charset w:val="86"/>
    <w:family w:val="swiss"/>
    <w:pitch w:val="variable"/>
    <w:sig w:usb0="A00002BF" w:usb1="38CF7CFA" w:usb2="00000016" w:usb3="00000000" w:csb0="0004001F" w:csb1="00000000"/>
  </w:font>
  <w:font w:name="Siemens Sans Black">
    <w:panose1 w:val="00000000000000000000"/>
    <w:charset w:val="00"/>
    <w:family w:val="auto"/>
    <w:pitch w:val="variable"/>
    <w:sig w:usb0="A00002FF" w:usb1="0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744"/>
    <w:rsid w:val="00076668"/>
    <w:rsid w:val="000E41C1"/>
    <w:rsid w:val="00182AFD"/>
    <w:rsid w:val="001D7F5B"/>
    <w:rsid w:val="00360570"/>
    <w:rsid w:val="00403041"/>
    <w:rsid w:val="0049473A"/>
    <w:rsid w:val="005A2C22"/>
    <w:rsid w:val="005B19DF"/>
    <w:rsid w:val="006235C2"/>
    <w:rsid w:val="00722EE6"/>
    <w:rsid w:val="00726CA0"/>
    <w:rsid w:val="007F497E"/>
    <w:rsid w:val="009A042E"/>
    <w:rsid w:val="00B510E8"/>
    <w:rsid w:val="00B57744"/>
    <w:rsid w:val="00C13C03"/>
    <w:rsid w:val="00CC08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149EF6169B14EF09825D3D9B9D53013">
    <w:name w:val="0149EF6169B14EF09825D3D9B9D53013"/>
  </w:style>
  <w:style w:type="paragraph" w:customStyle="1" w:styleId="8910E30CBA3748CDBB98F9F3ACAEEBCC">
    <w:name w:val="8910E30CBA3748CDBB98F9F3ACAEEBCC"/>
  </w:style>
  <w:style w:type="paragraph" w:customStyle="1" w:styleId="119868598DD3461BBBBB4FB58336F8D9">
    <w:name w:val="119868598DD3461BBBBB4FB58336F8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theme/theme1.xml><?xml version="1.0" encoding="utf-8"?>
<a:theme xmlns:a="http://schemas.openxmlformats.org/drawingml/2006/main" name="ABB 2017">
  <a:themeElements>
    <a:clrScheme name="ABB PPT colors with gray links">
      <a:dk1>
        <a:srgbClr val="000000"/>
      </a:dk1>
      <a:lt1>
        <a:srgbClr val="FFFFFF"/>
      </a:lt1>
      <a:dk2>
        <a:srgbClr val="D90000"/>
      </a:dk2>
      <a:lt2>
        <a:srgbClr val="FF000F"/>
      </a:lt2>
      <a:accent1>
        <a:srgbClr val="262626"/>
      </a:accent1>
      <a:accent2>
        <a:srgbClr val="6E6E6E"/>
      </a:accent2>
      <a:accent3>
        <a:srgbClr val="A9A9A9"/>
      </a:accent3>
      <a:accent4>
        <a:srgbClr val="D2D2D2"/>
      </a:accent4>
      <a:accent5>
        <a:srgbClr val="F0F0F0"/>
      </a:accent5>
      <a:accent6>
        <a:srgbClr val="FAFAFA"/>
      </a:accent6>
      <a:hlink>
        <a:srgbClr val="A9A9A9"/>
      </a:hlink>
      <a:folHlink>
        <a:srgbClr val="6E6E6E"/>
      </a:folHlink>
    </a:clrScheme>
    <a:fontScheme name="ABB Fonts">
      <a:majorFont>
        <a:latin typeface="ABBvoice"/>
        <a:ea typeface="ABBvoice"/>
        <a:cs typeface="ABBvoice"/>
      </a:majorFont>
      <a:minorFont>
        <a:latin typeface="ABBvoice"/>
        <a:ea typeface="ABBvoice"/>
        <a:cs typeface="ABBvoi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tx2"/>
        </a:solidFill>
        <a:ln>
          <a:noFill/>
        </a:ln>
      </a:spPr>
      <a:bodyPr rtlCol="0" anchor="ctr"/>
      <a:lstStyle>
        <a:defPPr algn="ctr">
          <a:defRPr sz="1400"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bwMode="gray">
        <a:ln w="1270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bwMode="gray">
        <a:noFill/>
      </a:spPr>
      <a:bodyPr wrap="square" lIns="72000" tIns="72000" rIns="72000" bIns="72000" rtlCol="0">
        <a:noAutofit/>
      </a:bodyPr>
      <a:lstStyle>
        <a:defPPr>
          <a:defRPr sz="1400" dirty="0" err="1" smtClean="0"/>
        </a:defPPr>
      </a:lstStyle>
    </a:txDef>
  </a:objectDefaults>
  <a:extraClrSchemeLst/>
  <a:custClrLst>
    <a:custClr name="Blue">
      <a:srgbClr val="004C97"/>
    </a:custClr>
    <a:custClr name="Green">
      <a:srgbClr val="007A33"/>
    </a:custClr>
    <a:custClr name="Yellow">
      <a:srgbClr val="FFD100"/>
    </a:custClr>
    <a:custClr name="Red Grey">
      <a:srgbClr val="817275"/>
    </a:custClr>
    <a:custClr name="Green Grey">
      <a:srgbClr val="6B7173"/>
    </a:custClr>
    <a:custClr name="Blue Grey">
      <a:srgbClr val="5B6F80"/>
    </a:custClr>
    <a:custClr name="Violet Grey">
      <a:srgbClr val="78838E"/>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ABBTempCustomXMLPart xmlns="http://schemas.abb.com/Office/ABBTempCustomXMLPart">
  <LifecycleStatus>Draft</LifecycleStatus>
  <SecurityLevel>Internal</SecurityLevel>
  <DocumentId/>
  <DocumentRevisionId>A</DocumentRevisionId>
  <LanguageCode>en</LanguageCode>
  <YearOfFirstPublication/>
</ABBTempCustomXMLPart>
</file>

<file path=customXml/item10.xml><?xml version="1.0" encoding="utf-8"?>
<ct:contentTypeSchema xmlns:ct="http://schemas.microsoft.com/office/2006/metadata/contentType" xmlns:ma="http://schemas.microsoft.com/office/2006/metadata/properties/metaAttributes" ct:_="" ma:_="" ma:contentTypeName="Document" ma:contentTypeID="0x0101002AF7FA83B4DCC145BAFA9D33645B5813" ma:contentTypeVersion="8" ma:contentTypeDescription="Create a new document." ma:contentTypeScope="" ma:versionID="0f0bc01da225866e4e142da64f8b089b">
  <xsd:schema xmlns:xsd="http://www.w3.org/2001/XMLSchema" xmlns:xs="http://www.w3.org/2001/XMLSchema" xmlns:p="http://schemas.microsoft.com/office/2006/metadata/properties" xmlns:ns2="0b4b20c8-1e0c-47d0-b4aa-fca575e66a93" targetNamespace="http://schemas.microsoft.com/office/2006/metadata/properties" ma:root="true" ma:fieldsID="d09ce0d76d11d24633e812d7cd133587" ns2:_="">
    <xsd:import namespace="0b4b20c8-1e0c-47d0-b4aa-fca575e66a9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4b20c8-1e0c-47d0-b4aa-fca575e66a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2AF7FA83B4DCC145BAFA9D33645B5813" ma:contentTypeVersion="8" ma:contentTypeDescription="Create a new document." ma:contentTypeScope="" ma:versionID="0f0bc01da225866e4e142da64f8b089b">
  <xsd:schema xmlns:xsd="http://www.w3.org/2001/XMLSchema" xmlns:xs="http://www.w3.org/2001/XMLSchema" xmlns:p="http://schemas.microsoft.com/office/2006/metadata/properties" xmlns:ns2="0b4b20c8-1e0c-47d0-b4aa-fca575e66a93" targetNamespace="http://schemas.microsoft.com/office/2006/metadata/properties" ma:root="true" ma:fieldsID="d09ce0d76d11d24633e812d7cd133587" ns2:_="">
    <xsd:import namespace="0b4b20c8-1e0c-47d0-b4aa-fca575e66a9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4b20c8-1e0c-47d0-b4aa-fca575e66a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ABBTempCustomXMLPart xmlns="http://schemas.abb.com/Office/ABBTempCustomXMLPart">
  <LifecycleStatus>Draft</LifecycleStatus>
  <SecurityLevel>Internal</SecurityLevel>
  <DocumentId/>
  <DocumentRevisionId>A</DocumentRevisionId>
  <LanguageCode>en</LanguageCode>
  <YearOfFirstPublication/>
</ABBTempCustomXMLPart>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64419-1DEA-4EBF-B2D3-E16ACAA9AC93}">
  <ds:schemaRefs>
    <ds:schemaRef ds:uri="http://schemas.abb.com/Office/ABBTempCustomXMLPart"/>
  </ds:schemaRefs>
</ds:datastoreItem>
</file>

<file path=customXml/itemProps10.xml><?xml version="1.0" encoding="utf-8"?>
<ds:datastoreItem xmlns:ds="http://schemas.openxmlformats.org/officeDocument/2006/customXml" ds:itemID="{5C504AF3-C2B1-4588-943C-35B26183BC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4b20c8-1e0c-47d0-b4aa-fca575e66a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EA3A31-65DC-4805-AFED-FE1E599C345D}">
  <ds:schemaRefs>
    <ds:schemaRef ds:uri="0b4b20c8-1e0c-47d0-b4aa-fca575e66a93"/>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B265D45A-D8C2-4B5E-83EC-21A484DCF8D5}">
  <ds:schemaRefs>
    <ds:schemaRef ds:uri="http://schemas.microsoft.com/sharepoint/v3/contenttype/forms"/>
  </ds:schemaRefs>
</ds:datastoreItem>
</file>

<file path=customXml/itemProps4.xml><?xml version="1.0" encoding="utf-8"?>
<ds:datastoreItem xmlns:ds="http://schemas.openxmlformats.org/officeDocument/2006/customXml" ds:itemID="{76773089-62D9-4757-A572-11DDA6149DBB}">
  <ds:schemaRefs>
    <ds:schemaRef ds:uri="http://schemas.openxmlformats.org/officeDocument/2006/bibliography"/>
  </ds:schemaRefs>
</ds:datastoreItem>
</file>

<file path=customXml/itemProps5.xml><?xml version="1.0" encoding="utf-8"?>
<ds:datastoreItem xmlns:ds="http://schemas.openxmlformats.org/officeDocument/2006/customXml" ds:itemID="{5C504AF3-C2B1-4588-943C-35B26183BC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4b20c8-1e0c-47d0-b4aa-fca575e66a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F264419-1DEA-4EBF-B2D3-E16ACAA9AC93}">
  <ds:schemaRefs>
    <ds:schemaRef ds:uri="http://schemas.abb.com/Office/ABBTempCustomXMLPart"/>
  </ds:schemaRefs>
</ds:datastoreItem>
</file>

<file path=customXml/itemProps7.xml><?xml version="1.0" encoding="utf-8"?>
<ds:datastoreItem xmlns:ds="http://schemas.openxmlformats.org/officeDocument/2006/customXml" ds:itemID="{C8EA3A31-65DC-4805-AFED-FE1E599C345D}">
  <ds:schemaRefs>
    <ds:schemaRef ds:uri="http://schemas.microsoft.com/office/2006/metadata/properties"/>
    <ds:schemaRef ds:uri="http://schemas.microsoft.com/office/infopath/2007/PartnerControls"/>
  </ds:schemaRefs>
</ds:datastoreItem>
</file>

<file path=customXml/itemProps8.xml><?xml version="1.0" encoding="utf-8"?>
<ds:datastoreItem xmlns:ds="http://schemas.openxmlformats.org/officeDocument/2006/customXml" ds:itemID="{B265D45A-D8C2-4B5E-83EC-21A484DCF8D5}">
  <ds:schemaRefs>
    <ds:schemaRef ds:uri="http://schemas.microsoft.com/sharepoint/v3/contenttype/forms"/>
  </ds:schemaRefs>
</ds:datastoreItem>
</file>

<file path=customXml/itemProps9.xml><?xml version="1.0" encoding="utf-8"?>
<ds:datastoreItem xmlns:ds="http://schemas.openxmlformats.org/officeDocument/2006/customXml" ds:itemID="{76773089-62D9-4757-A572-11DDA6149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ABB%20Technical%20Standard%20Document.dotx</Template>
  <TotalTime>722</TotalTime>
  <Pages>28</Pages>
  <Words>1770</Words>
  <Characters>10095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详细设计</vt:lpstr>
    </vt:vector>
  </TitlesOfParts>
  <Company/>
  <LinksUpToDate>false</LinksUpToDate>
  <CharactersWithSpaces>11842</CharactersWithSpaces>
  <SharedDoc>false</SharedDoc>
  <HLinks>
    <vt:vector size="210" baseType="variant">
      <vt:variant>
        <vt:i4>5505055</vt:i4>
      </vt:variant>
      <vt:variant>
        <vt:i4>198</vt:i4>
      </vt:variant>
      <vt:variant>
        <vt:i4>0</vt:i4>
      </vt:variant>
      <vt:variant>
        <vt:i4>5</vt:i4>
      </vt:variant>
      <vt:variant>
        <vt:lpwstr>https://www.starship.xyz/</vt:lpwstr>
      </vt:variant>
      <vt:variant>
        <vt:lpwstr/>
      </vt:variant>
      <vt:variant>
        <vt:i4>6225930</vt:i4>
      </vt:variant>
      <vt:variant>
        <vt:i4>195</vt:i4>
      </vt:variant>
      <vt:variant>
        <vt:i4>0</vt:i4>
      </vt:variant>
      <vt:variant>
        <vt:i4>5</vt:i4>
      </vt:variant>
      <vt:variant>
        <vt:lpwstr>https://www.bilibili.com/video/BV13541147cW?spm_id_from=333.999.0.0</vt:lpwstr>
      </vt:variant>
      <vt:variant>
        <vt:lpwstr/>
      </vt:variant>
      <vt:variant>
        <vt:i4>6619255</vt:i4>
      </vt:variant>
      <vt:variant>
        <vt:i4>192</vt:i4>
      </vt:variant>
      <vt:variant>
        <vt:i4>0</vt:i4>
      </vt:variant>
      <vt:variant>
        <vt:i4>5</vt:i4>
      </vt:variant>
      <vt:variant>
        <vt:lpwstr>https://github.com/ROS-Mobile/ROS-Mobile-Android/wiki/ROS-Nodes</vt:lpwstr>
      </vt:variant>
      <vt:variant>
        <vt:lpwstr/>
      </vt:variant>
      <vt:variant>
        <vt:i4>4849731</vt:i4>
      </vt:variant>
      <vt:variant>
        <vt:i4>189</vt:i4>
      </vt:variant>
      <vt:variant>
        <vt:i4>0</vt:i4>
      </vt:variant>
      <vt:variant>
        <vt:i4>5</vt:i4>
      </vt:variant>
      <vt:variant>
        <vt:lpwstr>http://robotwebtools.org/</vt:lpwstr>
      </vt:variant>
      <vt:variant>
        <vt:lpwstr/>
      </vt:variant>
      <vt:variant>
        <vt:i4>1507376</vt:i4>
      </vt:variant>
      <vt:variant>
        <vt:i4>182</vt:i4>
      </vt:variant>
      <vt:variant>
        <vt:i4>0</vt:i4>
      </vt:variant>
      <vt:variant>
        <vt:i4>5</vt:i4>
      </vt:variant>
      <vt:variant>
        <vt:lpwstr/>
      </vt:variant>
      <vt:variant>
        <vt:lpwstr>_Toc96688779</vt:lpwstr>
      </vt:variant>
      <vt:variant>
        <vt:i4>1441840</vt:i4>
      </vt:variant>
      <vt:variant>
        <vt:i4>176</vt:i4>
      </vt:variant>
      <vt:variant>
        <vt:i4>0</vt:i4>
      </vt:variant>
      <vt:variant>
        <vt:i4>5</vt:i4>
      </vt:variant>
      <vt:variant>
        <vt:lpwstr/>
      </vt:variant>
      <vt:variant>
        <vt:lpwstr>_Toc96688778</vt:lpwstr>
      </vt:variant>
      <vt:variant>
        <vt:i4>1572912</vt:i4>
      </vt:variant>
      <vt:variant>
        <vt:i4>170</vt:i4>
      </vt:variant>
      <vt:variant>
        <vt:i4>0</vt:i4>
      </vt:variant>
      <vt:variant>
        <vt:i4>5</vt:i4>
      </vt:variant>
      <vt:variant>
        <vt:lpwstr/>
      </vt:variant>
      <vt:variant>
        <vt:lpwstr>_Toc96688776</vt:lpwstr>
      </vt:variant>
      <vt:variant>
        <vt:i4>1769520</vt:i4>
      </vt:variant>
      <vt:variant>
        <vt:i4>164</vt:i4>
      </vt:variant>
      <vt:variant>
        <vt:i4>0</vt:i4>
      </vt:variant>
      <vt:variant>
        <vt:i4>5</vt:i4>
      </vt:variant>
      <vt:variant>
        <vt:lpwstr/>
      </vt:variant>
      <vt:variant>
        <vt:lpwstr>_Toc96688775</vt:lpwstr>
      </vt:variant>
      <vt:variant>
        <vt:i4>1703984</vt:i4>
      </vt:variant>
      <vt:variant>
        <vt:i4>158</vt:i4>
      </vt:variant>
      <vt:variant>
        <vt:i4>0</vt:i4>
      </vt:variant>
      <vt:variant>
        <vt:i4>5</vt:i4>
      </vt:variant>
      <vt:variant>
        <vt:lpwstr/>
      </vt:variant>
      <vt:variant>
        <vt:lpwstr>_Toc96688774</vt:lpwstr>
      </vt:variant>
      <vt:variant>
        <vt:i4>1900592</vt:i4>
      </vt:variant>
      <vt:variant>
        <vt:i4>152</vt:i4>
      </vt:variant>
      <vt:variant>
        <vt:i4>0</vt:i4>
      </vt:variant>
      <vt:variant>
        <vt:i4>5</vt:i4>
      </vt:variant>
      <vt:variant>
        <vt:lpwstr/>
      </vt:variant>
      <vt:variant>
        <vt:lpwstr>_Toc96688773</vt:lpwstr>
      </vt:variant>
      <vt:variant>
        <vt:i4>1835056</vt:i4>
      </vt:variant>
      <vt:variant>
        <vt:i4>146</vt:i4>
      </vt:variant>
      <vt:variant>
        <vt:i4>0</vt:i4>
      </vt:variant>
      <vt:variant>
        <vt:i4>5</vt:i4>
      </vt:variant>
      <vt:variant>
        <vt:lpwstr/>
      </vt:variant>
      <vt:variant>
        <vt:lpwstr>_Toc96688772</vt:lpwstr>
      </vt:variant>
      <vt:variant>
        <vt:i4>2031664</vt:i4>
      </vt:variant>
      <vt:variant>
        <vt:i4>140</vt:i4>
      </vt:variant>
      <vt:variant>
        <vt:i4>0</vt:i4>
      </vt:variant>
      <vt:variant>
        <vt:i4>5</vt:i4>
      </vt:variant>
      <vt:variant>
        <vt:lpwstr/>
      </vt:variant>
      <vt:variant>
        <vt:lpwstr>_Toc96688771</vt:lpwstr>
      </vt:variant>
      <vt:variant>
        <vt:i4>1966128</vt:i4>
      </vt:variant>
      <vt:variant>
        <vt:i4>134</vt:i4>
      </vt:variant>
      <vt:variant>
        <vt:i4>0</vt:i4>
      </vt:variant>
      <vt:variant>
        <vt:i4>5</vt:i4>
      </vt:variant>
      <vt:variant>
        <vt:lpwstr/>
      </vt:variant>
      <vt:variant>
        <vt:lpwstr>_Toc96688770</vt:lpwstr>
      </vt:variant>
      <vt:variant>
        <vt:i4>1441841</vt:i4>
      </vt:variant>
      <vt:variant>
        <vt:i4>128</vt:i4>
      </vt:variant>
      <vt:variant>
        <vt:i4>0</vt:i4>
      </vt:variant>
      <vt:variant>
        <vt:i4>5</vt:i4>
      </vt:variant>
      <vt:variant>
        <vt:lpwstr/>
      </vt:variant>
      <vt:variant>
        <vt:lpwstr>_Toc96688768</vt:lpwstr>
      </vt:variant>
      <vt:variant>
        <vt:i4>1638449</vt:i4>
      </vt:variant>
      <vt:variant>
        <vt:i4>122</vt:i4>
      </vt:variant>
      <vt:variant>
        <vt:i4>0</vt:i4>
      </vt:variant>
      <vt:variant>
        <vt:i4>5</vt:i4>
      </vt:variant>
      <vt:variant>
        <vt:lpwstr/>
      </vt:variant>
      <vt:variant>
        <vt:lpwstr>_Toc96688767</vt:lpwstr>
      </vt:variant>
      <vt:variant>
        <vt:i4>1572913</vt:i4>
      </vt:variant>
      <vt:variant>
        <vt:i4>116</vt:i4>
      </vt:variant>
      <vt:variant>
        <vt:i4>0</vt:i4>
      </vt:variant>
      <vt:variant>
        <vt:i4>5</vt:i4>
      </vt:variant>
      <vt:variant>
        <vt:lpwstr/>
      </vt:variant>
      <vt:variant>
        <vt:lpwstr>_Toc96688766</vt:lpwstr>
      </vt:variant>
      <vt:variant>
        <vt:i4>1769521</vt:i4>
      </vt:variant>
      <vt:variant>
        <vt:i4>110</vt:i4>
      </vt:variant>
      <vt:variant>
        <vt:i4>0</vt:i4>
      </vt:variant>
      <vt:variant>
        <vt:i4>5</vt:i4>
      </vt:variant>
      <vt:variant>
        <vt:lpwstr/>
      </vt:variant>
      <vt:variant>
        <vt:lpwstr>_Toc96688765</vt:lpwstr>
      </vt:variant>
      <vt:variant>
        <vt:i4>1703985</vt:i4>
      </vt:variant>
      <vt:variant>
        <vt:i4>104</vt:i4>
      </vt:variant>
      <vt:variant>
        <vt:i4>0</vt:i4>
      </vt:variant>
      <vt:variant>
        <vt:i4>5</vt:i4>
      </vt:variant>
      <vt:variant>
        <vt:lpwstr/>
      </vt:variant>
      <vt:variant>
        <vt:lpwstr>_Toc96688764</vt:lpwstr>
      </vt:variant>
      <vt:variant>
        <vt:i4>1900593</vt:i4>
      </vt:variant>
      <vt:variant>
        <vt:i4>98</vt:i4>
      </vt:variant>
      <vt:variant>
        <vt:i4>0</vt:i4>
      </vt:variant>
      <vt:variant>
        <vt:i4>5</vt:i4>
      </vt:variant>
      <vt:variant>
        <vt:lpwstr/>
      </vt:variant>
      <vt:variant>
        <vt:lpwstr>_Toc96688763</vt:lpwstr>
      </vt:variant>
      <vt:variant>
        <vt:i4>1835057</vt:i4>
      </vt:variant>
      <vt:variant>
        <vt:i4>92</vt:i4>
      </vt:variant>
      <vt:variant>
        <vt:i4>0</vt:i4>
      </vt:variant>
      <vt:variant>
        <vt:i4>5</vt:i4>
      </vt:variant>
      <vt:variant>
        <vt:lpwstr/>
      </vt:variant>
      <vt:variant>
        <vt:lpwstr>_Toc96688762</vt:lpwstr>
      </vt:variant>
      <vt:variant>
        <vt:i4>1507378</vt:i4>
      </vt:variant>
      <vt:variant>
        <vt:i4>86</vt:i4>
      </vt:variant>
      <vt:variant>
        <vt:i4>0</vt:i4>
      </vt:variant>
      <vt:variant>
        <vt:i4>5</vt:i4>
      </vt:variant>
      <vt:variant>
        <vt:lpwstr/>
      </vt:variant>
      <vt:variant>
        <vt:lpwstr>_Toc96688759</vt:lpwstr>
      </vt:variant>
      <vt:variant>
        <vt:i4>1441842</vt:i4>
      </vt:variant>
      <vt:variant>
        <vt:i4>80</vt:i4>
      </vt:variant>
      <vt:variant>
        <vt:i4>0</vt:i4>
      </vt:variant>
      <vt:variant>
        <vt:i4>5</vt:i4>
      </vt:variant>
      <vt:variant>
        <vt:lpwstr/>
      </vt:variant>
      <vt:variant>
        <vt:lpwstr>_Toc96688758</vt:lpwstr>
      </vt:variant>
      <vt:variant>
        <vt:i4>1572914</vt:i4>
      </vt:variant>
      <vt:variant>
        <vt:i4>74</vt:i4>
      </vt:variant>
      <vt:variant>
        <vt:i4>0</vt:i4>
      </vt:variant>
      <vt:variant>
        <vt:i4>5</vt:i4>
      </vt:variant>
      <vt:variant>
        <vt:lpwstr/>
      </vt:variant>
      <vt:variant>
        <vt:lpwstr>_Toc96688756</vt:lpwstr>
      </vt:variant>
      <vt:variant>
        <vt:i4>1769522</vt:i4>
      </vt:variant>
      <vt:variant>
        <vt:i4>68</vt:i4>
      </vt:variant>
      <vt:variant>
        <vt:i4>0</vt:i4>
      </vt:variant>
      <vt:variant>
        <vt:i4>5</vt:i4>
      </vt:variant>
      <vt:variant>
        <vt:lpwstr/>
      </vt:variant>
      <vt:variant>
        <vt:lpwstr>_Toc96688755</vt:lpwstr>
      </vt:variant>
      <vt:variant>
        <vt:i4>1900594</vt:i4>
      </vt:variant>
      <vt:variant>
        <vt:i4>62</vt:i4>
      </vt:variant>
      <vt:variant>
        <vt:i4>0</vt:i4>
      </vt:variant>
      <vt:variant>
        <vt:i4>5</vt:i4>
      </vt:variant>
      <vt:variant>
        <vt:lpwstr/>
      </vt:variant>
      <vt:variant>
        <vt:lpwstr>_Toc96688753</vt:lpwstr>
      </vt:variant>
      <vt:variant>
        <vt:i4>1638451</vt:i4>
      </vt:variant>
      <vt:variant>
        <vt:i4>56</vt:i4>
      </vt:variant>
      <vt:variant>
        <vt:i4>0</vt:i4>
      </vt:variant>
      <vt:variant>
        <vt:i4>5</vt:i4>
      </vt:variant>
      <vt:variant>
        <vt:lpwstr/>
      </vt:variant>
      <vt:variant>
        <vt:lpwstr>_Toc96688747</vt:lpwstr>
      </vt:variant>
      <vt:variant>
        <vt:i4>1572915</vt:i4>
      </vt:variant>
      <vt:variant>
        <vt:i4>50</vt:i4>
      </vt:variant>
      <vt:variant>
        <vt:i4>0</vt:i4>
      </vt:variant>
      <vt:variant>
        <vt:i4>5</vt:i4>
      </vt:variant>
      <vt:variant>
        <vt:lpwstr/>
      </vt:variant>
      <vt:variant>
        <vt:lpwstr>_Toc96688746</vt:lpwstr>
      </vt:variant>
      <vt:variant>
        <vt:i4>1769523</vt:i4>
      </vt:variant>
      <vt:variant>
        <vt:i4>44</vt:i4>
      </vt:variant>
      <vt:variant>
        <vt:i4>0</vt:i4>
      </vt:variant>
      <vt:variant>
        <vt:i4>5</vt:i4>
      </vt:variant>
      <vt:variant>
        <vt:lpwstr/>
      </vt:variant>
      <vt:variant>
        <vt:lpwstr>_Toc96688745</vt:lpwstr>
      </vt:variant>
      <vt:variant>
        <vt:i4>1703987</vt:i4>
      </vt:variant>
      <vt:variant>
        <vt:i4>38</vt:i4>
      </vt:variant>
      <vt:variant>
        <vt:i4>0</vt:i4>
      </vt:variant>
      <vt:variant>
        <vt:i4>5</vt:i4>
      </vt:variant>
      <vt:variant>
        <vt:lpwstr/>
      </vt:variant>
      <vt:variant>
        <vt:lpwstr>_Toc96688744</vt:lpwstr>
      </vt:variant>
      <vt:variant>
        <vt:i4>1900595</vt:i4>
      </vt:variant>
      <vt:variant>
        <vt:i4>32</vt:i4>
      </vt:variant>
      <vt:variant>
        <vt:i4>0</vt:i4>
      </vt:variant>
      <vt:variant>
        <vt:i4>5</vt:i4>
      </vt:variant>
      <vt:variant>
        <vt:lpwstr/>
      </vt:variant>
      <vt:variant>
        <vt:lpwstr>_Toc96688743</vt:lpwstr>
      </vt:variant>
      <vt:variant>
        <vt:i4>1835059</vt:i4>
      </vt:variant>
      <vt:variant>
        <vt:i4>26</vt:i4>
      </vt:variant>
      <vt:variant>
        <vt:i4>0</vt:i4>
      </vt:variant>
      <vt:variant>
        <vt:i4>5</vt:i4>
      </vt:variant>
      <vt:variant>
        <vt:lpwstr/>
      </vt:variant>
      <vt:variant>
        <vt:lpwstr>_Toc96688742</vt:lpwstr>
      </vt:variant>
      <vt:variant>
        <vt:i4>2031667</vt:i4>
      </vt:variant>
      <vt:variant>
        <vt:i4>20</vt:i4>
      </vt:variant>
      <vt:variant>
        <vt:i4>0</vt:i4>
      </vt:variant>
      <vt:variant>
        <vt:i4>5</vt:i4>
      </vt:variant>
      <vt:variant>
        <vt:lpwstr/>
      </vt:variant>
      <vt:variant>
        <vt:lpwstr>_Toc96688741</vt:lpwstr>
      </vt:variant>
      <vt:variant>
        <vt:i4>1966131</vt:i4>
      </vt:variant>
      <vt:variant>
        <vt:i4>14</vt:i4>
      </vt:variant>
      <vt:variant>
        <vt:i4>0</vt:i4>
      </vt:variant>
      <vt:variant>
        <vt:i4>5</vt:i4>
      </vt:variant>
      <vt:variant>
        <vt:lpwstr/>
      </vt:variant>
      <vt:variant>
        <vt:lpwstr>_Toc96688740</vt:lpwstr>
      </vt:variant>
      <vt:variant>
        <vt:i4>1507380</vt:i4>
      </vt:variant>
      <vt:variant>
        <vt:i4>8</vt:i4>
      </vt:variant>
      <vt:variant>
        <vt:i4>0</vt:i4>
      </vt:variant>
      <vt:variant>
        <vt:i4>5</vt:i4>
      </vt:variant>
      <vt:variant>
        <vt:lpwstr/>
      </vt:variant>
      <vt:variant>
        <vt:lpwstr>_Toc96688739</vt:lpwstr>
      </vt:variant>
      <vt:variant>
        <vt:i4>1441844</vt:i4>
      </vt:variant>
      <vt:variant>
        <vt:i4>2</vt:i4>
      </vt:variant>
      <vt:variant>
        <vt:i4>0</vt:i4>
      </vt:variant>
      <vt:variant>
        <vt:i4>5</vt:i4>
      </vt:variant>
      <vt:variant>
        <vt:lpwstr/>
      </vt:variant>
      <vt:variant>
        <vt:lpwstr>_Toc96688738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dc:title>
  <dc:subject/>
  <dc:creator>Joe-GuanLun Qiao</dc:creator>
  <cp:keywords/>
  <cp:lastModifiedBy>Sun, Qingyi (EXT) (RC-CN DI FA ST&amp;PM SUP IT&amp;EDGE)</cp:lastModifiedBy>
  <cp:revision>488</cp:revision>
  <cp:lastPrinted>2018-11-01T13:55:00Z</cp:lastPrinted>
  <dcterms:created xsi:type="dcterms:W3CDTF">2020-04-20T01:03:00Z</dcterms:created>
  <dcterms:modified xsi:type="dcterms:W3CDTF">2022-03-01T06:12:00Z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0x0101002AF7FA83B4DCC145BAFA9D33645B5813</vt:lpwstr>
  </property>
  <property fmtid="{D5CDD505-2E9C-101B-9397-08002B2CF9AE}" pid="3" name="MSIP_Label_a59b6cd5-d141-4a33-8bf1-0ca04484304f_Enabled">
    <vt:lpwstr>true</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3158fa41-f7a9-48c0-9ff8-9b315ee7340d</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y fmtid="{D5CDD505-2E9C-101B-9397-08002B2CF9AE}" pid="10" name="MSIP_Label_a59b6cd5-d141-4a33-8bf1-0ca04484304f_SetDate">
    <vt:lpwstr>2022-02-25T05:38:25Z</vt:lpwstr>
  </property>
</Properties>
</file>